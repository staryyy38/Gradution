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32D48" w14:textId="77777777" w:rsidR="00713B2B" w:rsidRDefault="00D04354">
      <w:pPr>
        <w:adjustRightInd w:val="0"/>
        <w:snapToGrid w:val="0"/>
        <w:spacing w:line="400" w:lineRule="exact"/>
        <w:ind w:firstLineChars="100" w:firstLine="480"/>
        <w:rPr>
          <w:rFonts w:eastAsia="LiSu"/>
          <w:sz w:val="48"/>
        </w:rPr>
      </w:pPr>
      <w:r>
        <w:rPr>
          <w:rFonts w:eastAsia="LiSu" w:hint="eastAsia"/>
          <w:sz w:val="48"/>
        </w:rPr>
        <w:t>暨南大学专业学位论文</w:t>
      </w:r>
    </w:p>
    <w:p w14:paraId="2D4CFE58" w14:textId="77777777" w:rsidR="00713B2B" w:rsidRDefault="00D04354">
      <w:pPr>
        <w:ind w:firstLine="600"/>
        <w:rPr>
          <w:sz w:val="30"/>
        </w:rPr>
      </w:pPr>
      <w:r>
        <w:rPr>
          <w:rFonts w:ascii="SimSun" w:eastAsia="SimSun" w:hAnsi="SimSun" w:cs="SimSun" w:hint="eastAsia"/>
          <w:sz w:val="30"/>
        </w:rPr>
        <w:t>题名（中英对照）：</w:t>
      </w:r>
    </w:p>
    <w:p w14:paraId="7DC651FA" w14:textId="77777777" w:rsidR="00713B2B" w:rsidRDefault="00D04354">
      <w:pPr>
        <w:ind w:firstLine="600"/>
        <w:rPr>
          <w:rFonts w:eastAsia="SimSun"/>
          <w:sz w:val="30"/>
        </w:rPr>
      </w:pPr>
      <w:r>
        <w:rPr>
          <w:rFonts w:eastAsia="SimSun" w:hint="eastAsia"/>
          <w:sz w:val="30"/>
        </w:rPr>
        <w:t>基于拓展计划行为理论的消费者快递包装回收行为决策及其干预效果研究</w:t>
      </w:r>
    </w:p>
    <w:p w14:paraId="3C43E61F" w14:textId="77777777" w:rsidR="00713B2B" w:rsidRDefault="00D04354">
      <w:pPr>
        <w:ind w:firstLine="600"/>
        <w:rPr>
          <w:rFonts w:eastAsia="SimSun"/>
          <w:sz w:val="30"/>
        </w:rPr>
      </w:pPr>
      <w:r>
        <w:rPr>
          <w:rFonts w:ascii="Times New Roman" w:eastAsia="SimSun" w:hAnsi="Times New Roman" w:cs="Times New Roman"/>
          <w:sz w:val="30"/>
        </w:rPr>
        <w:t xml:space="preserve">Research on Consumers' Behavioral Decision Making on Express Packaging Recycling and Its Intervention Effect Based on </w:t>
      </w:r>
      <w:commentRangeStart w:id="0"/>
      <w:r>
        <w:rPr>
          <w:rFonts w:ascii="Times New Roman" w:eastAsia="SimSun" w:hAnsi="Times New Roman" w:cs="Times New Roman"/>
          <w:sz w:val="30"/>
        </w:rPr>
        <w:t>the Theory of Expanded Planned Behavior</w:t>
      </w:r>
      <w:commentRangeEnd w:id="0"/>
      <w:r w:rsidR="0012751F">
        <w:rPr>
          <w:rStyle w:val="CommentReference"/>
        </w:rPr>
        <w:commentReference w:id="0"/>
      </w:r>
    </w:p>
    <w:p w14:paraId="13E0084F" w14:textId="77777777" w:rsidR="00713B2B" w:rsidRDefault="00D04354">
      <w:pPr>
        <w:spacing w:line="500" w:lineRule="exact"/>
        <w:ind w:firstLine="600"/>
        <w:rPr>
          <w:sz w:val="30"/>
        </w:rPr>
      </w:pPr>
      <w:r>
        <w:rPr>
          <w:rFonts w:ascii="SimSun" w:eastAsia="SimSun" w:hAnsi="SimSun" w:cs="SimSun" w:hint="eastAsia"/>
          <w:sz w:val="30"/>
        </w:rPr>
        <w:t>作者姓名：文鞠宜</w:t>
      </w:r>
      <w:r>
        <w:rPr>
          <w:rFonts w:hint="eastAsia"/>
          <w:sz w:val="30"/>
        </w:rPr>
        <w:t xml:space="preserve">    </w:t>
      </w:r>
    </w:p>
    <w:p w14:paraId="14AB7866" w14:textId="77777777" w:rsidR="00713B2B" w:rsidRDefault="00713B2B">
      <w:pPr>
        <w:spacing w:line="500" w:lineRule="exact"/>
        <w:ind w:firstLine="600"/>
        <w:rPr>
          <w:sz w:val="30"/>
        </w:rPr>
      </w:pPr>
    </w:p>
    <w:p w14:paraId="11368F4A" w14:textId="77777777" w:rsidR="00713B2B" w:rsidRDefault="00D04354">
      <w:pPr>
        <w:spacing w:line="500" w:lineRule="exact"/>
        <w:ind w:firstLine="600"/>
        <w:rPr>
          <w:sz w:val="30"/>
        </w:rPr>
      </w:pPr>
      <w:r>
        <w:rPr>
          <w:rFonts w:ascii="SimSun" w:eastAsia="SimSun" w:hAnsi="SimSun" w:cs="SimSun" w:hint="eastAsia"/>
          <w:sz w:val="30"/>
        </w:rPr>
        <w:t>指导教师姓名</w:t>
      </w:r>
    </w:p>
    <w:p w14:paraId="7523C021" w14:textId="77777777" w:rsidR="00713B2B" w:rsidRDefault="00D04354">
      <w:pPr>
        <w:spacing w:line="500" w:lineRule="exact"/>
        <w:ind w:firstLine="600"/>
        <w:rPr>
          <w:sz w:val="30"/>
        </w:rPr>
      </w:pPr>
      <w:r>
        <w:rPr>
          <w:rFonts w:ascii="SimSun" w:eastAsia="SimSun" w:hAnsi="SimSun" w:cs="SimSun" w:hint="eastAsia"/>
          <w:sz w:val="30"/>
        </w:rPr>
        <w:t>及学位、职称：闫勉、博士、副教授</w:t>
      </w:r>
    </w:p>
    <w:p w14:paraId="778E9F4E" w14:textId="77777777" w:rsidR="00713B2B" w:rsidRDefault="00713B2B">
      <w:pPr>
        <w:spacing w:line="500" w:lineRule="exact"/>
        <w:ind w:firstLine="600"/>
        <w:rPr>
          <w:sz w:val="30"/>
        </w:rPr>
      </w:pPr>
    </w:p>
    <w:p w14:paraId="35827423" w14:textId="77777777" w:rsidR="00713B2B" w:rsidRDefault="00D04354">
      <w:pPr>
        <w:spacing w:line="500" w:lineRule="exact"/>
        <w:ind w:firstLine="600"/>
        <w:rPr>
          <w:sz w:val="30"/>
        </w:rPr>
      </w:pPr>
      <w:r>
        <w:rPr>
          <w:rFonts w:ascii="SimSun" w:eastAsia="SimSun" w:hAnsi="SimSun" w:cs="SimSun" w:hint="eastAsia"/>
          <w:sz w:val="30"/>
        </w:rPr>
        <w:t>学科、专业名称：物流工程与管理</w:t>
      </w:r>
    </w:p>
    <w:p w14:paraId="68AE45D8" w14:textId="77777777" w:rsidR="00713B2B" w:rsidRDefault="00713B2B">
      <w:pPr>
        <w:spacing w:line="500" w:lineRule="exact"/>
        <w:ind w:firstLine="600"/>
        <w:rPr>
          <w:sz w:val="30"/>
        </w:rPr>
      </w:pPr>
    </w:p>
    <w:p w14:paraId="00BA553A" w14:textId="77777777" w:rsidR="00713B2B" w:rsidRDefault="00D04354">
      <w:pPr>
        <w:spacing w:line="500" w:lineRule="exact"/>
        <w:ind w:firstLine="600"/>
        <w:rPr>
          <w:b/>
          <w:sz w:val="30"/>
        </w:rPr>
      </w:pPr>
      <w:r>
        <w:rPr>
          <w:rFonts w:ascii="SimSun" w:eastAsia="SimSun" w:hAnsi="SimSun" w:cs="SimSun" w:hint="eastAsia"/>
          <w:sz w:val="30"/>
        </w:rPr>
        <w:t>学位类型：</w:t>
      </w:r>
      <w:r>
        <w:rPr>
          <w:rFonts w:hint="eastAsia"/>
          <w:sz w:val="30"/>
        </w:rPr>
        <w:t xml:space="preserve">   </w:t>
      </w:r>
      <w:r>
        <w:rPr>
          <w:rFonts w:ascii="SimSun" w:eastAsia="SimSun" w:hAnsi="SimSun" w:cs="SimSun" w:hint="eastAsia"/>
          <w:b/>
          <w:sz w:val="30"/>
        </w:rPr>
        <w:t>专业学位</w:t>
      </w:r>
    </w:p>
    <w:p w14:paraId="076438D0" w14:textId="77777777" w:rsidR="00713B2B" w:rsidRDefault="00713B2B">
      <w:pPr>
        <w:spacing w:line="500" w:lineRule="exact"/>
        <w:ind w:firstLine="600"/>
        <w:rPr>
          <w:sz w:val="30"/>
        </w:rPr>
      </w:pPr>
    </w:p>
    <w:p w14:paraId="2AE43385" w14:textId="77777777" w:rsidR="00713B2B" w:rsidRDefault="00D04354">
      <w:pPr>
        <w:spacing w:line="500" w:lineRule="exact"/>
        <w:ind w:firstLine="600"/>
        <w:rPr>
          <w:sz w:val="30"/>
        </w:rPr>
      </w:pPr>
      <w:r>
        <w:rPr>
          <w:rFonts w:ascii="SimSun" w:eastAsia="SimSun" w:hAnsi="SimSun" w:cs="SimSun" w:hint="eastAsia"/>
          <w:sz w:val="30"/>
        </w:rPr>
        <w:t>论文提交日期：</w:t>
      </w:r>
      <w:r>
        <w:rPr>
          <w:rFonts w:hint="eastAsia"/>
          <w:sz w:val="30"/>
        </w:rPr>
        <w:t>2025</w:t>
      </w:r>
      <w:r>
        <w:rPr>
          <w:rFonts w:ascii="SimSun" w:eastAsia="SimSun" w:hAnsi="SimSun" w:cs="SimSun" w:hint="eastAsia"/>
          <w:sz w:val="30"/>
        </w:rPr>
        <w:t>年</w:t>
      </w:r>
      <w:r>
        <w:rPr>
          <w:rFonts w:hint="eastAsia"/>
          <w:sz w:val="30"/>
        </w:rPr>
        <w:t>5</w:t>
      </w:r>
      <w:r>
        <w:rPr>
          <w:rFonts w:ascii="SimSun" w:eastAsia="SimSun" w:hAnsi="SimSun" w:cs="SimSun" w:hint="eastAsia"/>
          <w:sz w:val="30"/>
        </w:rPr>
        <w:t>月</w:t>
      </w:r>
    </w:p>
    <w:p w14:paraId="0F993DE3" w14:textId="77777777" w:rsidR="00713B2B" w:rsidRDefault="00713B2B">
      <w:pPr>
        <w:spacing w:line="500" w:lineRule="exact"/>
        <w:ind w:firstLine="600"/>
        <w:rPr>
          <w:sz w:val="30"/>
        </w:rPr>
      </w:pPr>
    </w:p>
    <w:p w14:paraId="04E7F104" w14:textId="77777777" w:rsidR="00713B2B" w:rsidRDefault="00D04354">
      <w:pPr>
        <w:spacing w:line="500" w:lineRule="exact"/>
        <w:ind w:firstLine="600"/>
        <w:rPr>
          <w:sz w:val="30"/>
        </w:rPr>
      </w:pPr>
      <w:r>
        <w:rPr>
          <w:rFonts w:ascii="SimSun" w:eastAsia="SimSun" w:hAnsi="SimSun" w:cs="SimSun" w:hint="eastAsia"/>
          <w:sz w:val="30"/>
        </w:rPr>
        <w:t>论文答辩日期：</w:t>
      </w:r>
      <w:r>
        <w:rPr>
          <w:rFonts w:hint="eastAsia"/>
          <w:sz w:val="30"/>
        </w:rPr>
        <w:t>2025</w:t>
      </w:r>
      <w:r>
        <w:rPr>
          <w:rFonts w:ascii="SimSun" w:eastAsia="SimSun" w:hAnsi="SimSun" w:cs="SimSun" w:hint="eastAsia"/>
          <w:sz w:val="30"/>
        </w:rPr>
        <w:t>年</w:t>
      </w:r>
      <w:r>
        <w:rPr>
          <w:rFonts w:hint="eastAsia"/>
          <w:sz w:val="30"/>
        </w:rPr>
        <w:t>5</w:t>
      </w:r>
      <w:r>
        <w:rPr>
          <w:rFonts w:ascii="SimSun" w:eastAsia="SimSun" w:hAnsi="SimSun" w:cs="SimSun" w:hint="eastAsia"/>
          <w:sz w:val="30"/>
        </w:rPr>
        <w:t>月</w:t>
      </w:r>
      <w:r>
        <w:rPr>
          <w:rFonts w:hint="eastAsia"/>
          <w:sz w:val="30"/>
        </w:rPr>
        <w:t>31</w:t>
      </w:r>
      <w:r>
        <w:rPr>
          <w:rFonts w:ascii="SimSun" w:eastAsia="SimSun" w:hAnsi="SimSun" w:cs="SimSun" w:hint="eastAsia"/>
          <w:sz w:val="30"/>
        </w:rPr>
        <w:t>日</w:t>
      </w:r>
    </w:p>
    <w:p w14:paraId="5115E37B" w14:textId="77777777" w:rsidR="00713B2B" w:rsidRDefault="00713B2B">
      <w:pPr>
        <w:spacing w:line="500" w:lineRule="exact"/>
        <w:ind w:firstLine="600"/>
        <w:rPr>
          <w:sz w:val="30"/>
        </w:rPr>
      </w:pPr>
    </w:p>
    <w:p w14:paraId="4FC4D0A5" w14:textId="77777777" w:rsidR="00713B2B" w:rsidRDefault="00D04354">
      <w:pPr>
        <w:spacing w:line="500" w:lineRule="exact"/>
        <w:ind w:firstLine="600"/>
        <w:rPr>
          <w:sz w:val="30"/>
        </w:rPr>
      </w:pPr>
      <w:r>
        <w:rPr>
          <w:rFonts w:ascii="SimSun" w:eastAsia="SimSun" w:hAnsi="SimSun" w:cs="SimSun" w:hint="eastAsia"/>
          <w:sz w:val="30"/>
        </w:rPr>
        <w:t>答辩委员会主席：</w:t>
      </w:r>
    </w:p>
    <w:p w14:paraId="4C851BC3" w14:textId="77777777" w:rsidR="00713B2B" w:rsidRDefault="00713B2B">
      <w:pPr>
        <w:spacing w:line="500" w:lineRule="exact"/>
        <w:ind w:firstLine="600"/>
        <w:rPr>
          <w:sz w:val="30"/>
        </w:rPr>
      </w:pPr>
    </w:p>
    <w:p w14:paraId="2986EF2B" w14:textId="77777777" w:rsidR="00713B2B" w:rsidRDefault="00D04354">
      <w:pPr>
        <w:spacing w:line="500" w:lineRule="exact"/>
        <w:ind w:firstLine="600"/>
        <w:rPr>
          <w:sz w:val="30"/>
        </w:rPr>
      </w:pPr>
      <w:r>
        <w:rPr>
          <w:rFonts w:ascii="SimSun" w:eastAsia="SimSun" w:hAnsi="SimSun" w:cs="SimSun" w:hint="eastAsia"/>
          <w:sz w:val="30"/>
        </w:rPr>
        <w:t>论文评阅人：</w:t>
      </w:r>
    </w:p>
    <w:p w14:paraId="38920A9B" w14:textId="77777777" w:rsidR="00713B2B" w:rsidRDefault="00713B2B">
      <w:pPr>
        <w:spacing w:line="500" w:lineRule="exact"/>
        <w:ind w:firstLine="600"/>
        <w:rPr>
          <w:sz w:val="30"/>
        </w:rPr>
      </w:pPr>
    </w:p>
    <w:p w14:paraId="55ADA8CF" w14:textId="77777777" w:rsidR="00713B2B" w:rsidRDefault="00D04354">
      <w:pPr>
        <w:ind w:firstLine="600"/>
        <w:rPr>
          <w:sz w:val="30"/>
        </w:rPr>
      </w:pPr>
      <w:r>
        <w:rPr>
          <w:rFonts w:ascii="SimSun" w:eastAsia="SimSun" w:hAnsi="SimSun" w:cs="SimSun" w:hint="eastAsia"/>
          <w:sz w:val="30"/>
        </w:rPr>
        <w:t>学位授予单位和日期：</w:t>
      </w:r>
      <w:r>
        <w:rPr>
          <w:rFonts w:hint="eastAsia"/>
          <w:sz w:val="30"/>
        </w:rPr>
        <w:t>2024</w:t>
      </w:r>
      <w:r>
        <w:rPr>
          <w:rFonts w:ascii="SimSun" w:eastAsia="SimSun" w:hAnsi="SimSun" w:cs="SimSun" w:hint="eastAsia"/>
          <w:sz w:val="30"/>
        </w:rPr>
        <w:t>年</w:t>
      </w:r>
      <w:r>
        <w:rPr>
          <w:rFonts w:hint="eastAsia"/>
          <w:sz w:val="30"/>
        </w:rPr>
        <w:t>6</w:t>
      </w:r>
      <w:r>
        <w:rPr>
          <w:rFonts w:ascii="SimSun" w:eastAsia="SimSun" w:hAnsi="SimSun" w:cs="SimSun" w:hint="eastAsia"/>
          <w:sz w:val="30"/>
        </w:rPr>
        <w:t>月</w:t>
      </w:r>
    </w:p>
    <w:p w14:paraId="0231F880" w14:textId="77777777" w:rsidR="00713B2B" w:rsidRDefault="00D04354">
      <w:pPr>
        <w:sectPr w:rsidR="00713B2B">
          <w:headerReference w:type="default" r:id="rId12"/>
          <w:footerReference w:type="default" r:id="rId13"/>
          <w:pgSz w:w="11906" w:h="16838"/>
          <w:pgMar w:top="1440" w:right="1418" w:bottom="1440" w:left="1797" w:header="851" w:footer="992" w:gutter="0"/>
          <w:pgNumType w:fmt="upperRoman" w:start="1"/>
          <w:cols w:space="425"/>
          <w:titlePg/>
          <w:docGrid w:type="lines" w:linePitch="326"/>
        </w:sectPr>
      </w:pPr>
      <w:r>
        <w:br w:type="page"/>
      </w:r>
    </w:p>
    <w:p w14:paraId="5216FE2C" w14:textId="77777777" w:rsidR="00713B2B" w:rsidRDefault="00D04354">
      <w:pPr>
        <w:jc w:val="center"/>
        <w:rPr>
          <w:rFonts w:cs="SimSun"/>
          <w:b/>
          <w:sz w:val="44"/>
          <w:szCs w:val="44"/>
        </w:rPr>
      </w:pPr>
      <w:r>
        <w:rPr>
          <w:rFonts w:ascii="SimSun" w:hAnsi="SimSun" w:cs="SimSun" w:hint="eastAsia"/>
          <w:b/>
          <w:sz w:val="44"/>
          <w:szCs w:val="44"/>
          <w:lang w:bidi="ar"/>
        </w:rPr>
        <w:lastRenderedPageBreak/>
        <w:t>独</w:t>
      </w:r>
      <w:r>
        <w:rPr>
          <w:rFonts w:cs="SimSun" w:hint="eastAsia"/>
          <w:b/>
          <w:sz w:val="44"/>
          <w:szCs w:val="44"/>
          <w:lang w:bidi="ar"/>
        </w:rPr>
        <w:t xml:space="preserve"> </w:t>
      </w:r>
      <w:r>
        <w:rPr>
          <w:rFonts w:ascii="SimSun" w:hAnsi="SimSun" w:cs="SimSun" w:hint="eastAsia"/>
          <w:b/>
          <w:sz w:val="44"/>
          <w:szCs w:val="44"/>
          <w:lang w:bidi="ar"/>
        </w:rPr>
        <w:t>创</w:t>
      </w:r>
      <w:r>
        <w:rPr>
          <w:rFonts w:cs="SimSun" w:hint="eastAsia"/>
          <w:b/>
          <w:sz w:val="44"/>
          <w:szCs w:val="44"/>
          <w:lang w:bidi="ar"/>
        </w:rPr>
        <w:t xml:space="preserve"> </w:t>
      </w:r>
      <w:r>
        <w:rPr>
          <w:rFonts w:ascii="SimSun" w:hAnsi="SimSun" w:cs="SimSun" w:hint="eastAsia"/>
          <w:b/>
          <w:sz w:val="44"/>
          <w:szCs w:val="44"/>
          <w:lang w:bidi="ar"/>
        </w:rPr>
        <w:t>性</w:t>
      </w:r>
      <w:r>
        <w:rPr>
          <w:rFonts w:cs="SimSun" w:hint="eastAsia"/>
          <w:b/>
          <w:sz w:val="44"/>
          <w:szCs w:val="44"/>
          <w:lang w:bidi="ar"/>
        </w:rPr>
        <w:t xml:space="preserve"> </w:t>
      </w:r>
      <w:r>
        <w:rPr>
          <w:rFonts w:ascii="SimSun" w:hAnsi="SimSun" w:cs="SimSun" w:hint="eastAsia"/>
          <w:b/>
          <w:sz w:val="44"/>
          <w:szCs w:val="44"/>
          <w:lang w:bidi="ar"/>
        </w:rPr>
        <w:t>声</w:t>
      </w:r>
      <w:r>
        <w:rPr>
          <w:rFonts w:cs="SimSun" w:hint="eastAsia"/>
          <w:b/>
          <w:sz w:val="44"/>
          <w:szCs w:val="44"/>
          <w:lang w:bidi="ar"/>
        </w:rPr>
        <w:t xml:space="preserve"> </w:t>
      </w:r>
      <w:r>
        <w:rPr>
          <w:rFonts w:ascii="SimSun" w:hAnsi="SimSun" w:cs="SimSun" w:hint="eastAsia"/>
          <w:b/>
          <w:sz w:val="44"/>
          <w:szCs w:val="44"/>
          <w:lang w:bidi="ar"/>
        </w:rPr>
        <w:t>明</w:t>
      </w:r>
    </w:p>
    <w:p w14:paraId="5721B640" w14:textId="77777777" w:rsidR="00713B2B" w:rsidRDefault="00D04354">
      <w:pPr>
        <w:ind w:firstLine="420"/>
        <w:rPr>
          <w:rFonts w:cs="SimSun"/>
          <w:szCs w:val="21"/>
        </w:rPr>
      </w:pPr>
      <w:r>
        <w:rPr>
          <w:rFonts w:cs="SimSun" w:hint="eastAsia"/>
          <w:szCs w:val="21"/>
          <w:lang w:bidi="ar"/>
        </w:rPr>
        <w:t xml:space="preserve"> </w:t>
      </w:r>
    </w:p>
    <w:p w14:paraId="4359A50B" w14:textId="77777777" w:rsidR="00713B2B" w:rsidRDefault="00D04354">
      <w:pPr>
        <w:spacing w:line="360" w:lineRule="auto"/>
        <w:ind w:firstLine="480"/>
        <w:rPr>
          <w:rFonts w:ascii="SimSun" w:eastAsia="SimSun" w:hAnsi="SimSun" w:cs="SimSun"/>
          <w:sz w:val="24"/>
        </w:rPr>
      </w:pPr>
      <w:r>
        <w:rPr>
          <w:rFonts w:ascii="SimSun" w:eastAsia="SimSun" w:hAnsi="SimSun" w:cs="SimSun" w:hint="eastAsia"/>
          <w:sz w:val="24"/>
          <w:lang w:bidi="ar"/>
        </w:rPr>
        <w:t>本人声明所呈交的学位论文是本人在导师指导下进行的研究工作及取得的研究成果。除了文中特别加以标注和致谢的地方外，论文中不包含其他人已经发表或撰写过的研究成果，也不包含为获得</w:t>
      </w:r>
      <w:r>
        <w:rPr>
          <w:rFonts w:ascii="STXinwei" w:eastAsia="STXinwei" w:hAnsi="STXinwei" w:cs="STXinwei" w:hint="eastAsia"/>
          <w:b/>
          <w:sz w:val="32"/>
          <w:szCs w:val="32"/>
          <w:u w:val="single"/>
          <w:lang w:bidi="ar"/>
        </w:rPr>
        <w:t xml:space="preserve"> </w:t>
      </w:r>
      <w:r>
        <w:rPr>
          <w:rFonts w:ascii="KaiTi_GB2312" w:eastAsia="KaiTi_GB2312" w:cs="KaiTi_GB2312"/>
          <w:b/>
          <w:sz w:val="32"/>
          <w:szCs w:val="32"/>
          <w:u w:val="single"/>
          <w:lang w:bidi="ar"/>
        </w:rPr>
        <w:t>暨南大学</w:t>
      </w:r>
      <w:r>
        <w:rPr>
          <w:rFonts w:ascii="KaiTi_GB2312" w:eastAsia="KaiTi_GB2312" w:hAnsi="SimSun" w:cs="KaiTi_GB2312"/>
          <w:b/>
          <w:sz w:val="32"/>
          <w:szCs w:val="32"/>
          <w:u w:val="single"/>
          <w:lang w:bidi="ar"/>
        </w:rPr>
        <w:t xml:space="preserve"> </w:t>
      </w:r>
      <w:r>
        <w:rPr>
          <w:rFonts w:ascii="STXinwei" w:eastAsia="STXinwei" w:cs="STXinwei" w:hint="eastAsia"/>
          <w:sz w:val="32"/>
          <w:szCs w:val="32"/>
          <w:u w:val="single"/>
          <w:lang w:bidi="ar"/>
        </w:rPr>
        <w:t xml:space="preserve"> </w:t>
      </w:r>
      <w:r>
        <w:rPr>
          <w:rFonts w:ascii="SimSun" w:eastAsia="SimSun" w:hAnsi="SimSun" w:cs="SimSun" w:hint="eastAsia"/>
          <w:sz w:val="24"/>
          <w:lang w:bidi="ar"/>
        </w:rPr>
        <w:t>或其他教育机构的学位或证书而使用过的材料。与我一同工作的同志对本研究所做的任何贡献均已在论文中作了明确的说明并表示谢意。</w:t>
      </w:r>
    </w:p>
    <w:p w14:paraId="611D7122" w14:textId="77777777" w:rsidR="00713B2B" w:rsidRDefault="00D04354">
      <w:pPr>
        <w:spacing w:line="360" w:lineRule="auto"/>
        <w:ind w:firstLine="480"/>
        <w:rPr>
          <w:rFonts w:ascii="SimSun" w:eastAsia="SimSun" w:hAnsi="SimSun" w:cs="SimSun"/>
          <w:sz w:val="24"/>
        </w:rPr>
      </w:pPr>
      <w:r>
        <w:rPr>
          <w:rFonts w:ascii="SimSun" w:eastAsia="SimSun" w:hAnsi="SimSun" w:cs="SimSun" w:hint="eastAsia"/>
          <w:sz w:val="24"/>
          <w:lang w:bidi="ar"/>
        </w:rPr>
        <w:t xml:space="preserve"> </w:t>
      </w:r>
    </w:p>
    <w:p w14:paraId="418A12E6" w14:textId="77777777" w:rsidR="00713B2B" w:rsidRDefault="00D04354">
      <w:pPr>
        <w:spacing w:line="360" w:lineRule="auto"/>
        <w:ind w:firstLine="480"/>
        <w:rPr>
          <w:rFonts w:ascii="SimSun" w:eastAsia="SimSun" w:hAnsi="SimSun" w:cs="SimSun"/>
          <w:sz w:val="24"/>
        </w:rPr>
      </w:pPr>
      <w:r>
        <w:rPr>
          <w:rFonts w:ascii="SimSun" w:eastAsia="SimSun" w:hAnsi="SimSun" w:cs="SimSun" w:hint="eastAsia"/>
          <w:sz w:val="24"/>
          <w:lang w:bidi="ar"/>
        </w:rPr>
        <w:t xml:space="preserve">   学位论文作者签名：</w:t>
      </w:r>
      <w:r>
        <w:rPr>
          <w:rFonts w:ascii="SimSun" w:eastAsia="SimSun" w:hAnsi="SimSun" w:cs="SimSun" w:hint="eastAsia"/>
          <w:b/>
          <w:sz w:val="24"/>
          <w:lang w:bidi="ar"/>
        </w:rPr>
        <w:t xml:space="preserve">  </w:t>
      </w:r>
      <w:r>
        <w:rPr>
          <w:rFonts w:ascii="SimSun" w:eastAsia="SimSun" w:hAnsi="SimSun" w:cs="SimSun" w:hint="eastAsia"/>
          <w:sz w:val="24"/>
          <w:lang w:bidi="ar"/>
        </w:rPr>
        <w:t xml:space="preserve">       签字日期： </w:t>
      </w:r>
      <w:r>
        <w:rPr>
          <w:rFonts w:ascii="SimSun" w:eastAsia="SimSun" w:hAnsi="SimSun" w:cs="SimSun" w:hint="eastAsia"/>
          <w:b/>
          <w:sz w:val="24"/>
          <w:lang w:bidi="ar"/>
        </w:rPr>
        <w:t xml:space="preserve">    </w:t>
      </w:r>
      <w:r>
        <w:rPr>
          <w:rFonts w:ascii="SimSun" w:eastAsia="SimSun" w:hAnsi="SimSun" w:cs="SimSun" w:hint="eastAsia"/>
          <w:sz w:val="24"/>
          <w:lang w:bidi="ar"/>
        </w:rPr>
        <w:t>年  月</w:t>
      </w:r>
      <w:r>
        <w:rPr>
          <w:rFonts w:ascii="SimSun" w:eastAsia="SimSun" w:hAnsi="SimSun" w:cs="SimSun" w:hint="eastAsia"/>
          <w:b/>
          <w:sz w:val="24"/>
          <w:lang w:bidi="ar"/>
        </w:rPr>
        <w:t xml:space="preserve">  </w:t>
      </w:r>
      <w:r>
        <w:rPr>
          <w:rFonts w:ascii="SimSun" w:eastAsia="SimSun" w:hAnsi="SimSun" w:cs="SimSun" w:hint="eastAsia"/>
          <w:sz w:val="24"/>
          <w:lang w:bidi="ar"/>
        </w:rPr>
        <w:t>日</w:t>
      </w:r>
    </w:p>
    <w:p w14:paraId="6903CA75" w14:textId="77777777" w:rsidR="00713B2B" w:rsidRDefault="00D04354">
      <w:pPr>
        <w:ind w:firstLine="560"/>
        <w:rPr>
          <w:rFonts w:cs="SimSun"/>
          <w:sz w:val="28"/>
          <w:szCs w:val="28"/>
        </w:rPr>
      </w:pPr>
      <w:r>
        <w:rPr>
          <w:rFonts w:cs="SimSun" w:hint="eastAsia"/>
          <w:sz w:val="28"/>
          <w:szCs w:val="28"/>
          <w:lang w:bidi="ar"/>
        </w:rPr>
        <w:t xml:space="preserve"> </w:t>
      </w:r>
    </w:p>
    <w:p w14:paraId="517AE097" w14:textId="77777777" w:rsidR="00713B2B" w:rsidRDefault="00D04354">
      <w:pPr>
        <w:ind w:firstLine="880"/>
        <w:rPr>
          <w:rFonts w:cs="SimSun"/>
          <w:sz w:val="44"/>
          <w:szCs w:val="44"/>
        </w:rPr>
      </w:pPr>
      <w:r>
        <w:rPr>
          <w:rFonts w:cs="SimSun" w:hint="eastAsia"/>
          <w:sz w:val="44"/>
          <w:szCs w:val="44"/>
          <w:lang w:bidi="ar"/>
        </w:rPr>
        <w:t xml:space="preserve"> </w:t>
      </w:r>
    </w:p>
    <w:p w14:paraId="7206E4E2" w14:textId="77777777" w:rsidR="00713B2B" w:rsidRDefault="00D04354">
      <w:pPr>
        <w:jc w:val="center"/>
        <w:rPr>
          <w:rFonts w:cs="SimSun"/>
          <w:b/>
          <w:sz w:val="36"/>
          <w:szCs w:val="36"/>
        </w:rPr>
      </w:pPr>
      <w:r>
        <w:rPr>
          <w:rFonts w:ascii="SimSun" w:hAnsi="SimSun" w:cs="SimSun" w:hint="eastAsia"/>
          <w:b/>
          <w:sz w:val="44"/>
          <w:szCs w:val="44"/>
          <w:lang w:bidi="ar"/>
        </w:rPr>
        <w:t>学位论文版权使用授权书</w:t>
      </w:r>
    </w:p>
    <w:p w14:paraId="0D879EC0" w14:textId="77777777" w:rsidR="00713B2B" w:rsidRDefault="00D04354">
      <w:pPr>
        <w:ind w:firstLine="420"/>
        <w:rPr>
          <w:rFonts w:cs="SimSun"/>
          <w:szCs w:val="21"/>
        </w:rPr>
      </w:pPr>
      <w:r>
        <w:rPr>
          <w:rFonts w:cs="SimSun" w:hint="eastAsia"/>
          <w:szCs w:val="21"/>
          <w:lang w:bidi="ar"/>
        </w:rPr>
        <w:t xml:space="preserve"> </w:t>
      </w:r>
    </w:p>
    <w:p w14:paraId="26E1EDEA" w14:textId="77777777" w:rsidR="00713B2B" w:rsidRDefault="00D04354">
      <w:pPr>
        <w:spacing w:line="360" w:lineRule="auto"/>
        <w:ind w:firstLine="480"/>
        <w:rPr>
          <w:rFonts w:ascii="SimSun" w:eastAsia="SimSun" w:hAnsi="SimSun" w:cs="SimSun"/>
          <w:sz w:val="24"/>
        </w:rPr>
      </w:pPr>
      <w:r>
        <w:rPr>
          <w:rFonts w:ascii="SimSun" w:eastAsia="SimSun" w:hAnsi="SimSun" w:cs="SimSun" w:hint="eastAsia"/>
          <w:sz w:val="24"/>
          <w:lang w:bidi="ar"/>
        </w:rPr>
        <w:t>本学位论文作者完全了解</w:t>
      </w:r>
      <w:r>
        <w:rPr>
          <w:rFonts w:ascii="STXinwei" w:eastAsia="STXinwei" w:hAnsi="STXinwei" w:cs="STXinwei" w:hint="eastAsia"/>
          <w:b/>
          <w:sz w:val="32"/>
          <w:szCs w:val="32"/>
          <w:u w:val="single"/>
          <w:lang w:bidi="ar"/>
        </w:rPr>
        <w:t xml:space="preserve"> </w:t>
      </w:r>
      <w:r>
        <w:rPr>
          <w:rFonts w:ascii="KaiTi_GB2312" w:eastAsia="KaiTi_GB2312" w:cs="KaiTi_GB2312"/>
          <w:b/>
          <w:sz w:val="32"/>
          <w:szCs w:val="32"/>
          <w:u w:val="single"/>
          <w:lang w:bidi="ar"/>
        </w:rPr>
        <w:t>暨南大学</w:t>
      </w:r>
      <w:r>
        <w:rPr>
          <w:rFonts w:ascii="STXinwei" w:eastAsia="STXinwei" w:hAnsi="SimSun" w:cs="STXinwei" w:hint="eastAsia"/>
          <w:b/>
          <w:sz w:val="32"/>
          <w:szCs w:val="32"/>
          <w:u w:val="single"/>
          <w:lang w:bidi="ar"/>
        </w:rPr>
        <w:t xml:space="preserve"> </w:t>
      </w:r>
      <w:r>
        <w:rPr>
          <w:rFonts w:ascii="STXinwei" w:eastAsia="STXinwei" w:cs="STXinwei" w:hint="eastAsia"/>
          <w:sz w:val="32"/>
          <w:szCs w:val="32"/>
          <w:u w:val="single"/>
          <w:lang w:bidi="ar"/>
        </w:rPr>
        <w:t xml:space="preserve"> </w:t>
      </w:r>
      <w:r>
        <w:rPr>
          <w:rFonts w:ascii="SimSun" w:eastAsia="SimSun" w:hAnsi="SimSun" w:cs="SimSun" w:hint="eastAsia"/>
          <w:sz w:val="24"/>
          <w:lang w:bidi="ar"/>
        </w:rPr>
        <w:t>有关保留、使用学位论文的规定，有权保留并向国家有关部门或机构送交论文的复印件和磁盘，允许论文被查阅和借阅。本人授权</w:t>
      </w:r>
      <w:r>
        <w:rPr>
          <w:rFonts w:ascii="KaiTi_GB2312" w:eastAsia="KaiTi_GB2312" w:cs="KaiTi_GB2312"/>
          <w:b/>
          <w:sz w:val="32"/>
          <w:szCs w:val="32"/>
          <w:u w:val="single"/>
          <w:lang w:bidi="ar"/>
        </w:rPr>
        <w:t>暨南大学</w:t>
      </w:r>
      <w:r>
        <w:rPr>
          <w:rFonts w:ascii="STXinwei" w:eastAsia="STXinwei" w:hAnsi="SimSun" w:cs="STXinwei" w:hint="eastAsia"/>
          <w:b/>
          <w:sz w:val="32"/>
          <w:szCs w:val="32"/>
          <w:u w:val="single"/>
          <w:lang w:bidi="ar"/>
        </w:rPr>
        <w:t xml:space="preserve"> </w:t>
      </w:r>
      <w:r>
        <w:rPr>
          <w:rFonts w:ascii="STXinwei" w:eastAsia="STXinwei" w:cs="STXinwei" w:hint="eastAsia"/>
          <w:sz w:val="32"/>
          <w:szCs w:val="32"/>
          <w:u w:val="single"/>
          <w:lang w:bidi="ar"/>
        </w:rPr>
        <w:t xml:space="preserve"> </w:t>
      </w:r>
      <w:r>
        <w:rPr>
          <w:rFonts w:ascii="SimSun" w:eastAsia="SimSun" w:hAnsi="SimSun" w:cs="SimSun" w:hint="eastAsia"/>
          <w:sz w:val="24"/>
          <w:lang w:bidi="ar"/>
        </w:rPr>
        <w:t>可以将学位论文的全部或部分内容编入有关数据库进行检索，可以采用影印、缩印或扫描等复制手段保存、汇编学位论文。</w:t>
      </w:r>
    </w:p>
    <w:p w14:paraId="4470EC65" w14:textId="77777777" w:rsidR="00713B2B" w:rsidRDefault="00D04354">
      <w:pPr>
        <w:spacing w:line="360" w:lineRule="auto"/>
        <w:ind w:firstLine="480"/>
        <w:rPr>
          <w:rFonts w:ascii="SimSun" w:eastAsia="SimSun" w:hAnsi="SimSun" w:cs="SimSun"/>
          <w:sz w:val="24"/>
        </w:rPr>
      </w:pPr>
      <w:r>
        <w:rPr>
          <w:rFonts w:ascii="SimSun" w:eastAsia="SimSun" w:hAnsi="SimSun" w:cs="SimSun" w:hint="eastAsia"/>
          <w:sz w:val="24"/>
          <w:lang w:bidi="ar"/>
        </w:rPr>
        <w:t>（保密的学位论文在解密后适用本授权书）</w:t>
      </w:r>
    </w:p>
    <w:p w14:paraId="3B29B5FC" w14:textId="77777777" w:rsidR="00713B2B" w:rsidRDefault="00713B2B">
      <w:pPr>
        <w:spacing w:line="360" w:lineRule="auto"/>
        <w:ind w:firstLine="480"/>
        <w:rPr>
          <w:rFonts w:ascii="SimSun" w:eastAsia="SimSun" w:hAnsi="SimSun" w:cs="SimSun"/>
          <w:sz w:val="24"/>
        </w:rPr>
      </w:pPr>
    </w:p>
    <w:p w14:paraId="4A374F7A" w14:textId="77777777" w:rsidR="00713B2B" w:rsidRDefault="00713B2B">
      <w:pPr>
        <w:spacing w:line="360" w:lineRule="auto"/>
        <w:ind w:firstLine="480"/>
        <w:rPr>
          <w:rFonts w:ascii="SimSun" w:eastAsia="SimSun" w:hAnsi="SimSun" w:cs="SimSun"/>
          <w:sz w:val="24"/>
        </w:rPr>
      </w:pPr>
    </w:p>
    <w:p w14:paraId="46F0C75F" w14:textId="77777777" w:rsidR="00713B2B" w:rsidRDefault="00D04354">
      <w:pPr>
        <w:spacing w:line="360" w:lineRule="auto"/>
        <w:ind w:firstLine="480"/>
        <w:rPr>
          <w:rFonts w:ascii="SimSun" w:eastAsia="SimSun" w:hAnsi="SimSun" w:cs="SimSun"/>
          <w:sz w:val="24"/>
        </w:rPr>
      </w:pPr>
      <w:r>
        <w:rPr>
          <w:rFonts w:ascii="SimSun" w:eastAsia="SimSun" w:hAnsi="SimSun" w:cs="SimSun" w:hint="eastAsia"/>
          <w:sz w:val="24"/>
          <w:lang w:bidi="ar"/>
        </w:rPr>
        <w:t>学位论文作者签名：</w:t>
      </w:r>
      <w:r>
        <w:rPr>
          <w:rFonts w:ascii="SimSun" w:eastAsia="SimSun" w:hAnsi="SimSun" w:cs="SimSun" w:hint="eastAsia"/>
          <w:b/>
          <w:sz w:val="24"/>
          <w:lang w:bidi="ar"/>
        </w:rPr>
        <w:t xml:space="preserve">  </w:t>
      </w:r>
      <w:r>
        <w:rPr>
          <w:rFonts w:ascii="SimSun" w:eastAsia="SimSun" w:hAnsi="SimSun" w:cs="SimSun" w:hint="eastAsia"/>
          <w:sz w:val="24"/>
          <w:lang w:bidi="ar"/>
        </w:rPr>
        <w:t xml:space="preserve">               导师签名：</w:t>
      </w:r>
      <w:r>
        <w:rPr>
          <w:rFonts w:ascii="SimSun" w:eastAsia="SimSun" w:hAnsi="SimSun" w:cs="SimSun" w:hint="eastAsia"/>
          <w:b/>
          <w:sz w:val="24"/>
          <w:lang w:bidi="ar"/>
        </w:rPr>
        <w:t xml:space="preserve">  </w:t>
      </w:r>
    </w:p>
    <w:p w14:paraId="1E1D6F5D" w14:textId="77777777" w:rsidR="00713B2B" w:rsidRDefault="00D04354">
      <w:pPr>
        <w:spacing w:line="360" w:lineRule="auto"/>
        <w:ind w:firstLine="480"/>
        <w:rPr>
          <w:rFonts w:ascii="SimSun" w:eastAsia="SimSun" w:hAnsi="SimSun" w:cs="SimSun"/>
          <w:sz w:val="24"/>
        </w:rPr>
      </w:pPr>
      <w:r>
        <w:rPr>
          <w:rFonts w:ascii="SimSun" w:eastAsia="SimSun" w:hAnsi="SimSun" w:cs="SimSun" w:hint="eastAsia"/>
          <w:sz w:val="24"/>
          <w:lang w:bidi="ar"/>
        </w:rPr>
        <w:t>签字日期：</w:t>
      </w:r>
      <w:r>
        <w:rPr>
          <w:rFonts w:ascii="SimSun" w:eastAsia="SimSun" w:hAnsi="SimSun" w:cs="SimSun" w:hint="eastAsia"/>
          <w:b/>
          <w:sz w:val="24"/>
          <w:lang w:bidi="ar"/>
        </w:rPr>
        <w:t xml:space="preserve">    </w:t>
      </w:r>
      <w:r>
        <w:rPr>
          <w:rFonts w:ascii="SimSun" w:eastAsia="SimSun" w:hAnsi="SimSun" w:cs="SimSun" w:hint="eastAsia"/>
          <w:sz w:val="24"/>
          <w:lang w:bidi="ar"/>
        </w:rPr>
        <w:t>年</w:t>
      </w:r>
      <w:r>
        <w:rPr>
          <w:rFonts w:ascii="SimSun" w:eastAsia="SimSun" w:hAnsi="SimSun" w:cs="SimSun" w:hint="eastAsia"/>
          <w:b/>
          <w:sz w:val="24"/>
          <w:lang w:bidi="ar"/>
        </w:rPr>
        <w:t xml:space="preserve">  </w:t>
      </w:r>
      <w:r>
        <w:rPr>
          <w:rFonts w:ascii="SimSun" w:eastAsia="SimSun" w:hAnsi="SimSun" w:cs="SimSun" w:hint="eastAsia"/>
          <w:sz w:val="24"/>
          <w:lang w:bidi="ar"/>
        </w:rPr>
        <w:t>月</w:t>
      </w:r>
      <w:r>
        <w:rPr>
          <w:rFonts w:ascii="SimSun" w:eastAsia="SimSun" w:hAnsi="SimSun" w:cs="SimSun" w:hint="eastAsia"/>
          <w:b/>
          <w:sz w:val="24"/>
          <w:lang w:bidi="ar"/>
        </w:rPr>
        <w:t xml:space="preserve">  </w:t>
      </w:r>
      <w:r>
        <w:rPr>
          <w:rFonts w:ascii="SimSun" w:eastAsia="SimSun" w:hAnsi="SimSun" w:cs="SimSun" w:hint="eastAsia"/>
          <w:sz w:val="24"/>
          <w:lang w:bidi="ar"/>
        </w:rPr>
        <w:t>日        签字日期：</w:t>
      </w:r>
      <w:r>
        <w:rPr>
          <w:rFonts w:ascii="SimSun" w:eastAsia="SimSun" w:hAnsi="SimSun" w:cs="SimSun" w:hint="eastAsia"/>
          <w:b/>
          <w:sz w:val="24"/>
          <w:lang w:bidi="ar"/>
        </w:rPr>
        <w:t xml:space="preserve">    </w:t>
      </w:r>
      <w:r>
        <w:rPr>
          <w:rFonts w:ascii="SimSun" w:eastAsia="SimSun" w:hAnsi="SimSun" w:cs="SimSun" w:hint="eastAsia"/>
          <w:sz w:val="24"/>
          <w:lang w:bidi="ar"/>
        </w:rPr>
        <w:t>年  月</w:t>
      </w:r>
      <w:r>
        <w:rPr>
          <w:rFonts w:ascii="SimSun" w:eastAsia="SimSun" w:hAnsi="SimSun" w:cs="SimSun" w:hint="eastAsia"/>
          <w:b/>
          <w:sz w:val="24"/>
          <w:lang w:bidi="ar"/>
        </w:rPr>
        <w:t xml:space="preserve">  </w:t>
      </w:r>
      <w:r>
        <w:rPr>
          <w:rFonts w:ascii="SimSun" w:eastAsia="SimSun" w:hAnsi="SimSun" w:cs="SimSun" w:hint="eastAsia"/>
          <w:sz w:val="24"/>
          <w:lang w:bidi="ar"/>
        </w:rPr>
        <w:t>日</w:t>
      </w:r>
    </w:p>
    <w:p w14:paraId="6A46132E" w14:textId="77777777" w:rsidR="00713B2B" w:rsidRDefault="00D04354">
      <w:pPr>
        <w:spacing w:line="360" w:lineRule="auto"/>
        <w:ind w:firstLine="480"/>
        <w:rPr>
          <w:rFonts w:ascii="SimSun" w:eastAsia="SimSun" w:hAnsi="SimSun" w:cs="SimSun"/>
          <w:sz w:val="24"/>
        </w:rPr>
      </w:pPr>
      <w:r>
        <w:rPr>
          <w:rFonts w:ascii="SimSun" w:eastAsia="SimSun" w:hAnsi="SimSun" w:cs="SimSun" w:hint="eastAsia"/>
          <w:sz w:val="24"/>
          <w:lang w:bidi="ar"/>
        </w:rPr>
        <w:t>学位论文作者毕业后去向：</w:t>
      </w:r>
    </w:p>
    <w:p w14:paraId="1D5AC818" w14:textId="77777777" w:rsidR="00713B2B" w:rsidRDefault="00D04354">
      <w:pPr>
        <w:spacing w:line="360" w:lineRule="auto"/>
        <w:ind w:firstLine="480"/>
        <w:rPr>
          <w:rFonts w:ascii="SimSun" w:eastAsia="SimSun" w:hAnsi="SimSun" w:cs="SimSun"/>
          <w:sz w:val="24"/>
        </w:rPr>
      </w:pPr>
      <w:r>
        <w:rPr>
          <w:rFonts w:ascii="SimSun" w:eastAsia="SimSun" w:hAnsi="SimSun" w:cs="SimSun" w:hint="eastAsia"/>
          <w:sz w:val="24"/>
          <w:lang w:bidi="ar"/>
        </w:rPr>
        <w:t>工作单位：                            电话：</w:t>
      </w:r>
    </w:p>
    <w:p w14:paraId="3EBB0847" w14:textId="77777777" w:rsidR="00713B2B" w:rsidRDefault="00D04354">
      <w:pPr>
        <w:spacing w:line="360" w:lineRule="auto"/>
        <w:ind w:rightChars="-73" w:right="-153" w:firstLine="480"/>
        <w:rPr>
          <w:rFonts w:ascii="SimSun" w:eastAsia="SimSun" w:hAnsi="SimSun" w:cs="SimSun"/>
          <w:sz w:val="24"/>
        </w:rPr>
      </w:pPr>
      <w:r>
        <w:rPr>
          <w:rFonts w:ascii="SimSun" w:eastAsia="SimSun" w:hAnsi="SimSun" w:cs="SimSun" w:hint="eastAsia"/>
          <w:sz w:val="24"/>
          <w:lang w:bidi="ar"/>
        </w:rPr>
        <w:t>通讯地址：                            邮编：</w:t>
      </w:r>
      <w:bookmarkStart w:id="1" w:name="题名页"/>
      <w:bookmarkEnd w:id="1"/>
    </w:p>
    <w:p w14:paraId="2839512E" w14:textId="77777777" w:rsidR="00E92594" w:rsidRDefault="00E92594">
      <w:pPr>
        <w:adjustRightInd w:val="0"/>
        <w:snapToGrid w:val="0"/>
        <w:spacing w:line="400" w:lineRule="exact"/>
        <w:rPr>
          <w:rFonts w:ascii="Times New Roman" w:eastAsia="SimSun" w:hAnsi="Times New Roman" w:cs="Times New Roman"/>
          <w:sz w:val="30"/>
          <w:szCs w:val="30"/>
        </w:rPr>
        <w:sectPr w:rsidR="00E92594">
          <w:pgSz w:w="12240" w:h="15840"/>
          <w:pgMar w:top="1440" w:right="1800" w:bottom="1440" w:left="1800" w:header="720" w:footer="720" w:gutter="0"/>
          <w:cols w:space="720"/>
        </w:sectPr>
      </w:pPr>
    </w:p>
    <w:p w14:paraId="39EC0CD4" w14:textId="77777777" w:rsidR="00713B2B" w:rsidRDefault="00713B2B">
      <w:pPr>
        <w:adjustRightInd w:val="0"/>
        <w:snapToGrid w:val="0"/>
        <w:spacing w:line="400" w:lineRule="exact"/>
        <w:rPr>
          <w:rFonts w:ascii="Times New Roman" w:eastAsia="SimSun" w:hAnsi="Times New Roman" w:cs="Times New Roman"/>
          <w:sz w:val="30"/>
          <w:szCs w:val="30"/>
        </w:rPr>
      </w:pPr>
    </w:p>
    <w:p w14:paraId="2FB506EB" w14:textId="77777777" w:rsidR="00713B2B" w:rsidRDefault="00713B2B">
      <w:pPr>
        <w:adjustRightInd w:val="0"/>
        <w:snapToGrid w:val="0"/>
        <w:spacing w:before="480" w:after="360" w:line="400" w:lineRule="exact"/>
        <w:jc w:val="center"/>
        <w:outlineLvl w:val="0"/>
        <w:rPr>
          <w:rFonts w:ascii="Times New Roman" w:eastAsia="SimHei" w:hAnsi="Times New Roman" w:cs="Times New Roman"/>
          <w:sz w:val="32"/>
          <w:szCs w:val="32"/>
        </w:rPr>
        <w:sectPr w:rsidR="00713B2B" w:rsidSect="00E92594">
          <w:type w:val="continuous"/>
          <w:pgSz w:w="12240" w:h="15840"/>
          <w:pgMar w:top="1440" w:right="1800" w:bottom="1440" w:left="1800" w:header="720" w:footer="720" w:gutter="0"/>
          <w:cols w:space="720"/>
        </w:sectPr>
      </w:pPr>
    </w:p>
    <w:p w14:paraId="4ED74069" w14:textId="77777777" w:rsidR="00713B2B" w:rsidRPr="00D04354" w:rsidRDefault="00D04354" w:rsidP="00D04354">
      <w:pPr>
        <w:pStyle w:val="a3"/>
      </w:pPr>
      <w:bookmarkStart w:id="2" w:name="_Toc192688305"/>
      <w:r w:rsidRPr="00D04354">
        <w:lastRenderedPageBreak/>
        <w:t>目录</w:t>
      </w:r>
      <w:bookmarkEnd w:id="2"/>
    </w:p>
    <w:p w14:paraId="32CECA39" w14:textId="77777777" w:rsidR="00126C54" w:rsidRPr="00126C54" w:rsidRDefault="00126C54" w:rsidP="00126C54">
      <w:pPr>
        <w:pStyle w:val="TOC1"/>
        <w:tabs>
          <w:tab w:val="right" w:leader="dot" w:pos="8296"/>
        </w:tabs>
        <w:spacing w:line="360" w:lineRule="auto"/>
        <w:rPr>
          <w:rFonts w:ascii="Times New Roman" w:hAnsi="Times New Roman"/>
          <w:noProof/>
          <w:sz w:val="24"/>
          <w:szCs w:val="22"/>
        </w:rPr>
      </w:pPr>
      <w:r>
        <w:fldChar w:fldCharType="begin"/>
      </w:r>
      <w:r>
        <w:instrText xml:space="preserve"> TOC \o "1-2" \h \z \u </w:instrText>
      </w:r>
      <w:r>
        <w:fldChar w:fldCharType="separate"/>
      </w:r>
      <w:hyperlink w:anchor="_Toc192688305" w:history="1">
        <w:r w:rsidRPr="00126C54">
          <w:rPr>
            <w:rStyle w:val="Hyperlink"/>
            <w:rFonts w:ascii="Times New Roman" w:hAnsi="Times New Roman"/>
            <w:noProof/>
            <w:sz w:val="24"/>
          </w:rPr>
          <w:t>目录</w:t>
        </w:r>
        <w:r w:rsidRPr="00126C54">
          <w:rPr>
            <w:rFonts w:ascii="Times New Roman" w:hAnsi="Times New Roman"/>
            <w:noProof/>
            <w:webHidden/>
            <w:sz w:val="24"/>
          </w:rPr>
          <w:tab/>
        </w:r>
        <w:r w:rsidRPr="00126C54">
          <w:rPr>
            <w:rFonts w:ascii="Times New Roman" w:hAnsi="Times New Roman"/>
            <w:noProof/>
            <w:webHidden/>
            <w:sz w:val="24"/>
          </w:rPr>
          <w:fldChar w:fldCharType="begin"/>
        </w:r>
        <w:r w:rsidRPr="00126C54">
          <w:rPr>
            <w:rFonts w:ascii="Times New Roman" w:hAnsi="Times New Roman"/>
            <w:noProof/>
            <w:webHidden/>
            <w:sz w:val="24"/>
          </w:rPr>
          <w:instrText xml:space="preserve"> PAGEREF _Toc192688305 \h </w:instrText>
        </w:r>
        <w:r w:rsidRPr="00126C54">
          <w:rPr>
            <w:rFonts w:ascii="Times New Roman" w:hAnsi="Times New Roman"/>
            <w:noProof/>
            <w:webHidden/>
            <w:sz w:val="24"/>
          </w:rPr>
        </w:r>
        <w:r w:rsidRPr="00126C54">
          <w:rPr>
            <w:rFonts w:ascii="Times New Roman" w:hAnsi="Times New Roman"/>
            <w:noProof/>
            <w:webHidden/>
            <w:sz w:val="24"/>
          </w:rPr>
          <w:fldChar w:fldCharType="separate"/>
        </w:r>
        <w:r w:rsidRPr="00126C54">
          <w:rPr>
            <w:rFonts w:ascii="Times New Roman" w:hAnsi="Times New Roman"/>
            <w:noProof/>
            <w:webHidden/>
            <w:sz w:val="24"/>
          </w:rPr>
          <w:t>I</w:t>
        </w:r>
        <w:r w:rsidRPr="00126C54">
          <w:rPr>
            <w:rFonts w:ascii="Times New Roman" w:hAnsi="Times New Roman"/>
            <w:noProof/>
            <w:webHidden/>
            <w:sz w:val="24"/>
          </w:rPr>
          <w:fldChar w:fldCharType="end"/>
        </w:r>
      </w:hyperlink>
    </w:p>
    <w:p w14:paraId="4230AA86" w14:textId="77777777" w:rsidR="00126C54" w:rsidRPr="00126C54" w:rsidRDefault="00000000" w:rsidP="00126C54">
      <w:pPr>
        <w:pStyle w:val="TOC1"/>
        <w:tabs>
          <w:tab w:val="right" w:leader="dot" w:pos="8296"/>
        </w:tabs>
        <w:spacing w:line="360" w:lineRule="auto"/>
        <w:rPr>
          <w:rFonts w:ascii="Times New Roman" w:hAnsi="Times New Roman"/>
          <w:noProof/>
          <w:sz w:val="24"/>
          <w:szCs w:val="22"/>
        </w:rPr>
      </w:pPr>
      <w:hyperlink w:anchor="_Toc192688306" w:history="1">
        <w:r w:rsidR="00126C54" w:rsidRPr="00126C54">
          <w:rPr>
            <w:rStyle w:val="Hyperlink"/>
            <w:rFonts w:ascii="Times New Roman" w:hAnsi="Times New Roman"/>
            <w:noProof/>
            <w:sz w:val="24"/>
          </w:rPr>
          <w:t>图目录</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_Toc192688306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II</w:t>
        </w:r>
        <w:r w:rsidR="00126C54" w:rsidRPr="00126C54">
          <w:rPr>
            <w:rFonts w:ascii="Times New Roman" w:hAnsi="Times New Roman"/>
            <w:noProof/>
            <w:webHidden/>
            <w:sz w:val="24"/>
          </w:rPr>
          <w:fldChar w:fldCharType="end"/>
        </w:r>
      </w:hyperlink>
    </w:p>
    <w:p w14:paraId="600AAAE6" w14:textId="77777777" w:rsidR="00126C54" w:rsidRPr="00126C54" w:rsidRDefault="00000000" w:rsidP="00126C54">
      <w:pPr>
        <w:pStyle w:val="TOC1"/>
        <w:tabs>
          <w:tab w:val="right" w:leader="dot" w:pos="8296"/>
        </w:tabs>
        <w:spacing w:line="360" w:lineRule="auto"/>
        <w:rPr>
          <w:rFonts w:ascii="Times New Roman" w:hAnsi="Times New Roman"/>
          <w:noProof/>
          <w:sz w:val="24"/>
          <w:szCs w:val="22"/>
        </w:rPr>
      </w:pPr>
      <w:hyperlink w:anchor="_Toc192688307" w:history="1">
        <w:r w:rsidR="00126C54" w:rsidRPr="00126C54">
          <w:rPr>
            <w:rStyle w:val="Hyperlink"/>
            <w:rFonts w:ascii="Times New Roman" w:hAnsi="Times New Roman"/>
            <w:noProof/>
            <w:sz w:val="24"/>
          </w:rPr>
          <w:t>表目录</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_Toc192688307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III</w:t>
        </w:r>
        <w:r w:rsidR="00126C54" w:rsidRPr="00126C54">
          <w:rPr>
            <w:rFonts w:ascii="Times New Roman" w:hAnsi="Times New Roman"/>
            <w:noProof/>
            <w:webHidden/>
            <w:sz w:val="24"/>
          </w:rPr>
          <w:fldChar w:fldCharType="end"/>
        </w:r>
      </w:hyperlink>
    </w:p>
    <w:p w14:paraId="144B19B1" w14:textId="77777777" w:rsidR="00126C54" w:rsidRPr="00126C54" w:rsidRDefault="00000000" w:rsidP="00126C54">
      <w:pPr>
        <w:pStyle w:val="TOC1"/>
        <w:tabs>
          <w:tab w:val="right" w:leader="dot" w:pos="8296"/>
        </w:tabs>
        <w:spacing w:line="360" w:lineRule="auto"/>
        <w:rPr>
          <w:rFonts w:ascii="Times New Roman" w:hAnsi="Times New Roman"/>
          <w:noProof/>
          <w:sz w:val="24"/>
          <w:szCs w:val="22"/>
        </w:rPr>
      </w:pPr>
      <w:hyperlink w:anchor="_Toc192688308" w:history="1">
        <w:r w:rsidR="00126C54" w:rsidRPr="00126C54">
          <w:rPr>
            <w:rStyle w:val="Hyperlink"/>
            <w:rFonts w:ascii="Times New Roman" w:hAnsi="Times New Roman"/>
            <w:noProof/>
            <w:sz w:val="24"/>
          </w:rPr>
          <w:t>摘要</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_Toc192688308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IV</w:t>
        </w:r>
        <w:r w:rsidR="00126C54" w:rsidRPr="00126C54">
          <w:rPr>
            <w:rFonts w:ascii="Times New Roman" w:hAnsi="Times New Roman"/>
            <w:noProof/>
            <w:webHidden/>
            <w:sz w:val="24"/>
          </w:rPr>
          <w:fldChar w:fldCharType="end"/>
        </w:r>
      </w:hyperlink>
    </w:p>
    <w:p w14:paraId="20255081" w14:textId="77777777" w:rsidR="00126C54" w:rsidRPr="00126C54" w:rsidRDefault="00000000" w:rsidP="00126C54">
      <w:pPr>
        <w:pStyle w:val="TOC1"/>
        <w:tabs>
          <w:tab w:val="right" w:leader="dot" w:pos="8296"/>
        </w:tabs>
        <w:spacing w:line="360" w:lineRule="auto"/>
        <w:rPr>
          <w:rFonts w:ascii="Times New Roman" w:hAnsi="Times New Roman"/>
          <w:noProof/>
          <w:sz w:val="24"/>
          <w:szCs w:val="22"/>
        </w:rPr>
      </w:pPr>
      <w:hyperlink w:anchor="_Toc192688309" w:history="1">
        <w:r w:rsidR="00126C54" w:rsidRPr="00126C54">
          <w:rPr>
            <w:rStyle w:val="Hyperlink"/>
            <w:rFonts w:ascii="Times New Roman" w:hAnsi="Times New Roman" w:cs="Times New Roman"/>
            <w:noProof/>
            <w:sz w:val="24"/>
          </w:rPr>
          <w:t>1</w:t>
        </w:r>
        <w:r w:rsidR="00126C54" w:rsidRPr="00126C54">
          <w:rPr>
            <w:rStyle w:val="Hyperlink"/>
            <w:rFonts w:ascii="Times New Roman" w:hAnsi="Times New Roman"/>
            <w:noProof/>
            <w:sz w:val="24"/>
          </w:rPr>
          <w:t xml:space="preserve"> </w:t>
        </w:r>
        <w:r w:rsidR="00126C54" w:rsidRPr="00126C54">
          <w:rPr>
            <w:rStyle w:val="Hyperlink"/>
            <w:rFonts w:ascii="Times New Roman" w:hAnsi="Times New Roman"/>
            <w:noProof/>
            <w:sz w:val="24"/>
          </w:rPr>
          <w:t>绪论</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_Toc192688309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1</w:t>
        </w:r>
        <w:r w:rsidR="00126C54" w:rsidRPr="00126C54">
          <w:rPr>
            <w:rFonts w:ascii="Times New Roman" w:hAnsi="Times New Roman"/>
            <w:noProof/>
            <w:webHidden/>
            <w:sz w:val="24"/>
          </w:rPr>
          <w:fldChar w:fldCharType="end"/>
        </w:r>
      </w:hyperlink>
    </w:p>
    <w:p w14:paraId="528E16FD"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10" w:history="1">
        <w:r w:rsidR="00126C54" w:rsidRPr="00126C54">
          <w:rPr>
            <w:rStyle w:val="Hyperlink"/>
            <w:rFonts w:ascii="Times New Roman" w:hAnsi="Times New Roman" w:cs="Times New Roman"/>
            <w:noProof/>
            <w:sz w:val="24"/>
          </w:rPr>
          <w:t>1.1</w:t>
        </w:r>
        <w:r w:rsidR="00126C54" w:rsidRPr="00126C54">
          <w:rPr>
            <w:rStyle w:val="Hyperlink"/>
            <w:rFonts w:ascii="Times New Roman" w:hAnsi="Times New Roman"/>
            <w:noProof/>
            <w:sz w:val="24"/>
          </w:rPr>
          <w:t xml:space="preserve"> </w:t>
        </w:r>
        <w:r w:rsidR="00126C54" w:rsidRPr="00126C54">
          <w:rPr>
            <w:rStyle w:val="Hyperlink"/>
            <w:rFonts w:ascii="Times New Roman" w:hAnsi="Times New Roman"/>
            <w:noProof/>
            <w:sz w:val="24"/>
          </w:rPr>
          <w:t>研究背景</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_Toc192688310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1</w:t>
        </w:r>
        <w:r w:rsidR="00126C54" w:rsidRPr="00126C54">
          <w:rPr>
            <w:rFonts w:ascii="Times New Roman" w:hAnsi="Times New Roman"/>
            <w:noProof/>
            <w:webHidden/>
            <w:sz w:val="24"/>
          </w:rPr>
          <w:fldChar w:fldCharType="end"/>
        </w:r>
      </w:hyperlink>
    </w:p>
    <w:p w14:paraId="3014D59B"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11" w:history="1">
        <w:r w:rsidR="00126C54" w:rsidRPr="00126C54">
          <w:rPr>
            <w:rStyle w:val="Hyperlink"/>
            <w:rFonts w:ascii="Times New Roman" w:hAnsi="Times New Roman"/>
            <w:noProof/>
            <w:sz w:val="24"/>
          </w:rPr>
          <w:t xml:space="preserve">1.2 </w:t>
        </w:r>
        <w:r w:rsidR="00126C54" w:rsidRPr="00126C54">
          <w:rPr>
            <w:rStyle w:val="Hyperlink"/>
            <w:rFonts w:ascii="Times New Roman" w:hAnsi="Times New Roman"/>
            <w:noProof/>
            <w:sz w:val="24"/>
          </w:rPr>
          <w:t>问题提出</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_Toc192688311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4</w:t>
        </w:r>
        <w:r w:rsidR="00126C54" w:rsidRPr="00126C54">
          <w:rPr>
            <w:rFonts w:ascii="Times New Roman" w:hAnsi="Times New Roman"/>
            <w:noProof/>
            <w:webHidden/>
            <w:sz w:val="24"/>
          </w:rPr>
          <w:fldChar w:fldCharType="end"/>
        </w:r>
      </w:hyperlink>
    </w:p>
    <w:p w14:paraId="2A537227"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12" w:history="1">
        <w:r w:rsidR="00126C54" w:rsidRPr="00126C54">
          <w:rPr>
            <w:rStyle w:val="Hyperlink"/>
            <w:rFonts w:ascii="Times New Roman" w:hAnsi="Times New Roman"/>
            <w:noProof/>
            <w:sz w:val="24"/>
          </w:rPr>
          <w:t xml:space="preserve">1.3 </w:t>
        </w:r>
        <w:r w:rsidR="00126C54" w:rsidRPr="00126C54">
          <w:rPr>
            <w:rStyle w:val="Hyperlink"/>
            <w:rFonts w:ascii="Times New Roman" w:hAnsi="Times New Roman"/>
            <w:noProof/>
            <w:sz w:val="24"/>
          </w:rPr>
          <w:t>研究目的及研究意义</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_Toc192688312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5</w:t>
        </w:r>
        <w:r w:rsidR="00126C54" w:rsidRPr="00126C54">
          <w:rPr>
            <w:rFonts w:ascii="Times New Roman" w:hAnsi="Times New Roman"/>
            <w:noProof/>
            <w:webHidden/>
            <w:sz w:val="24"/>
          </w:rPr>
          <w:fldChar w:fldCharType="end"/>
        </w:r>
      </w:hyperlink>
    </w:p>
    <w:p w14:paraId="5E4F09A6"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13" w:history="1">
        <w:r w:rsidR="00126C54" w:rsidRPr="00126C54">
          <w:rPr>
            <w:rStyle w:val="Hyperlink"/>
            <w:rFonts w:ascii="Times New Roman" w:hAnsi="Times New Roman"/>
            <w:noProof/>
            <w:sz w:val="24"/>
          </w:rPr>
          <w:t xml:space="preserve">1.4 </w:t>
        </w:r>
        <w:r w:rsidR="00126C54" w:rsidRPr="00126C54">
          <w:rPr>
            <w:rStyle w:val="Hyperlink"/>
            <w:rFonts w:ascii="Times New Roman" w:hAnsi="Times New Roman"/>
            <w:noProof/>
            <w:sz w:val="24"/>
          </w:rPr>
          <w:t>研究方法、研究内容与技术路线</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_Toc192688313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6</w:t>
        </w:r>
        <w:r w:rsidR="00126C54" w:rsidRPr="00126C54">
          <w:rPr>
            <w:rFonts w:ascii="Times New Roman" w:hAnsi="Times New Roman"/>
            <w:noProof/>
            <w:webHidden/>
            <w:sz w:val="24"/>
          </w:rPr>
          <w:fldChar w:fldCharType="end"/>
        </w:r>
      </w:hyperlink>
    </w:p>
    <w:p w14:paraId="19320A16"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14" w:history="1">
        <w:r w:rsidR="00126C54" w:rsidRPr="00126C54">
          <w:rPr>
            <w:rStyle w:val="Hyperlink"/>
            <w:rFonts w:ascii="Times New Roman" w:hAnsi="Times New Roman"/>
            <w:noProof/>
            <w:sz w:val="24"/>
          </w:rPr>
          <w:t xml:space="preserve">1.5 </w:t>
        </w:r>
        <w:r w:rsidR="00126C54" w:rsidRPr="00126C54">
          <w:rPr>
            <w:rStyle w:val="Hyperlink"/>
            <w:rFonts w:ascii="Times New Roman" w:hAnsi="Times New Roman"/>
            <w:noProof/>
            <w:sz w:val="24"/>
          </w:rPr>
          <w:t>论文创新性说明</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_Toc192688314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9</w:t>
        </w:r>
        <w:r w:rsidR="00126C54" w:rsidRPr="00126C54">
          <w:rPr>
            <w:rFonts w:ascii="Times New Roman" w:hAnsi="Times New Roman"/>
            <w:noProof/>
            <w:webHidden/>
            <w:sz w:val="24"/>
          </w:rPr>
          <w:fldChar w:fldCharType="end"/>
        </w:r>
      </w:hyperlink>
    </w:p>
    <w:p w14:paraId="2FB9AD3C"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15" w:history="1">
        <w:r w:rsidR="00126C54" w:rsidRPr="00126C54">
          <w:rPr>
            <w:rStyle w:val="Hyperlink"/>
            <w:rFonts w:ascii="Times New Roman" w:hAnsi="Times New Roman"/>
            <w:noProof/>
            <w:sz w:val="24"/>
          </w:rPr>
          <w:t xml:space="preserve">1.6 </w:t>
        </w:r>
        <w:r w:rsidR="00126C54" w:rsidRPr="00126C54">
          <w:rPr>
            <w:rStyle w:val="Hyperlink"/>
            <w:rFonts w:ascii="Times New Roman" w:hAnsi="Times New Roman"/>
            <w:noProof/>
            <w:sz w:val="24"/>
          </w:rPr>
          <w:t>论文章节安排</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_Toc192688315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9</w:t>
        </w:r>
        <w:r w:rsidR="00126C54" w:rsidRPr="00126C54">
          <w:rPr>
            <w:rFonts w:ascii="Times New Roman" w:hAnsi="Times New Roman"/>
            <w:noProof/>
            <w:webHidden/>
            <w:sz w:val="24"/>
          </w:rPr>
          <w:fldChar w:fldCharType="end"/>
        </w:r>
      </w:hyperlink>
    </w:p>
    <w:p w14:paraId="013795F7" w14:textId="77777777" w:rsidR="00126C54" w:rsidRPr="00126C54" w:rsidRDefault="00000000" w:rsidP="00126C54">
      <w:pPr>
        <w:pStyle w:val="TOC1"/>
        <w:tabs>
          <w:tab w:val="right" w:leader="dot" w:pos="8296"/>
        </w:tabs>
        <w:spacing w:line="360" w:lineRule="auto"/>
        <w:rPr>
          <w:rFonts w:ascii="Times New Roman" w:hAnsi="Times New Roman"/>
          <w:noProof/>
          <w:sz w:val="24"/>
          <w:szCs w:val="22"/>
        </w:rPr>
      </w:pPr>
      <w:hyperlink w:anchor="_Toc192688316" w:history="1">
        <w:r w:rsidR="00126C54" w:rsidRPr="00126C54">
          <w:rPr>
            <w:rStyle w:val="Hyperlink"/>
            <w:rFonts w:ascii="Times New Roman" w:hAnsi="Times New Roman"/>
            <w:noProof/>
            <w:sz w:val="24"/>
          </w:rPr>
          <w:t xml:space="preserve">2 </w:t>
        </w:r>
        <w:r w:rsidR="00126C54" w:rsidRPr="00126C54">
          <w:rPr>
            <w:rStyle w:val="Hyperlink"/>
            <w:rFonts w:ascii="Times New Roman" w:hAnsi="Times New Roman"/>
            <w:noProof/>
            <w:sz w:val="24"/>
          </w:rPr>
          <w:t>文献综述</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_Toc192688316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11</w:t>
        </w:r>
        <w:r w:rsidR="00126C54" w:rsidRPr="00126C54">
          <w:rPr>
            <w:rFonts w:ascii="Times New Roman" w:hAnsi="Times New Roman"/>
            <w:noProof/>
            <w:webHidden/>
            <w:sz w:val="24"/>
          </w:rPr>
          <w:fldChar w:fldCharType="end"/>
        </w:r>
      </w:hyperlink>
    </w:p>
    <w:p w14:paraId="4C80DCED"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17" w:history="1">
        <w:r w:rsidR="00126C54" w:rsidRPr="00126C54">
          <w:rPr>
            <w:rStyle w:val="Hyperlink"/>
            <w:rFonts w:ascii="Times New Roman" w:hAnsi="Times New Roman"/>
            <w:noProof/>
            <w:sz w:val="24"/>
          </w:rPr>
          <w:t xml:space="preserve">2.1 </w:t>
        </w:r>
        <w:r w:rsidR="00126C54" w:rsidRPr="00126C54">
          <w:rPr>
            <w:rStyle w:val="Hyperlink"/>
            <w:rFonts w:ascii="Times New Roman" w:hAnsi="Times New Roman"/>
            <w:noProof/>
            <w:sz w:val="24"/>
          </w:rPr>
          <w:t>逆向物流研究现状</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_Toc192688317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11</w:t>
        </w:r>
        <w:r w:rsidR="00126C54" w:rsidRPr="00126C54">
          <w:rPr>
            <w:rFonts w:ascii="Times New Roman" w:hAnsi="Times New Roman"/>
            <w:noProof/>
            <w:webHidden/>
            <w:sz w:val="24"/>
          </w:rPr>
          <w:fldChar w:fldCharType="end"/>
        </w:r>
      </w:hyperlink>
    </w:p>
    <w:p w14:paraId="06A852C9"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18" w:history="1">
        <w:r w:rsidR="00126C54" w:rsidRPr="00126C54">
          <w:rPr>
            <w:rStyle w:val="Hyperlink"/>
            <w:rFonts w:ascii="Times New Roman" w:hAnsi="Times New Roman"/>
            <w:noProof/>
            <w:sz w:val="24"/>
          </w:rPr>
          <w:t xml:space="preserve">2.2 </w:t>
        </w:r>
        <w:r w:rsidR="00126C54" w:rsidRPr="00126C54">
          <w:rPr>
            <w:rStyle w:val="Hyperlink"/>
            <w:rFonts w:ascii="Times New Roman" w:hAnsi="Times New Roman"/>
            <w:noProof/>
            <w:sz w:val="24"/>
          </w:rPr>
          <w:t>快递包装回收研究现状</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_Toc192688318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13</w:t>
        </w:r>
        <w:r w:rsidR="00126C54" w:rsidRPr="00126C54">
          <w:rPr>
            <w:rFonts w:ascii="Times New Roman" w:hAnsi="Times New Roman"/>
            <w:noProof/>
            <w:webHidden/>
            <w:sz w:val="24"/>
          </w:rPr>
          <w:fldChar w:fldCharType="end"/>
        </w:r>
      </w:hyperlink>
    </w:p>
    <w:p w14:paraId="027C8A11"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19" w:history="1">
        <w:r w:rsidR="00126C54" w:rsidRPr="00126C54">
          <w:rPr>
            <w:rStyle w:val="Hyperlink"/>
            <w:rFonts w:ascii="Times New Roman" w:hAnsi="Times New Roman"/>
            <w:noProof/>
            <w:sz w:val="24"/>
          </w:rPr>
          <w:t xml:space="preserve">2.3 </w:t>
        </w:r>
        <w:r w:rsidR="00126C54" w:rsidRPr="00126C54">
          <w:rPr>
            <w:rStyle w:val="Hyperlink"/>
            <w:rFonts w:ascii="Times New Roman" w:hAnsi="Times New Roman"/>
            <w:noProof/>
            <w:sz w:val="24"/>
          </w:rPr>
          <w:t>干预措施研究现状</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_Toc192688319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15</w:t>
        </w:r>
        <w:r w:rsidR="00126C54" w:rsidRPr="00126C54">
          <w:rPr>
            <w:rFonts w:ascii="Times New Roman" w:hAnsi="Times New Roman"/>
            <w:noProof/>
            <w:webHidden/>
            <w:sz w:val="24"/>
          </w:rPr>
          <w:fldChar w:fldCharType="end"/>
        </w:r>
      </w:hyperlink>
    </w:p>
    <w:p w14:paraId="7EC9659F"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20" w:history="1">
        <w:r w:rsidR="00126C54" w:rsidRPr="00126C54">
          <w:rPr>
            <w:rStyle w:val="Hyperlink"/>
            <w:rFonts w:ascii="Times New Roman" w:hAnsi="Times New Roman"/>
            <w:noProof/>
            <w:sz w:val="24"/>
          </w:rPr>
          <w:t xml:space="preserve">2.4 </w:t>
        </w:r>
        <w:r w:rsidR="00126C54" w:rsidRPr="00126C54">
          <w:rPr>
            <w:rStyle w:val="Hyperlink"/>
            <w:rFonts w:ascii="Times New Roman" w:hAnsi="Times New Roman"/>
            <w:noProof/>
            <w:sz w:val="24"/>
          </w:rPr>
          <w:t>研究评述</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_Toc192688320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17</w:t>
        </w:r>
        <w:r w:rsidR="00126C54" w:rsidRPr="00126C54">
          <w:rPr>
            <w:rFonts w:ascii="Times New Roman" w:hAnsi="Times New Roman"/>
            <w:noProof/>
            <w:webHidden/>
            <w:sz w:val="24"/>
          </w:rPr>
          <w:fldChar w:fldCharType="end"/>
        </w:r>
      </w:hyperlink>
    </w:p>
    <w:p w14:paraId="0F4C6E7E" w14:textId="77777777" w:rsidR="00126C54" w:rsidRPr="00126C54" w:rsidRDefault="00000000" w:rsidP="00126C54">
      <w:pPr>
        <w:pStyle w:val="TOC1"/>
        <w:tabs>
          <w:tab w:val="right" w:leader="dot" w:pos="8296"/>
        </w:tabs>
        <w:spacing w:line="360" w:lineRule="auto"/>
        <w:rPr>
          <w:rFonts w:ascii="Times New Roman" w:hAnsi="Times New Roman"/>
          <w:noProof/>
          <w:sz w:val="24"/>
          <w:szCs w:val="22"/>
        </w:rPr>
      </w:pPr>
      <w:hyperlink w:anchor="_Toc192688321" w:history="1">
        <w:r w:rsidR="00126C54" w:rsidRPr="00126C54">
          <w:rPr>
            <w:rStyle w:val="Hyperlink"/>
            <w:rFonts w:ascii="Times New Roman" w:hAnsi="Times New Roman"/>
            <w:noProof/>
            <w:sz w:val="24"/>
          </w:rPr>
          <w:t xml:space="preserve">3 </w:t>
        </w:r>
        <w:r w:rsidR="00126C54" w:rsidRPr="00126C54">
          <w:rPr>
            <w:rStyle w:val="Hyperlink"/>
            <w:rFonts w:ascii="Times New Roman" w:hAnsi="Times New Roman"/>
            <w:noProof/>
            <w:sz w:val="24"/>
          </w:rPr>
          <w:t>消费者快递包装回收行为决策机制研究</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_Toc192688321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19</w:t>
        </w:r>
        <w:r w:rsidR="00126C54" w:rsidRPr="00126C54">
          <w:rPr>
            <w:rFonts w:ascii="Times New Roman" w:hAnsi="Times New Roman"/>
            <w:noProof/>
            <w:webHidden/>
            <w:sz w:val="24"/>
          </w:rPr>
          <w:fldChar w:fldCharType="end"/>
        </w:r>
      </w:hyperlink>
    </w:p>
    <w:p w14:paraId="02378735"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22" w:history="1">
        <w:r w:rsidR="00126C54" w:rsidRPr="00126C54">
          <w:rPr>
            <w:rStyle w:val="Hyperlink"/>
            <w:rFonts w:ascii="Times New Roman" w:hAnsi="Times New Roman"/>
            <w:noProof/>
            <w:sz w:val="24"/>
          </w:rPr>
          <w:t xml:space="preserve">3.1 </w:t>
        </w:r>
        <w:r w:rsidR="00126C54" w:rsidRPr="00126C54">
          <w:rPr>
            <w:rStyle w:val="Hyperlink"/>
            <w:rFonts w:ascii="Times New Roman" w:hAnsi="Times New Roman"/>
            <w:noProof/>
            <w:sz w:val="24"/>
          </w:rPr>
          <w:t>理论基础</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_Toc192688322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19</w:t>
        </w:r>
        <w:r w:rsidR="00126C54" w:rsidRPr="00126C54">
          <w:rPr>
            <w:rFonts w:ascii="Times New Roman" w:hAnsi="Times New Roman"/>
            <w:noProof/>
            <w:webHidden/>
            <w:sz w:val="24"/>
          </w:rPr>
          <w:fldChar w:fldCharType="end"/>
        </w:r>
      </w:hyperlink>
    </w:p>
    <w:p w14:paraId="274AAEE8"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23" w:history="1">
        <w:r w:rsidR="00126C54" w:rsidRPr="00126C54">
          <w:rPr>
            <w:rStyle w:val="Hyperlink"/>
            <w:rFonts w:ascii="Times New Roman" w:hAnsi="Times New Roman"/>
            <w:noProof/>
            <w:sz w:val="24"/>
          </w:rPr>
          <w:t xml:space="preserve">3.2 </w:t>
        </w:r>
        <w:r w:rsidR="00126C54" w:rsidRPr="00126C54">
          <w:rPr>
            <w:rStyle w:val="Hyperlink"/>
            <w:rFonts w:ascii="Times New Roman" w:hAnsi="Times New Roman"/>
            <w:noProof/>
            <w:sz w:val="24"/>
          </w:rPr>
          <w:t>研究假设</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_Toc192688323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21</w:t>
        </w:r>
        <w:r w:rsidR="00126C54" w:rsidRPr="00126C54">
          <w:rPr>
            <w:rFonts w:ascii="Times New Roman" w:hAnsi="Times New Roman"/>
            <w:noProof/>
            <w:webHidden/>
            <w:sz w:val="24"/>
          </w:rPr>
          <w:fldChar w:fldCharType="end"/>
        </w:r>
      </w:hyperlink>
    </w:p>
    <w:p w14:paraId="7724CC07"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24" w:history="1">
        <w:r w:rsidR="00126C54" w:rsidRPr="00126C54">
          <w:rPr>
            <w:rStyle w:val="Hyperlink"/>
            <w:rFonts w:ascii="Times New Roman" w:hAnsi="Times New Roman"/>
            <w:noProof/>
            <w:sz w:val="24"/>
          </w:rPr>
          <w:t xml:space="preserve">3.3 </w:t>
        </w:r>
        <w:r w:rsidR="00126C54" w:rsidRPr="00126C54">
          <w:rPr>
            <w:rStyle w:val="Hyperlink"/>
            <w:rFonts w:ascii="Times New Roman" w:hAnsi="Times New Roman"/>
            <w:noProof/>
            <w:sz w:val="24"/>
          </w:rPr>
          <w:t>模型构建</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_Toc192688324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24</w:t>
        </w:r>
        <w:r w:rsidR="00126C54" w:rsidRPr="00126C54">
          <w:rPr>
            <w:rFonts w:ascii="Times New Roman" w:hAnsi="Times New Roman"/>
            <w:noProof/>
            <w:webHidden/>
            <w:sz w:val="24"/>
          </w:rPr>
          <w:fldChar w:fldCharType="end"/>
        </w:r>
      </w:hyperlink>
    </w:p>
    <w:p w14:paraId="59B41FE7"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25" w:history="1">
        <w:r w:rsidR="00126C54" w:rsidRPr="00126C54">
          <w:rPr>
            <w:rStyle w:val="Hyperlink"/>
            <w:rFonts w:ascii="Times New Roman" w:hAnsi="Times New Roman"/>
            <w:noProof/>
            <w:sz w:val="24"/>
          </w:rPr>
          <w:t xml:space="preserve">3.4 </w:t>
        </w:r>
        <w:r w:rsidR="00126C54" w:rsidRPr="00126C54">
          <w:rPr>
            <w:rStyle w:val="Hyperlink"/>
            <w:rFonts w:ascii="Times New Roman" w:hAnsi="Times New Roman"/>
            <w:noProof/>
            <w:sz w:val="24"/>
          </w:rPr>
          <w:t>量表构建</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_Toc192688325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25</w:t>
        </w:r>
        <w:r w:rsidR="00126C54" w:rsidRPr="00126C54">
          <w:rPr>
            <w:rFonts w:ascii="Times New Roman" w:hAnsi="Times New Roman"/>
            <w:noProof/>
            <w:webHidden/>
            <w:sz w:val="24"/>
          </w:rPr>
          <w:fldChar w:fldCharType="end"/>
        </w:r>
      </w:hyperlink>
    </w:p>
    <w:p w14:paraId="6E38C864"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26" w:history="1">
        <w:r w:rsidR="00126C54" w:rsidRPr="00126C54">
          <w:rPr>
            <w:rStyle w:val="Hyperlink"/>
            <w:rFonts w:ascii="Times New Roman" w:hAnsi="Times New Roman"/>
            <w:noProof/>
            <w:sz w:val="24"/>
          </w:rPr>
          <w:t>3.5 PLS-SEM</w:t>
        </w:r>
        <w:r w:rsidR="00126C54" w:rsidRPr="00126C54">
          <w:rPr>
            <w:rStyle w:val="Hyperlink"/>
            <w:rFonts w:ascii="Times New Roman" w:hAnsi="Times New Roman"/>
            <w:noProof/>
            <w:sz w:val="24"/>
          </w:rPr>
          <w:t>结构模型</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_Toc192688326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27</w:t>
        </w:r>
        <w:r w:rsidR="00126C54" w:rsidRPr="00126C54">
          <w:rPr>
            <w:rFonts w:ascii="Times New Roman" w:hAnsi="Times New Roman"/>
            <w:noProof/>
            <w:webHidden/>
            <w:sz w:val="24"/>
          </w:rPr>
          <w:fldChar w:fldCharType="end"/>
        </w:r>
      </w:hyperlink>
    </w:p>
    <w:p w14:paraId="136C9E9D"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27" w:history="1">
        <w:r w:rsidR="00126C54" w:rsidRPr="00126C54">
          <w:rPr>
            <w:rStyle w:val="Hyperlink"/>
            <w:rFonts w:ascii="Times New Roman" w:hAnsi="Times New Roman"/>
            <w:noProof/>
            <w:sz w:val="24"/>
          </w:rPr>
          <w:t xml:space="preserve">3.6 </w:t>
        </w:r>
        <w:r w:rsidR="00126C54" w:rsidRPr="00126C54">
          <w:rPr>
            <w:rStyle w:val="Hyperlink"/>
            <w:rFonts w:ascii="Times New Roman" w:hAnsi="Times New Roman"/>
            <w:noProof/>
            <w:sz w:val="24"/>
          </w:rPr>
          <w:t>问卷预调研</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_Toc192688327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30</w:t>
        </w:r>
        <w:r w:rsidR="00126C54" w:rsidRPr="00126C54">
          <w:rPr>
            <w:rFonts w:ascii="Times New Roman" w:hAnsi="Times New Roman"/>
            <w:noProof/>
            <w:webHidden/>
            <w:sz w:val="24"/>
          </w:rPr>
          <w:fldChar w:fldCharType="end"/>
        </w:r>
      </w:hyperlink>
    </w:p>
    <w:p w14:paraId="490DB14B"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28" w:history="1">
        <w:r w:rsidR="00126C54" w:rsidRPr="00126C54">
          <w:rPr>
            <w:rStyle w:val="Hyperlink"/>
            <w:rFonts w:ascii="Times New Roman" w:hAnsi="Times New Roman"/>
            <w:noProof/>
            <w:sz w:val="24"/>
          </w:rPr>
          <w:t xml:space="preserve">3.7 </w:t>
        </w:r>
        <w:r w:rsidR="00126C54" w:rsidRPr="00126C54">
          <w:rPr>
            <w:rStyle w:val="Hyperlink"/>
            <w:rFonts w:ascii="Times New Roman" w:hAnsi="Times New Roman"/>
            <w:noProof/>
            <w:sz w:val="24"/>
          </w:rPr>
          <w:t>数据收集</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_Toc192688328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33</w:t>
        </w:r>
        <w:r w:rsidR="00126C54" w:rsidRPr="00126C54">
          <w:rPr>
            <w:rFonts w:ascii="Times New Roman" w:hAnsi="Times New Roman"/>
            <w:noProof/>
            <w:webHidden/>
            <w:sz w:val="24"/>
          </w:rPr>
          <w:fldChar w:fldCharType="end"/>
        </w:r>
      </w:hyperlink>
    </w:p>
    <w:p w14:paraId="2D57764B"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29" w:history="1">
        <w:r w:rsidR="00126C54" w:rsidRPr="00126C54">
          <w:rPr>
            <w:rStyle w:val="Hyperlink"/>
            <w:rFonts w:ascii="Times New Roman" w:hAnsi="Times New Roman"/>
            <w:noProof/>
            <w:sz w:val="24"/>
          </w:rPr>
          <w:t xml:space="preserve">3.8 </w:t>
        </w:r>
        <w:r w:rsidR="00126C54" w:rsidRPr="00126C54">
          <w:rPr>
            <w:rStyle w:val="Hyperlink"/>
            <w:rFonts w:ascii="Times New Roman" w:hAnsi="Times New Roman"/>
            <w:noProof/>
            <w:sz w:val="24"/>
          </w:rPr>
          <w:t>结果分析</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_Toc192688329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33</w:t>
        </w:r>
        <w:r w:rsidR="00126C54" w:rsidRPr="00126C54">
          <w:rPr>
            <w:rFonts w:ascii="Times New Roman" w:hAnsi="Times New Roman"/>
            <w:noProof/>
            <w:webHidden/>
            <w:sz w:val="24"/>
          </w:rPr>
          <w:fldChar w:fldCharType="end"/>
        </w:r>
      </w:hyperlink>
    </w:p>
    <w:p w14:paraId="0F61F23E"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30" w:history="1">
        <w:r w:rsidR="00126C54" w:rsidRPr="00126C54">
          <w:rPr>
            <w:rStyle w:val="Hyperlink"/>
            <w:rFonts w:ascii="Times New Roman" w:hAnsi="Times New Roman"/>
            <w:noProof/>
            <w:sz w:val="24"/>
          </w:rPr>
          <w:t xml:space="preserve">3.9 </w:t>
        </w:r>
        <w:r w:rsidR="00126C54" w:rsidRPr="00126C54">
          <w:rPr>
            <w:rStyle w:val="Hyperlink"/>
            <w:rFonts w:ascii="Times New Roman" w:hAnsi="Times New Roman"/>
            <w:noProof/>
            <w:sz w:val="24"/>
          </w:rPr>
          <w:t>讨论</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_Toc192688330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41</w:t>
        </w:r>
        <w:r w:rsidR="00126C54" w:rsidRPr="00126C54">
          <w:rPr>
            <w:rFonts w:ascii="Times New Roman" w:hAnsi="Times New Roman"/>
            <w:noProof/>
            <w:webHidden/>
            <w:sz w:val="24"/>
          </w:rPr>
          <w:fldChar w:fldCharType="end"/>
        </w:r>
      </w:hyperlink>
    </w:p>
    <w:p w14:paraId="3B96E394" w14:textId="77777777" w:rsidR="00126C54" w:rsidRPr="00126C54" w:rsidRDefault="00000000" w:rsidP="00126C54">
      <w:pPr>
        <w:pStyle w:val="TOC1"/>
        <w:tabs>
          <w:tab w:val="right" w:leader="dot" w:pos="8296"/>
        </w:tabs>
        <w:spacing w:line="360" w:lineRule="auto"/>
        <w:rPr>
          <w:rFonts w:ascii="Times New Roman" w:hAnsi="Times New Roman"/>
          <w:noProof/>
          <w:sz w:val="24"/>
          <w:szCs w:val="22"/>
        </w:rPr>
      </w:pPr>
      <w:hyperlink w:anchor="_Toc192688331" w:history="1">
        <w:r w:rsidR="00126C54" w:rsidRPr="00126C54">
          <w:rPr>
            <w:rStyle w:val="Hyperlink"/>
            <w:rFonts w:ascii="Times New Roman" w:hAnsi="Times New Roman"/>
            <w:noProof/>
            <w:sz w:val="24"/>
          </w:rPr>
          <w:t xml:space="preserve">4 </w:t>
        </w:r>
        <w:r w:rsidR="00126C54" w:rsidRPr="00126C54">
          <w:rPr>
            <w:rStyle w:val="Hyperlink"/>
            <w:rFonts w:ascii="Times New Roman" w:hAnsi="Times New Roman"/>
            <w:noProof/>
            <w:sz w:val="24"/>
          </w:rPr>
          <w:t>消费者快递包装回收行为决策信息干预效果研究</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_Toc192688331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43</w:t>
        </w:r>
        <w:r w:rsidR="00126C54" w:rsidRPr="00126C54">
          <w:rPr>
            <w:rFonts w:ascii="Times New Roman" w:hAnsi="Times New Roman"/>
            <w:noProof/>
            <w:webHidden/>
            <w:sz w:val="24"/>
          </w:rPr>
          <w:fldChar w:fldCharType="end"/>
        </w:r>
      </w:hyperlink>
    </w:p>
    <w:p w14:paraId="26A5814E"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32" w:history="1">
        <w:r w:rsidR="00126C54" w:rsidRPr="00126C54">
          <w:rPr>
            <w:rStyle w:val="Hyperlink"/>
            <w:rFonts w:ascii="Times New Roman" w:hAnsi="Times New Roman"/>
            <w:noProof/>
            <w:sz w:val="24"/>
          </w:rPr>
          <w:t xml:space="preserve">4.1 </w:t>
        </w:r>
        <w:r w:rsidR="00126C54" w:rsidRPr="00126C54">
          <w:rPr>
            <w:rStyle w:val="Hyperlink"/>
            <w:rFonts w:ascii="Times New Roman" w:hAnsi="Times New Roman"/>
            <w:noProof/>
            <w:sz w:val="24"/>
          </w:rPr>
          <w:t>实验设计</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_Toc192688332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43</w:t>
        </w:r>
        <w:r w:rsidR="00126C54" w:rsidRPr="00126C54">
          <w:rPr>
            <w:rFonts w:ascii="Times New Roman" w:hAnsi="Times New Roman"/>
            <w:noProof/>
            <w:webHidden/>
            <w:sz w:val="24"/>
          </w:rPr>
          <w:fldChar w:fldCharType="end"/>
        </w:r>
      </w:hyperlink>
    </w:p>
    <w:p w14:paraId="365E4D53"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33" w:history="1">
        <w:r w:rsidR="00126C54" w:rsidRPr="00126C54">
          <w:rPr>
            <w:rStyle w:val="Hyperlink"/>
            <w:rFonts w:ascii="Times New Roman" w:hAnsi="Times New Roman"/>
            <w:noProof/>
            <w:sz w:val="24"/>
          </w:rPr>
          <w:t xml:space="preserve">4.2 </w:t>
        </w:r>
        <w:r w:rsidR="00126C54" w:rsidRPr="00126C54">
          <w:rPr>
            <w:rStyle w:val="Hyperlink"/>
            <w:rFonts w:ascii="Times New Roman" w:hAnsi="Times New Roman"/>
            <w:noProof/>
            <w:sz w:val="24"/>
          </w:rPr>
          <w:t>实验过程</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_Toc192688333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46</w:t>
        </w:r>
        <w:r w:rsidR="00126C54" w:rsidRPr="00126C54">
          <w:rPr>
            <w:rFonts w:ascii="Times New Roman" w:hAnsi="Times New Roman"/>
            <w:noProof/>
            <w:webHidden/>
            <w:sz w:val="24"/>
          </w:rPr>
          <w:fldChar w:fldCharType="end"/>
        </w:r>
      </w:hyperlink>
    </w:p>
    <w:p w14:paraId="5AC947A3"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34" w:history="1">
        <w:r w:rsidR="00126C54" w:rsidRPr="00126C54">
          <w:rPr>
            <w:rStyle w:val="Hyperlink"/>
            <w:rFonts w:ascii="Times New Roman" w:hAnsi="Times New Roman"/>
            <w:noProof/>
            <w:sz w:val="24"/>
          </w:rPr>
          <w:t xml:space="preserve">4.3 </w:t>
        </w:r>
        <w:r w:rsidR="00126C54" w:rsidRPr="00126C54">
          <w:rPr>
            <w:rStyle w:val="Hyperlink"/>
            <w:rFonts w:ascii="Times New Roman" w:hAnsi="Times New Roman"/>
            <w:noProof/>
            <w:sz w:val="24"/>
          </w:rPr>
          <w:t>实验数据分析与结果</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_Toc192688334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48</w:t>
        </w:r>
        <w:r w:rsidR="00126C54" w:rsidRPr="00126C54">
          <w:rPr>
            <w:rFonts w:ascii="Times New Roman" w:hAnsi="Times New Roman"/>
            <w:noProof/>
            <w:webHidden/>
            <w:sz w:val="24"/>
          </w:rPr>
          <w:fldChar w:fldCharType="end"/>
        </w:r>
      </w:hyperlink>
    </w:p>
    <w:p w14:paraId="76CE13ED"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35" w:history="1">
        <w:r w:rsidR="00126C54" w:rsidRPr="00126C54">
          <w:rPr>
            <w:rStyle w:val="Hyperlink"/>
            <w:rFonts w:ascii="Times New Roman" w:hAnsi="Times New Roman"/>
            <w:noProof/>
            <w:sz w:val="24"/>
          </w:rPr>
          <w:t xml:space="preserve">4.4 </w:t>
        </w:r>
        <w:r w:rsidR="00126C54" w:rsidRPr="00126C54">
          <w:rPr>
            <w:rStyle w:val="Hyperlink"/>
            <w:rFonts w:ascii="Times New Roman" w:hAnsi="Times New Roman"/>
            <w:noProof/>
            <w:sz w:val="24"/>
          </w:rPr>
          <w:t>讨论</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_Toc192688335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58</w:t>
        </w:r>
        <w:r w:rsidR="00126C54" w:rsidRPr="00126C54">
          <w:rPr>
            <w:rFonts w:ascii="Times New Roman" w:hAnsi="Times New Roman"/>
            <w:noProof/>
            <w:webHidden/>
            <w:sz w:val="24"/>
          </w:rPr>
          <w:fldChar w:fldCharType="end"/>
        </w:r>
      </w:hyperlink>
    </w:p>
    <w:p w14:paraId="5ADF5186" w14:textId="77777777" w:rsidR="00126C54" w:rsidRPr="00126C54" w:rsidRDefault="00000000" w:rsidP="00126C54">
      <w:pPr>
        <w:pStyle w:val="TOC1"/>
        <w:tabs>
          <w:tab w:val="right" w:leader="dot" w:pos="8296"/>
        </w:tabs>
        <w:spacing w:line="360" w:lineRule="auto"/>
        <w:rPr>
          <w:rFonts w:ascii="Times New Roman" w:hAnsi="Times New Roman"/>
          <w:noProof/>
          <w:sz w:val="24"/>
          <w:szCs w:val="22"/>
        </w:rPr>
      </w:pPr>
      <w:hyperlink w:anchor="_Toc192688336" w:history="1">
        <w:r w:rsidR="00126C54" w:rsidRPr="00126C54">
          <w:rPr>
            <w:rStyle w:val="Hyperlink"/>
            <w:rFonts w:ascii="Times New Roman" w:hAnsi="Times New Roman"/>
            <w:noProof/>
            <w:sz w:val="24"/>
          </w:rPr>
          <w:t xml:space="preserve">5 </w:t>
        </w:r>
        <w:r w:rsidR="00126C54" w:rsidRPr="00126C54">
          <w:rPr>
            <w:rStyle w:val="Hyperlink"/>
            <w:rFonts w:ascii="Times New Roman" w:hAnsi="Times New Roman"/>
            <w:noProof/>
            <w:sz w:val="24"/>
          </w:rPr>
          <w:t>结论与展望</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_Toc192688336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61</w:t>
        </w:r>
        <w:r w:rsidR="00126C54" w:rsidRPr="00126C54">
          <w:rPr>
            <w:rFonts w:ascii="Times New Roman" w:hAnsi="Times New Roman"/>
            <w:noProof/>
            <w:webHidden/>
            <w:sz w:val="24"/>
          </w:rPr>
          <w:fldChar w:fldCharType="end"/>
        </w:r>
      </w:hyperlink>
    </w:p>
    <w:p w14:paraId="44476735"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37" w:history="1">
        <w:r w:rsidR="00126C54" w:rsidRPr="00126C54">
          <w:rPr>
            <w:rStyle w:val="Hyperlink"/>
            <w:rFonts w:ascii="Times New Roman" w:hAnsi="Times New Roman"/>
            <w:noProof/>
            <w:sz w:val="24"/>
          </w:rPr>
          <w:t xml:space="preserve">5.1 </w:t>
        </w:r>
        <w:r w:rsidR="00126C54" w:rsidRPr="00126C54">
          <w:rPr>
            <w:rStyle w:val="Hyperlink"/>
            <w:rFonts w:ascii="Times New Roman" w:hAnsi="Times New Roman"/>
            <w:noProof/>
            <w:sz w:val="24"/>
          </w:rPr>
          <w:t>主要研究结论</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_Toc192688337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61</w:t>
        </w:r>
        <w:r w:rsidR="00126C54" w:rsidRPr="00126C54">
          <w:rPr>
            <w:rFonts w:ascii="Times New Roman" w:hAnsi="Times New Roman"/>
            <w:noProof/>
            <w:webHidden/>
            <w:sz w:val="24"/>
          </w:rPr>
          <w:fldChar w:fldCharType="end"/>
        </w:r>
      </w:hyperlink>
    </w:p>
    <w:p w14:paraId="024F3AD1"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38" w:history="1">
        <w:r w:rsidR="00126C54" w:rsidRPr="00126C54">
          <w:rPr>
            <w:rStyle w:val="Hyperlink"/>
            <w:rFonts w:ascii="Times New Roman" w:hAnsi="Times New Roman"/>
            <w:noProof/>
            <w:sz w:val="24"/>
          </w:rPr>
          <w:t xml:space="preserve">5.2 </w:t>
        </w:r>
        <w:r w:rsidR="00126C54" w:rsidRPr="00126C54">
          <w:rPr>
            <w:rStyle w:val="Hyperlink"/>
            <w:rFonts w:ascii="Times New Roman" w:hAnsi="Times New Roman"/>
            <w:noProof/>
            <w:sz w:val="24"/>
          </w:rPr>
          <w:t>管理启示与建议</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_Toc192688338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63</w:t>
        </w:r>
        <w:r w:rsidR="00126C54" w:rsidRPr="00126C54">
          <w:rPr>
            <w:rFonts w:ascii="Times New Roman" w:hAnsi="Times New Roman"/>
            <w:noProof/>
            <w:webHidden/>
            <w:sz w:val="24"/>
          </w:rPr>
          <w:fldChar w:fldCharType="end"/>
        </w:r>
      </w:hyperlink>
    </w:p>
    <w:p w14:paraId="3490203E" w14:textId="77777777" w:rsidR="00126C54" w:rsidRPr="00126C54" w:rsidRDefault="00000000" w:rsidP="00126C54">
      <w:pPr>
        <w:pStyle w:val="TOC2"/>
        <w:tabs>
          <w:tab w:val="right" w:leader="dot" w:pos="8296"/>
        </w:tabs>
        <w:spacing w:line="360" w:lineRule="auto"/>
        <w:rPr>
          <w:rFonts w:ascii="Times New Roman" w:hAnsi="Times New Roman"/>
          <w:noProof/>
          <w:sz w:val="24"/>
        </w:rPr>
      </w:pPr>
      <w:hyperlink w:anchor="_Toc192688339" w:history="1">
        <w:r w:rsidR="00126C54" w:rsidRPr="00126C54">
          <w:rPr>
            <w:rStyle w:val="Hyperlink"/>
            <w:rFonts w:ascii="Times New Roman" w:hAnsi="Times New Roman"/>
            <w:noProof/>
            <w:sz w:val="24"/>
          </w:rPr>
          <w:t xml:space="preserve">5.3 </w:t>
        </w:r>
        <w:r w:rsidR="00126C54" w:rsidRPr="00126C54">
          <w:rPr>
            <w:rStyle w:val="Hyperlink"/>
            <w:rFonts w:ascii="Times New Roman" w:hAnsi="Times New Roman"/>
            <w:noProof/>
            <w:sz w:val="24"/>
          </w:rPr>
          <w:t>研究局限与展望</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_Toc192688339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64</w:t>
        </w:r>
        <w:r w:rsidR="00126C54" w:rsidRPr="00126C54">
          <w:rPr>
            <w:rFonts w:ascii="Times New Roman" w:hAnsi="Times New Roman"/>
            <w:noProof/>
            <w:webHidden/>
            <w:sz w:val="24"/>
          </w:rPr>
          <w:fldChar w:fldCharType="end"/>
        </w:r>
      </w:hyperlink>
    </w:p>
    <w:p w14:paraId="1831CCD6" w14:textId="77777777" w:rsidR="00126C54" w:rsidRDefault="00000000" w:rsidP="00126C54">
      <w:pPr>
        <w:pStyle w:val="TOC1"/>
        <w:tabs>
          <w:tab w:val="right" w:leader="dot" w:pos="8296"/>
        </w:tabs>
        <w:spacing w:line="360" w:lineRule="auto"/>
        <w:rPr>
          <w:noProof/>
          <w:szCs w:val="22"/>
        </w:rPr>
      </w:pPr>
      <w:hyperlink w:anchor="_Toc192688340" w:history="1">
        <w:r w:rsidR="00126C54" w:rsidRPr="00126C54">
          <w:rPr>
            <w:rStyle w:val="Hyperlink"/>
            <w:rFonts w:ascii="Times New Roman" w:hAnsi="Times New Roman"/>
            <w:noProof/>
            <w:sz w:val="24"/>
          </w:rPr>
          <w:t>参考文献</w:t>
        </w:r>
        <w:r w:rsidR="00126C54" w:rsidRPr="00126C54">
          <w:rPr>
            <w:rFonts w:ascii="Times New Roman" w:hAnsi="Times New Roman"/>
            <w:noProof/>
            <w:webHidden/>
            <w:sz w:val="24"/>
          </w:rPr>
          <w:tab/>
        </w:r>
        <w:r w:rsidR="00126C54" w:rsidRPr="00126C54">
          <w:rPr>
            <w:rFonts w:ascii="Times New Roman" w:hAnsi="Times New Roman"/>
            <w:noProof/>
            <w:webHidden/>
            <w:sz w:val="24"/>
          </w:rPr>
          <w:fldChar w:fldCharType="begin"/>
        </w:r>
        <w:r w:rsidR="00126C54" w:rsidRPr="00126C54">
          <w:rPr>
            <w:rFonts w:ascii="Times New Roman" w:hAnsi="Times New Roman"/>
            <w:noProof/>
            <w:webHidden/>
            <w:sz w:val="24"/>
          </w:rPr>
          <w:instrText xml:space="preserve"> PAGEREF _Toc192688340 \h </w:instrText>
        </w:r>
        <w:r w:rsidR="00126C54" w:rsidRPr="00126C54">
          <w:rPr>
            <w:rFonts w:ascii="Times New Roman" w:hAnsi="Times New Roman"/>
            <w:noProof/>
            <w:webHidden/>
            <w:sz w:val="24"/>
          </w:rPr>
        </w:r>
        <w:r w:rsidR="00126C54" w:rsidRPr="00126C54">
          <w:rPr>
            <w:rFonts w:ascii="Times New Roman" w:hAnsi="Times New Roman"/>
            <w:noProof/>
            <w:webHidden/>
            <w:sz w:val="24"/>
          </w:rPr>
          <w:fldChar w:fldCharType="separate"/>
        </w:r>
        <w:r w:rsidR="00126C54" w:rsidRPr="00126C54">
          <w:rPr>
            <w:rFonts w:ascii="Times New Roman" w:hAnsi="Times New Roman"/>
            <w:noProof/>
            <w:webHidden/>
            <w:sz w:val="24"/>
          </w:rPr>
          <w:t>66</w:t>
        </w:r>
        <w:r w:rsidR="00126C54" w:rsidRPr="00126C54">
          <w:rPr>
            <w:rFonts w:ascii="Times New Roman" w:hAnsi="Times New Roman"/>
            <w:noProof/>
            <w:webHidden/>
            <w:sz w:val="24"/>
          </w:rPr>
          <w:fldChar w:fldCharType="end"/>
        </w:r>
      </w:hyperlink>
    </w:p>
    <w:p w14:paraId="498BDDD9" w14:textId="77777777" w:rsidR="00713B2B" w:rsidRDefault="00126C54">
      <w:pPr>
        <w:pStyle w:val="a3"/>
      </w:pPr>
      <w:r>
        <w:fldChar w:fldCharType="end"/>
      </w:r>
    </w:p>
    <w:p w14:paraId="15CA98D7" w14:textId="77777777" w:rsidR="00713B2B" w:rsidRDefault="00713B2B">
      <w:pPr>
        <w:pStyle w:val="a3"/>
      </w:pPr>
    </w:p>
    <w:p w14:paraId="18561CC4" w14:textId="77777777" w:rsidR="00713B2B" w:rsidRDefault="00713B2B">
      <w:pPr>
        <w:pStyle w:val="a3"/>
      </w:pPr>
    </w:p>
    <w:p w14:paraId="3A9A4892" w14:textId="77777777" w:rsidR="00713B2B" w:rsidRDefault="00713B2B">
      <w:pPr>
        <w:pStyle w:val="a3"/>
      </w:pPr>
    </w:p>
    <w:p w14:paraId="4BDED9D0" w14:textId="77777777" w:rsidR="00713B2B" w:rsidRDefault="00713B2B">
      <w:pPr>
        <w:pStyle w:val="a3"/>
      </w:pPr>
    </w:p>
    <w:p w14:paraId="3F56D30F" w14:textId="77777777" w:rsidR="00713B2B" w:rsidRDefault="00713B2B">
      <w:pPr>
        <w:pStyle w:val="a3"/>
      </w:pPr>
    </w:p>
    <w:p w14:paraId="00EBBFC5" w14:textId="77777777" w:rsidR="00713B2B" w:rsidRDefault="00713B2B">
      <w:pPr>
        <w:pStyle w:val="a3"/>
      </w:pPr>
    </w:p>
    <w:p w14:paraId="6F288975" w14:textId="77777777" w:rsidR="00713B2B" w:rsidRDefault="00713B2B">
      <w:pPr>
        <w:pStyle w:val="a3"/>
      </w:pPr>
    </w:p>
    <w:p w14:paraId="012E43BF" w14:textId="77777777" w:rsidR="00713B2B" w:rsidRDefault="00713B2B">
      <w:pPr>
        <w:pStyle w:val="a3"/>
      </w:pPr>
    </w:p>
    <w:p w14:paraId="66E9A72A" w14:textId="77777777" w:rsidR="00713B2B" w:rsidRDefault="00713B2B">
      <w:pPr>
        <w:pStyle w:val="a3"/>
      </w:pPr>
    </w:p>
    <w:p w14:paraId="2CBED99E" w14:textId="77777777" w:rsidR="00713B2B" w:rsidRDefault="00713B2B">
      <w:pPr>
        <w:pStyle w:val="a3"/>
      </w:pPr>
    </w:p>
    <w:p w14:paraId="30AF3BCB" w14:textId="77777777" w:rsidR="00713B2B" w:rsidRDefault="00713B2B">
      <w:pPr>
        <w:pStyle w:val="a3"/>
      </w:pPr>
    </w:p>
    <w:p w14:paraId="4D95B9D4" w14:textId="77777777" w:rsidR="00713B2B" w:rsidRDefault="00713B2B">
      <w:pPr>
        <w:pStyle w:val="a3"/>
      </w:pPr>
    </w:p>
    <w:p w14:paraId="0406E71D" w14:textId="77777777" w:rsidR="00713B2B" w:rsidRDefault="00713B2B">
      <w:pPr>
        <w:pStyle w:val="a3"/>
      </w:pPr>
    </w:p>
    <w:p w14:paraId="17DD08FF" w14:textId="77777777" w:rsidR="00713B2B" w:rsidRDefault="00713B2B">
      <w:pPr>
        <w:pStyle w:val="a3"/>
      </w:pPr>
    </w:p>
    <w:p w14:paraId="15AEE0BA" w14:textId="77777777" w:rsidR="00713B2B" w:rsidRDefault="00713B2B" w:rsidP="00126C54">
      <w:pPr>
        <w:pStyle w:val="a3"/>
        <w:jc w:val="both"/>
      </w:pPr>
    </w:p>
    <w:p w14:paraId="70EFFAFC" w14:textId="77777777" w:rsidR="00D04354" w:rsidRDefault="00D04354">
      <w:pPr>
        <w:pStyle w:val="a3"/>
      </w:pPr>
      <w:bookmarkStart w:id="3" w:name="_Toc192688306"/>
      <w:r>
        <w:rPr>
          <w:rFonts w:hint="eastAsia"/>
        </w:rPr>
        <w:lastRenderedPageBreak/>
        <w:t>图目录</w:t>
      </w:r>
      <w:bookmarkEnd w:id="3"/>
    </w:p>
    <w:p w14:paraId="417C9753" w14:textId="77777777" w:rsidR="00B82FA9" w:rsidRPr="00B82FA9" w:rsidRDefault="00B82FA9" w:rsidP="00B82FA9">
      <w:pPr>
        <w:pStyle w:val="TableofFigures"/>
        <w:tabs>
          <w:tab w:val="right" w:leader="dot" w:pos="8296"/>
        </w:tabs>
        <w:spacing w:line="360" w:lineRule="auto"/>
        <w:ind w:left="900" w:hanging="480"/>
        <w:rPr>
          <w:rFonts w:ascii="Times New Roman" w:hAnsi="Times New Roman"/>
          <w:noProof/>
          <w:sz w:val="24"/>
          <w:szCs w:val="22"/>
        </w:rPr>
      </w:pPr>
      <w:r w:rsidRPr="00B82FA9">
        <w:rPr>
          <w:rFonts w:ascii="Times New Roman" w:hAnsi="Times New Roman"/>
          <w:sz w:val="24"/>
        </w:rPr>
        <w:fldChar w:fldCharType="begin"/>
      </w:r>
      <w:r w:rsidRPr="00B82FA9">
        <w:rPr>
          <w:rFonts w:ascii="Times New Roman" w:hAnsi="Times New Roman"/>
          <w:sz w:val="24"/>
        </w:rPr>
        <w:instrText xml:space="preserve"> TOC \h \z \t "</w:instrText>
      </w:r>
      <w:r w:rsidRPr="00B82FA9">
        <w:rPr>
          <w:rFonts w:ascii="Times New Roman" w:hAnsi="Times New Roman"/>
          <w:sz w:val="24"/>
        </w:rPr>
        <w:instrText>图目录</w:instrText>
      </w:r>
      <w:r w:rsidRPr="00B82FA9">
        <w:rPr>
          <w:rFonts w:ascii="Times New Roman" w:hAnsi="Times New Roman"/>
          <w:sz w:val="24"/>
        </w:rPr>
        <w:instrText xml:space="preserve">" \c </w:instrText>
      </w:r>
      <w:r w:rsidRPr="00B82FA9">
        <w:rPr>
          <w:rFonts w:ascii="Times New Roman" w:hAnsi="Times New Roman"/>
          <w:sz w:val="24"/>
        </w:rPr>
        <w:fldChar w:fldCharType="separate"/>
      </w:r>
      <w:hyperlink w:anchor="_Toc192689014" w:history="1">
        <w:r w:rsidRPr="00B82FA9">
          <w:rPr>
            <w:rStyle w:val="Hyperlink"/>
            <w:rFonts w:ascii="Times New Roman" w:hAnsi="Times New Roman"/>
            <w:noProof/>
            <w:sz w:val="24"/>
          </w:rPr>
          <w:t>图</w:t>
        </w:r>
        <w:r w:rsidRPr="00B82FA9">
          <w:rPr>
            <w:rStyle w:val="Hyperlink"/>
            <w:rFonts w:ascii="Times New Roman" w:hAnsi="Times New Roman"/>
            <w:noProof/>
            <w:sz w:val="24"/>
          </w:rPr>
          <w:t>1-1 2019-2023</w:t>
        </w:r>
        <w:r w:rsidRPr="00B82FA9">
          <w:rPr>
            <w:rStyle w:val="Hyperlink"/>
            <w:rFonts w:ascii="Times New Roman" w:hAnsi="Times New Roman"/>
            <w:noProof/>
            <w:sz w:val="24"/>
          </w:rPr>
          <w:t>年快递业务发展情况</w:t>
        </w:r>
        <w:r w:rsidRPr="00B82FA9">
          <w:rPr>
            <w:rFonts w:ascii="Times New Roman" w:hAnsi="Times New Roman"/>
            <w:noProof/>
            <w:webHidden/>
            <w:sz w:val="24"/>
          </w:rPr>
          <w:tab/>
        </w:r>
        <w:r w:rsidRPr="00B82FA9">
          <w:rPr>
            <w:rFonts w:ascii="Times New Roman" w:hAnsi="Times New Roman"/>
            <w:noProof/>
            <w:webHidden/>
            <w:sz w:val="24"/>
          </w:rPr>
          <w:fldChar w:fldCharType="begin"/>
        </w:r>
        <w:r w:rsidRPr="00B82FA9">
          <w:rPr>
            <w:rFonts w:ascii="Times New Roman" w:hAnsi="Times New Roman"/>
            <w:noProof/>
            <w:webHidden/>
            <w:sz w:val="24"/>
          </w:rPr>
          <w:instrText xml:space="preserve"> PAGEREF _Toc192689014 \h </w:instrText>
        </w:r>
        <w:r w:rsidRPr="00B82FA9">
          <w:rPr>
            <w:rFonts w:ascii="Times New Roman" w:hAnsi="Times New Roman"/>
            <w:noProof/>
            <w:webHidden/>
            <w:sz w:val="24"/>
          </w:rPr>
        </w:r>
        <w:r w:rsidRPr="00B82FA9">
          <w:rPr>
            <w:rFonts w:ascii="Times New Roman" w:hAnsi="Times New Roman"/>
            <w:noProof/>
            <w:webHidden/>
            <w:sz w:val="24"/>
          </w:rPr>
          <w:fldChar w:fldCharType="separate"/>
        </w:r>
        <w:r w:rsidRPr="00B82FA9">
          <w:rPr>
            <w:rFonts w:ascii="Times New Roman" w:hAnsi="Times New Roman"/>
            <w:noProof/>
            <w:webHidden/>
            <w:sz w:val="24"/>
          </w:rPr>
          <w:t>1</w:t>
        </w:r>
        <w:r w:rsidRPr="00B82FA9">
          <w:rPr>
            <w:rFonts w:ascii="Times New Roman" w:hAnsi="Times New Roman"/>
            <w:noProof/>
            <w:webHidden/>
            <w:sz w:val="24"/>
          </w:rPr>
          <w:fldChar w:fldCharType="end"/>
        </w:r>
      </w:hyperlink>
    </w:p>
    <w:p w14:paraId="63C615B4"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15" w:history="1">
        <w:r w:rsidR="00B82FA9" w:rsidRPr="00B82FA9">
          <w:rPr>
            <w:rStyle w:val="Hyperlink"/>
            <w:rFonts w:ascii="Times New Roman" w:hAnsi="Times New Roman"/>
            <w:noProof/>
            <w:sz w:val="24"/>
          </w:rPr>
          <w:t>图</w:t>
        </w:r>
        <w:r w:rsidR="00B82FA9" w:rsidRPr="00B82FA9">
          <w:rPr>
            <w:rStyle w:val="Hyperlink"/>
            <w:rFonts w:ascii="Times New Roman" w:hAnsi="Times New Roman"/>
            <w:noProof/>
            <w:sz w:val="24"/>
          </w:rPr>
          <w:t xml:space="preserve">1-2 </w:t>
        </w:r>
        <w:r w:rsidR="00B82FA9" w:rsidRPr="00B82FA9">
          <w:rPr>
            <w:rStyle w:val="Hyperlink"/>
            <w:rFonts w:ascii="Times New Roman" w:hAnsi="Times New Roman"/>
            <w:noProof/>
            <w:sz w:val="24"/>
          </w:rPr>
          <w:t>研究问题、方法及内容</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_Toc192689015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6</w:t>
        </w:r>
        <w:r w:rsidR="00B82FA9" w:rsidRPr="00B82FA9">
          <w:rPr>
            <w:rFonts w:ascii="Times New Roman" w:hAnsi="Times New Roman"/>
            <w:noProof/>
            <w:webHidden/>
            <w:sz w:val="24"/>
          </w:rPr>
          <w:fldChar w:fldCharType="end"/>
        </w:r>
      </w:hyperlink>
    </w:p>
    <w:p w14:paraId="413B9054"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16" w:history="1">
        <w:r w:rsidR="00B82FA9" w:rsidRPr="00B82FA9">
          <w:rPr>
            <w:rStyle w:val="Hyperlink"/>
            <w:rFonts w:ascii="Times New Roman" w:hAnsi="Times New Roman"/>
            <w:noProof/>
            <w:sz w:val="24"/>
          </w:rPr>
          <w:t>图</w:t>
        </w:r>
        <w:r w:rsidR="00B82FA9" w:rsidRPr="00B82FA9">
          <w:rPr>
            <w:rStyle w:val="Hyperlink"/>
            <w:rFonts w:ascii="Times New Roman" w:hAnsi="Times New Roman"/>
            <w:noProof/>
            <w:sz w:val="24"/>
          </w:rPr>
          <w:t xml:space="preserve">1-3 </w:t>
        </w:r>
        <w:r w:rsidR="00B82FA9" w:rsidRPr="00B82FA9">
          <w:rPr>
            <w:rStyle w:val="Hyperlink"/>
            <w:rFonts w:ascii="Times New Roman" w:hAnsi="Times New Roman"/>
            <w:noProof/>
            <w:sz w:val="24"/>
          </w:rPr>
          <w:t>技术路线图</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_Toc192689016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8</w:t>
        </w:r>
        <w:r w:rsidR="00B82FA9" w:rsidRPr="00B82FA9">
          <w:rPr>
            <w:rFonts w:ascii="Times New Roman" w:hAnsi="Times New Roman"/>
            <w:noProof/>
            <w:webHidden/>
            <w:sz w:val="24"/>
          </w:rPr>
          <w:fldChar w:fldCharType="end"/>
        </w:r>
      </w:hyperlink>
    </w:p>
    <w:p w14:paraId="251CBC9C"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17" w:history="1">
        <w:r w:rsidR="00B82FA9" w:rsidRPr="00B82FA9">
          <w:rPr>
            <w:rStyle w:val="Hyperlink"/>
            <w:rFonts w:ascii="Times New Roman" w:hAnsi="Times New Roman"/>
            <w:noProof/>
            <w:sz w:val="24"/>
          </w:rPr>
          <w:t>图</w:t>
        </w:r>
        <w:r w:rsidR="00B82FA9" w:rsidRPr="00B82FA9">
          <w:rPr>
            <w:rStyle w:val="Hyperlink"/>
            <w:rFonts w:ascii="Times New Roman" w:hAnsi="Times New Roman"/>
            <w:noProof/>
            <w:sz w:val="24"/>
          </w:rPr>
          <w:t xml:space="preserve">3-1 </w:t>
        </w:r>
        <w:r w:rsidR="00B82FA9" w:rsidRPr="00B82FA9">
          <w:rPr>
            <w:rStyle w:val="Hyperlink"/>
            <w:rFonts w:ascii="Times New Roman" w:hAnsi="Times New Roman"/>
            <w:noProof/>
            <w:sz w:val="24"/>
          </w:rPr>
          <w:t>计划行为理论</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_Toc192689017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19</w:t>
        </w:r>
        <w:r w:rsidR="00B82FA9" w:rsidRPr="00B82FA9">
          <w:rPr>
            <w:rFonts w:ascii="Times New Roman" w:hAnsi="Times New Roman"/>
            <w:noProof/>
            <w:webHidden/>
            <w:sz w:val="24"/>
          </w:rPr>
          <w:fldChar w:fldCharType="end"/>
        </w:r>
      </w:hyperlink>
    </w:p>
    <w:p w14:paraId="5A7C7B32"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18" w:history="1">
        <w:r w:rsidR="00B82FA9" w:rsidRPr="00B82FA9">
          <w:rPr>
            <w:rStyle w:val="Hyperlink"/>
            <w:rFonts w:ascii="Times New Roman" w:hAnsi="Times New Roman"/>
            <w:noProof/>
            <w:sz w:val="24"/>
          </w:rPr>
          <w:t>图</w:t>
        </w:r>
        <w:r w:rsidR="00B82FA9" w:rsidRPr="00B82FA9">
          <w:rPr>
            <w:rStyle w:val="Hyperlink"/>
            <w:rFonts w:ascii="Times New Roman" w:hAnsi="Times New Roman"/>
            <w:noProof/>
            <w:sz w:val="24"/>
          </w:rPr>
          <w:t>3-2 A-B-C</w:t>
        </w:r>
        <w:r w:rsidR="00B82FA9" w:rsidRPr="00B82FA9">
          <w:rPr>
            <w:rStyle w:val="Hyperlink"/>
            <w:rFonts w:ascii="Times New Roman" w:hAnsi="Times New Roman"/>
            <w:noProof/>
            <w:sz w:val="24"/>
          </w:rPr>
          <w:t>理论</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_Toc192689018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20</w:t>
        </w:r>
        <w:r w:rsidR="00B82FA9" w:rsidRPr="00B82FA9">
          <w:rPr>
            <w:rFonts w:ascii="Times New Roman" w:hAnsi="Times New Roman"/>
            <w:noProof/>
            <w:webHidden/>
            <w:sz w:val="24"/>
          </w:rPr>
          <w:fldChar w:fldCharType="end"/>
        </w:r>
      </w:hyperlink>
    </w:p>
    <w:p w14:paraId="748F14C9"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19" w:history="1">
        <w:r w:rsidR="00B82FA9" w:rsidRPr="00B82FA9">
          <w:rPr>
            <w:rStyle w:val="Hyperlink"/>
            <w:rFonts w:ascii="Times New Roman" w:hAnsi="Times New Roman"/>
            <w:noProof/>
            <w:sz w:val="24"/>
          </w:rPr>
          <w:t>图</w:t>
        </w:r>
        <w:r w:rsidR="00B82FA9" w:rsidRPr="00B82FA9">
          <w:rPr>
            <w:rStyle w:val="Hyperlink"/>
            <w:rFonts w:ascii="Times New Roman" w:hAnsi="Times New Roman"/>
            <w:noProof/>
            <w:sz w:val="24"/>
          </w:rPr>
          <w:t xml:space="preserve">3-2 </w:t>
        </w:r>
        <w:r w:rsidR="00B82FA9" w:rsidRPr="00B82FA9">
          <w:rPr>
            <w:rStyle w:val="Hyperlink"/>
            <w:rFonts w:ascii="Times New Roman" w:hAnsi="Times New Roman"/>
            <w:noProof/>
            <w:sz w:val="24"/>
          </w:rPr>
          <w:t>研究结构模型</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_Toc192689019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25</w:t>
        </w:r>
        <w:r w:rsidR="00B82FA9" w:rsidRPr="00B82FA9">
          <w:rPr>
            <w:rFonts w:ascii="Times New Roman" w:hAnsi="Times New Roman"/>
            <w:noProof/>
            <w:webHidden/>
            <w:sz w:val="24"/>
          </w:rPr>
          <w:fldChar w:fldCharType="end"/>
        </w:r>
      </w:hyperlink>
    </w:p>
    <w:p w14:paraId="301D6B3E"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20" w:history="1">
        <w:r w:rsidR="00B82FA9" w:rsidRPr="00B82FA9">
          <w:rPr>
            <w:rStyle w:val="Hyperlink"/>
            <w:rFonts w:ascii="Times New Roman" w:hAnsi="Times New Roman"/>
            <w:noProof/>
            <w:sz w:val="24"/>
          </w:rPr>
          <w:t>图</w:t>
        </w:r>
        <w:r w:rsidR="00B82FA9" w:rsidRPr="00B82FA9">
          <w:rPr>
            <w:rStyle w:val="Hyperlink"/>
            <w:rFonts w:ascii="Times New Roman" w:hAnsi="Times New Roman"/>
            <w:noProof/>
            <w:sz w:val="24"/>
          </w:rPr>
          <w:t>3-3 PLS-SEM</w:t>
        </w:r>
        <w:r w:rsidR="00B82FA9" w:rsidRPr="00B82FA9">
          <w:rPr>
            <w:rStyle w:val="Hyperlink"/>
            <w:rFonts w:ascii="Times New Roman" w:hAnsi="Times New Roman"/>
            <w:noProof/>
            <w:sz w:val="24"/>
          </w:rPr>
          <w:t>分析的模型测试结果</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_Toc192689020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39</w:t>
        </w:r>
        <w:r w:rsidR="00B82FA9" w:rsidRPr="00B82FA9">
          <w:rPr>
            <w:rFonts w:ascii="Times New Roman" w:hAnsi="Times New Roman"/>
            <w:noProof/>
            <w:webHidden/>
            <w:sz w:val="24"/>
          </w:rPr>
          <w:fldChar w:fldCharType="end"/>
        </w:r>
      </w:hyperlink>
    </w:p>
    <w:p w14:paraId="73A7E5B0"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21" w:history="1">
        <w:r w:rsidR="00B82FA9" w:rsidRPr="00B82FA9">
          <w:rPr>
            <w:rStyle w:val="Hyperlink"/>
            <w:rFonts w:ascii="Times New Roman" w:hAnsi="Times New Roman"/>
            <w:noProof/>
            <w:sz w:val="24"/>
          </w:rPr>
          <w:t>图</w:t>
        </w:r>
        <w:r w:rsidR="00B82FA9" w:rsidRPr="00B82FA9">
          <w:rPr>
            <w:rStyle w:val="Hyperlink"/>
            <w:rFonts w:ascii="Times New Roman" w:hAnsi="Times New Roman"/>
            <w:noProof/>
            <w:sz w:val="24"/>
          </w:rPr>
          <w:t xml:space="preserve">3-4 </w:t>
        </w:r>
        <w:r w:rsidR="00B82FA9" w:rsidRPr="00B82FA9">
          <w:rPr>
            <w:rStyle w:val="Hyperlink"/>
            <w:rFonts w:ascii="Times New Roman" w:hAnsi="Times New Roman"/>
            <w:noProof/>
            <w:sz w:val="24"/>
          </w:rPr>
          <w:t>信息宣传调节效应的斜率检验</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_Toc192689021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41</w:t>
        </w:r>
        <w:r w:rsidR="00B82FA9" w:rsidRPr="00B82FA9">
          <w:rPr>
            <w:rFonts w:ascii="Times New Roman" w:hAnsi="Times New Roman"/>
            <w:noProof/>
            <w:webHidden/>
            <w:sz w:val="24"/>
          </w:rPr>
          <w:fldChar w:fldCharType="end"/>
        </w:r>
      </w:hyperlink>
    </w:p>
    <w:p w14:paraId="0B238BAC" w14:textId="77777777" w:rsidR="00D04354" w:rsidRDefault="00B82FA9" w:rsidP="00B82FA9">
      <w:pPr>
        <w:pStyle w:val="a7"/>
      </w:pPr>
      <w:r w:rsidRPr="00B82FA9">
        <w:rPr>
          <w:rFonts w:eastAsiaTheme="minorEastAsia"/>
          <w:sz w:val="24"/>
        </w:rPr>
        <w:fldChar w:fldCharType="end"/>
      </w:r>
    </w:p>
    <w:p w14:paraId="6DB20D57" w14:textId="77777777" w:rsidR="00D04354" w:rsidRDefault="00D04354">
      <w:pPr>
        <w:pStyle w:val="a3"/>
      </w:pPr>
    </w:p>
    <w:p w14:paraId="62B6A3DC" w14:textId="77777777" w:rsidR="00D04354" w:rsidRDefault="00D04354">
      <w:pPr>
        <w:pStyle w:val="a3"/>
      </w:pPr>
    </w:p>
    <w:p w14:paraId="13B9266F" w14:textId="77777777" w:rsidR="00D04354" w:rsidRDefault="00D04354">
      <w:pPr>
        <w:pStyle w:val="a3"/>
      </w:pPr>
    </w:p>
    <w:p w14:paraId="41043F4D" w14:textId="77777777" w:rsidR="00D04354" w:rsidRDefault="00D04354">
      <w:pPr>
        <w:pStyle w:val="a3"/>
      </w:pPr>
    </w:p>
    <w:p w14:paraId="5AFD31AE" w14:textId="77777777" w:rsidR="00D04354" w:rsidRDefault="00D04354">
      <w:pPr>
        <w:pStyle w:val="a3"/>
      </w:pPr>
    </w:p>
    <w:p w14:paraId="3E67CFB4" w14:textId="77777777" w:rsidR="00D04354" w:rsidRDefault="00D04354">
      <w:pPr>
        <w:pStyle w:val="a3"/>
      </w:pPr>
    </w:p>
    <w:p w14:paraId="2F981105" w14:textId="77777777" w:rsidR="00D04354" w:rsidRDefault="00D04354">
      <w:pPr>
        <w:pStyle w:val="a3"/>
      </w:pPr>
    </w:p>
    <w:p w14:paraId="77D1C47B" w14:textId="77777777" w:rsidR="00D04354" w:rsidRDefault="00D04354">
      <w:pPr>
        <w:pStyle w:val="a3"/>
      </w:pPr>
    </w:p>
    <w:p w14:paraId="456B9074" w14:textId="77777777" w:rsidR="00D04354" w:rsidRDefault="00D04354">
      <w:pPr>
        <w:pStyle w:val="a3"/>
      </w:pPr>
    </w:p>
    <w:p w14:paraId="4A919007" w14:textId="77777777" w:rsidR="00D04354" w:rsidRDefault="00D04354">
      <w:pPr>
        <w:pStyle w:val="a3"/>
      </w:pPr>
    </w:p>
    <w:p w14:paraId="4D4F26DF" w14:textId="77777777" w:rsidR="00D04354" w:rsidRDefault="00D04354">
      <w:pPr>
        <w:pStyle w:val="a3"/>
      </w:pPr>
    </w:p>
    <w:p w14:paraId="70931A0B" w14:textId="77777777" w:rsidR="00D04354" w:rsidRDefault="00D04354">
      <w:pPr>
        <w:pStyle w:val="a3"/>
      </w:pPr>
    </w:p>
    <w:p w14:paraId="565AFA73" w14:textId="77777777" w:rsidR="00D04354" w:rsidRDefault="00D04354">
      <w:pPr>
        <w:pStyle w:val="a3"/>
      </w:pPr>
    </w:p>
    <w:p w14:paraId="7B4701B0" w14:textId="77777777" w:rsidR="00363098" w:rsidRDefault="00363098" w:rsidP="00B82FA9">
      <w:pPr>
        <w:pStyle w:val="a3"/>
        <w:jc w:val="both"/>
      </w:pPr>
    </w:p>
    <w:p w14:paraId="6E18BD10" w14:textId="77777777" w:rsidR="00D04354" w:rsidRDefault="00D04354">
      <w:pPr>
        <w:pStyle w:val="a3"/>
      </w:pPr>
      <w:bookmarkStart w:id="4" w:name="_Toc192688307"/>
      <w:r>
        <w:rPr>
          <w:rFonts w:hint="eastAsia"/>
        </w:rPr>
        <w:lastRenderedPageBreak/>
        <w:t>表目录</w:t>
      </w:r>
      <w:bookmarkEnd w:id="4"/>
    </w:p>
    <w:p w14:paraId="461A0007" w14:textId="77777777" w:rsidR="00B82FA9" w:rsidRPr="00B82FA9" w:rsidRDefault="00B82FA9" w:rsidP="00B82FA9">
      <w:pPr>
        <w:pStyle w:val="TableofFigures"/>
        <w:tabs>
          <w:tab w:val="right" w:leader="dot" w:pos="8296"/>
        </w:tabs>
        <w:spacing w:line="360" w:lineRule="auto"/>
        <w:ind w:left="840" w:hanging="420"/>
        <w:rPr>
          <w:rFonts w:ascii="Times New Roman" w:hAnsi="Times New Roman"/>
          <w:noProof/>
          <w:sz w:val="24"/>
          <w:szCs w:val="22"/>
        </w:rPr>
      </w:pPr>
      <w:r>
        <w:fldChar w:fldCharType="begin"/>
      </w:r>
      <w:r>
        <w:instrText xml:space="preserve"> TOC \h \z \t "</w:instrText>
      </w:r>
      <w:r>
        <w:instrText>表目录</w:instrText>
      </w:r>
      <w:r>
        <w:instrText xml:space="preserve">" \c </w:instrText>
      </w:r>
      <w:r>
        <w:fldChar w:fldCharType="separate"/>
      </w:r>
      <w:hyperlink w:anchor="_Toc192689086" w:history="1">
        <w:r w:rsidRPr="00B82FA9">
          <w:rPr>
            <w:rStyle w:val="Hyperlink"/>
            <w:rFonts w:ascii="Times New Roman" w:hAnsi="Times New Roman"/>
            <w:noProof/>
            <w:sz w:val="24"/>
          </w:rPr>
          <w:t>表</w:t>
        </w:r>
        <w:r w:rsidRPr="00B82FA9">
          <w:rPr>
            <w:rStyle w:val="Hyperlink"/>
            <w:rFonts w:ascii="Times New Roman" w:hAnsi="Times New Roman"/>
            <w:noProof/>
            <w:sz w:val="24"/>
          </w:rPr>
          <w:t xml:space="preserve">3-1 </w:t>
        </w:r>
        <w:r w:rsidRPr="00B82FA9">
          <w:rPr>
            <w:rStyle w:val="Hyperlink"/>
            <w:rFonts w:ascii="Times New Roman" w:hAnsi="Times New Roman"/>
            <w:noProof/>
            <w:sz w:val="24"/>
          </w:rPr>
          <w:t>变量和测量题项</w:t>
        </w:r>
        <w:r w:rsidRPr="00B82FA9">
          <w:rPr>
            <w:rFonts w:ascii="Times New Roman" w:hAnsi="Times New Roman"/>
            <w:noProof/>
            <w:webHidden/>
            <w:sz w:val="24"/>
          </w:rPr>
          <w:tab/>
        </w:r>
        <w:r w:rsidRPr="00B82FA9">
          <w:rPr>
            <w:rFonts w:ascii="Times New Roman" w:hAnsi="Times New Roman"/>
            <w:noProof/>
            <w:webHidden/>
            <w:sz w:val="24"/>
          </w:rPr>
          <w:fldChar w:fldCharType="begin"/>
        </w:r>
        <w:r w:rsidRPr="00B82FA9">
          <w:rPr>
            <w:rFonts w:ascii="Times New Roman" w:hAnsi="Times New Roman"/>
            <w:noProof/>
            <w:webHidden/>
            <w:sz w:val="24"/>
          </w:rPr>
          <w:instrText xml:space="preserve"> PAGEREF _Toc192689086 \h </w:instrText>
        </w:r>
        <w:r w:rsidRPr="00B82FA9">
          <w:rPr>
            <w:rFonts w:ascii="Times New Roman" w:hAnsi="Times New Roman"/>
            <w:noProof/>
            <w:webHidden/>
            <w:sz w:val="24"/>
          </w:rPr>
        </w:r>
        <w:r w:rsidRPr="00B82FA9">
          <w:rPr>
            <w:rFonts w:ascii="Times New Roman" w:hAnsi="Times New Roman"/>
            <w:noProof/>
            <w:webHidden/>
            <w:sz w:val="24"/>
          </w:rPr>
          <w:fldChar w:fldCharType="separate"/>
        </w:r>
        <w:r w:rsidRPr="00B82FA9">
          <w:rPr>
            <w:rFonts w:ascii="Times New Roman" w:hAnsi="Times New Roman"/>
            <w:noProof/>
            <w:webHidden/>
            <w:sz w:val="24"/>
          </w:rPr>
          <w:t>25</w:t>
        </w:r>
        <w:r w:rsidRPr="00B82FA9">
          <w:rPr>
            <w:rFonts w:ascii="Times New Roman" w:hAnsi="Times New Roman"/>
            <w:noProof/>
            <w:webHidden/>
            <w:sz w:val="24"/>
          </w:rPr>
          <w:fldChar w:fldCharType="end"/>
        </w:r>
      </w:hyperlink>
    </w:p>
    <w:p w14:paraId="6E7FF810"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87"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3-2 </w:t>
        </w:r>
        <w:r w:rsidR="00B82FA9" w:rsidRPr="00B82FA9">
          <w:rPr>
            <w:rStyle w:val="Hyperlink"/>
            <w:rFonts w:ascii="Times New Roman" w:hAnsi="Times New Roman"/>
            <w:noProof/>
            <w:sz w:val="24"/>
          </w:rPr>
          <w:t>预调研样本描述性统计表</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_Toc192689087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30</w:t>
        </w:r>
        <w:r w:rsidR="00B82FA9" w:rsidRPr="00B82FA9">
          <w:rPr>
            <w:rFonts w:ascii="Times New Roman" w:hAnsi="Times New Roman"/>
            <w:noProof/>
            <w:webHidden/>
            <w:sz w:val="24"/>
          </w:rPr>
          <w:fldChar w:fldCharType="end"/>
        </w:r>
      </w:hyperlink>
    </w:p>
    <w:p w14:paraId="3E5C70C1"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88" w:history="1">
        <w:r w:rsidR="00B82FA9" w:rsidRPr="00B82FA9">
          <w:rPr>
            <w:rStyle w:val="Hyperlink"/>
            <w:rFonts w:ascii="Times New Roman" w:hAnsi="Times New Roman"/>
            <w:noProof/>
            <w:sz w:val="24"/>
          </w:rPr>
          <w:t>表</w:t>
        </w:r>
        <w:r w:rsidR="00B82FA9" w:rsidRPr="00B82FA9">
          <w:rPr>
            <w:rStyle w:val="Hyperlink"/>
            <w:rFonts w:ascii="Times New Roman" w:hAnsi="Times New Roman" w:cs="Times New Roman"/>
            <w:noProof/>
            <w:sz w:val="24"/>
          </w:rPr>
          <w:t>3-3</w:t>
        </w:r>
        <w:r w:rsidR="00B82FA9" w:rsidRPr="00B82FA9">
          <w:rPr>
            <w:rStyle w:val="Hyperlink"/>
            <w:rFonts w:ascii="Times New Roman" w:hAnsi="Times New Roman"/>
            <w:noProof/>
            <w:sz w:val="24"/>
          </w:rPr>
          <w:t xml:space="preserve"> </w:t>
        </w:r>
        <w:r w:rsidR="00B82FA9" w:rsidRPr="00B82FA9">
          <w:rPr>
            <w:rStyle w:val="Hyperlink"/>
            <w:rFonts w:ascii="Times New Roman" w:hAnsi="Times New Roman"/>
            <w:noProof/>
            <w:sz w:val="24"/>
          </w:rPr>
          <w:t>测量模型信度和收敛效度相关指标</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_Toc192689088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30</w:t>
        </w:r>
        <w:r w:rsidR="00B82FA9" w:rsidRPr="00B82FA9">
          <w:rPr>
            <w:rFonts w:ascii="Times New Roman" w:hAnsi="Times New Roman"/>
            <w:noProof/>
            <w:webHidden/>
            <w:sz w:val="24"/>
          </w:rPr>
          <w:fldChar w:fldCharType="end"/>
        </w:r>
      </w:hyperlink>
    </w:p>
    <w:p w14:paraId="7B5E682A"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89"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3-4 </w:t>
        </w:r>
        <w:r w:rsidR="00B82FA9" w:rsidRPr="00B82FA9">
          <w:rPr>
            <w:rStyle w:val="Hyperlink"/>
            <w:rFonts w:ascii="Times New Roman" w:hAnsi="Times New Roman"/>
            <w:noProof/>
            <w:sz w:val="24"/>
          </w:rPr>
          <w:t>测量题项的因子载荷和交叉载荷</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_Toc192689089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31</w:t>
        </w:r>
        <w:r w:rsidR="00B82FA9" w:rsidRPr="00B82FA9">
          <w:rPr>
            <w:rFonts w:ascii="Times New Roman" w:hAnsi="Times New Roman"/>
            <w:noProof/>
            <w:webHidden/>
            <w:sz w:val="24"/>
          </w:rPr>
          <w:fldChar w:fldCharType="end"/>
        </w:r>
      </w:hyperlink>
    </w:p>
    <w:p w14:paraId="6FCEFB1B"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90"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3-5 Fornell-Larker</w:t>
        </w:r>
        <w:r w:rsidR="00B82FA9" w:rsidRPr="00B82FA9">
          <w:rPr>
            <w:rStyle w:val="Hyperlink"/>
            <w:rFonts w:ascii="Times New Roman" w:hAnsi="Times New Roman"/>
            <w:noProof/>
            <w:sz w:val="24"/>
          </w:rPr>
          <w:t>标准结果</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_Toc192689090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32</w:t>
        </w:r>
        <w:r w:rsidR="00B82FA9" w:rsidRPr="00B82FA9">
          <w:rPr>
            <w:rFonts w:ascii="Times New Roman" w:hAnsi="Times New Roman"/>
            <w:noProof/>
            <w:webHidden/>
            <w:sz w:val="24"/>
          </w:rPr>
          <w:fldChar w:fldCharType="end"/>
        </w:r>
      </w:hyperlink>
    </w:p>
    <w:p w14:paraId="728431B8"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91"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3-6 HTMT</w:t>
        </w:r>
        <w:r w:rsidR="00B82FA9" w:rsidRPr="00B82FA9">
          <w:rPr>
            <w:rStyle w:val="Hyperlink"/>
            <w:rFonts w:ascii="Times New Roman" w:hAnsi="Times New Roman"/>
            <w:noProof/>
            <w:sz w:val="24"/>
          </w:rPr>
          <w:t>标准结果</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_Toc192689091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33</w:t>
        </w:r>
        <w:r w:rsidR="00B82FA9" w:rsidRPr="00B82FA9">
          <w:rPr>
            <w:rFonts w:ascii="Times New Roman" w:hAnsi="Times New Roman"/>
            <w:noProof/>
            <w:webHidden/>
            <w:sz w:val="24"/>
          </w:rPr>
          <w:fldChar w:fldCharType="end"/>
        </w:r>
      </w:hyperlink>
    </w:p>
    <w:p w14:paraId="547443DF"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92"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3-7 </w:t>
        </w:r>
        <w:r w:rsidR="00B82FA9" w:rsidRPr="00B82FA9">
          <w:rPr>
            <w:rStyle w:val="Hyperlink"/>
            <w:rFonts w:ascii="Times New Roman" w:hAnsi="Times New Roman"/>
            <w:noProof/>
            <w:sz w:val="24"/>
          </w:rPr>
          <w:t>样本描述性统计</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_Toc192689092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33</w:t>
        </w:r>
        <w:r w:rsidR="00B82FA9" w:rsidRPr="00B82FA9">
          <w:rPr>
            <w:rFonts w:ascii="Times New Roman" w:hAnsi="Times New Roman"/>
            <w:noProof/>
            <w:webHidden/>
            <w:sz w:val="24"/>
          </w:rPr>
          <w:fldChar w:fldCharType="end"/>
        </w:r>
      </w:hyperlink>
    </w:p>
    <w:p w14:paraId="0B5CAEBC"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93"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3</w:t>
        </w:r>
        <w:r w:rsidR="00B82FA9" w:rsidRPr="00B82FA9">
          <w:rPr>
            <w:rStyle w:val="Hyperlink"/>
            <w:rFonts w:ascii="Times New Roman" w:hAnsi="Times New Roman"/>
            <w:noProof/>
            <w:sz w:val="24"/>
          </w:rPr>
          <w:noBreakHyphen/>
          <w:t xml:space="preserve">8 </w:t>
        </w:r>
        <w:r w:rsidR="00B82FA9" w:rsidRPr="00B82FA9">
          <w:rPr>
            <w:rStyle w:val="Hyperlink"/>
            <w:rFonts w:ascii="Times New Roman" w:hAnsi="Times New Roman"/>
            <w:noProof/>
            <w:sz w:val="24"/>
          </w:rPr>
          <w:t>变量的描述性统计</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_Toc192689093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34</w:t>
        </w:r>
        <w:r w:rsidR="00B82FA9" w:rsidRPr="00B82FA9">
          <w:rPr>
            <w:rFonts w:ascii="Times New Roman" w:hAnsi="Times New Roman"/>
            <w:noProof/>
            <w:webHidden/>
            <w:sz w:val="24"/>
          </w:rPr>
          <w:fldChar w:fldCharType="end"/>
        </w:r>
      </w:hyperlink>
    </w:p>
    <w:p w14:paraId="7DA82B46"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94"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3</w:t>
        </w:r>
        <w:r w:rsidR="00B82FA9" w:rsidRPr="00B82FA9">
          <w:rPr>
            <w:rStyle w:val="Hyperlink"/>
            <w:rFonts w:ascii="Times New Roman" w:hAnsi="Times New Roman"/>
            <w:noProof/>
            <w:sz w:val="24"/>
          </w:rPr>
          <w:noBreakHyphen/>
          <w:t xml:space="preserve">9 </w:t>
        </w:r>
        <w:r w:rsidR="00B82FA9" w:rsidRPr="00B82FA9">
          <w:rPr>
            <w:rStyle w:val="Hyperlink"/>
            <w:rFonts w:ascii="Times New Roman" w:hAnsi="Times New Roman"/>
            <w:noProof/>
            <w:sz w:val="24"/>
          </w:rPr>
          <w:t>测量模型信度和收敛效度相关指标</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_Toc192689094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35</w:t>
        </w:r>
        <w:r w:rsidR="00B82FA9" w:rsidRPr="00B82FA9">
          <w:rPr>
            <w:rFonts w:ascii="Times New Roman" w:hAnsi="Times New Roman"/>
            <w:noProof/>
            <w:webHidden/>
            <w:sz w:val="24"/>
          </w:rPr>
          <w:fldChar w:fldCharType="end"/>
        </w:r>
      </w:hyperlink>
    </w:p>
    <w:p w14:paraId="3791197C"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95"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3</w:t>
        </w:r>
        <w:r w:rsidR="00B82FA9" w:rsidRPr="00B82FA9">
          <w:rPr>
            <w:rStyle w:val="Hyperlink"/>
            <w:rFonts w:ascii="Times New Roman" w:hAnsi="Times New Roman"/>
            <w:noProof/>
            <w:sz w:val="24"/>
          </w:rPr>
          <w:noBreakHyphen/>
          <w:t>10 Fornell-Larker</w:t>
        </w:r>
        <w:r w:rsidR="00B82FA9" w:rsidRPr="00B82FA9">
          <w:rPr>
            <w:rStyle w:val="Hyperlink"/>
            <w:rFonts w:ascii="Times New Roman" w:hAnsi="Times New Roman"/>
            <w:noProof/>
            <w:sz w:val="24"/>
          </w:rPr>
          <w:t>标准结果</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_Toc192689095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36</w:t>
        </w:r>
        <w:r w:rsidR="00B82FA9" w:rsidRPr="00B82FA9">
          <w:rPr>
            <w:rFonts w:ascii="Times New Roman" w:hAnsi="Times New Roman"/>
            <w:noProof/>
            <w:webHidden/>
            <w:sz w:val="24"/>
          </w:rPr>
          <w:fldChar w:fldCharType="end"/>
        </w:r>
      </w:hyperlink>
    </w:p>
    <w:p w14:paraId="548B8A07"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96"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3</w:t>
        </w:r>
        <w:r w:rsidR="00B82FA9" w:rsidRPr="00B82FA9">
          <w:rPr>
            <w:rStyle w:val="Hyperlink"/>
            <w:rFonts w:ascii="Times New Roman" w:hAnsi="Times New Roman"/>
            <w:noProof/>
            <w:sz w:val="24"/>
          </w:rPr>
          <w:noBreakHyphen/>
          <w:t>11 HTMT</w:t>
        </w:r>
        <w:r w:rsidR="00B82FA9" w:rsidRPr="00B82FA9">
          <w:rPr>
            <w:rStyle w:val="Hyperlink"/>
            <w:rFonts w:ascii="Times New Roman" w:hAnsi="Times New Roman"/>
            <w:noProof/>
            <w:sz w:val="24"/>
          </w:rPr>
          <w:t>标准结果</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_Toc192689096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36</w:t>
        </w:r>
        <w:r w:rsidR="00B82FA9" w:rsidRPr="00B82FA9">
          <w:rPr>
            <w:rFonts w:ascii="Times New Roman" w:hAnsi="Times New Roman"/>
            <w:noProof/>
            <w:webHidden/>
            <w:sz w:val="24"/>
          </w:rPr>
          <w:fldChar w:fldCharType="end"/>
        </w:r>
      </w:hyperlink>
    </w:p>
    <w:p w14:paraId="083B2289"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97"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3</w:t>
        </w:r>
        <w:r w:rsidR="00B82FA9" w:rsidRPr="00B82FA9">
          <w:rPr>
            <w:rStyle w:val="Hyperlink"/>
            <w:rFonts w:ascii="Times New Roman" w:hAnsi="Times New Roman"/>
            <w:noProof/>
            <w:sz w:val="24"/>
          </w:rPr>
          <w:noBreakHyphen/>
          <w:t>12</w:t>
        </w:r>
        <w:r w:rsidR="00B82FA9" w:rsidRPr="00B82FA9">
          <w:rPr>
            <w:rStyle w:val="Hyperlink"/>
            <w:rFonts w:ascii="Times New Roman" w:hAnsi="Times New Roman"/>
            <w:noProof/>
            <w:sz w:val="24"/>
          </w:rPr>
          <w:t>测量题项的因子载荷和交叉载荷</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_Toc192689097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36</w:t>
        </w:r>
        <w:r w:rsidR="00B82FA9" w:rsidRPr="00B82FA9">
          <w:rPr>
            <w:rFonts w:ascii="Times New Roman" w:hAnsi="Times New Roman"/>
            <w:noProof/>
            <w:webHidden/>
            <w:sz w:val="24"/>
          </w:rPr>
          <w:fldChar w:fldCharType="end"/>
        </w:r>
      </w:hyperlink>
    </w:p>
    <w:p w14:paraId="5FA89C23"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98"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3-13 </w:t>
        </w:r>
        <w:r w:rsidR="00B82FA9" w:rsidRPr="00B82FA9">
          <w:rPr>
            <w:rStyle w:val="Hyperlink"/>
            <w:rFonts w:ascii="Times New Roman" w:hAnsi="Times New Roman"/>
            <w:noProof/>
            <w:sz w:val="24"/>
          </w:rPr>
          <w:t>变量的预测能力</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_Toc192689098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37</w:t>
        </w:r>
        <w:r w:rsidR="00B82FA9" w:rsidRPr="00B82FA9">
          <w:rPr>
            <w:rFonts w:ascii="Times New Roman" w:hAnsi="Times New Roman"/>
            <w:noProof/>
            <w:webHidden/>
            <w:sz w:val="24"/>
          </w:rPr>
          <w:fldChar w:fldCharType="end"/>
        </w:r>
      </w:hyperlink>
    </w:p>
    <w:p w14:paraId="627AD7A9"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099"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3</w:t>
        </w:r>
        <w:r w:rsidR="00B82FA9" w:rsidRPr="00B82FA9">
          <w:rPr>
            <w:rStyle w:val="Hyperlink"/>
            <w:rFonts w:ascii="Times New Roman" w:hAnsi="Times New Roman"/>
            <w:noProof/>
            <w:sz w:val="24"/>
          </w:rPr>
          <w:noBreakHyphen/>
          <w:t xml:space="preserve">14 </w:t>
        </w:r>
        <w:r w:rsidR="00B82FA9" w:rsidRPr="00B82FA9">
          <w:rPr>
            <w:rStyle w:val="Hyperlink"/>
            <w:rFonts w:ascii="Times New Roman" w:hAnsi="Times New Roman"/>
            <w:noProof/>
            <w:sz w:val="24"/>
          </w:rPr>
          <w:t>模型路径分析与相关假设检验</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_Toc192689099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38</w:t>
        </w:r>
        <w:r w:rsidR="00B82FA9" w:rsidRPr="00B82FA9">
          <w:rPr>
            <w:rFonts w:ascii="Times New Roman" w:hAnsi="Times New Roman"/>
            <w:noProof/>
            <w:webHidden/>
            <w:sz w:val="24"/>
          </w:rPr>
          <w:fldChar w:fldCharType="end"/>
        </w:r>
      </w:hyperlink>
    </w:p>
    <w:p w14:paraId="1DB04C48"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00"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3-15 </w:t>
        </w:r>
        <w:r w:rsidR="00B82FA9" w:rsidRPr="00B82FA9">
          <w:rPr>
            <w:rStyle w:val="Hyperlink"/>
            <w:rFonts w:ascii="Times New Roman" w:hAnsi="Times New Roman"/>
            <w:noProof/>
            <w:sz w:val="24"/>
          </w:rPr>
          <w:t>中介效应影响路径</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_Toc192689100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39</w:t>
        </w:r>
        <w:r w:rsidR="00B82FA9" w:rsidRPr="00B82FA9">
          <w:rPr>
            <w:rFonts w:ascii="Times New Roman" w:hAnsi="Times New Roman"/>
            <w:noProof/>
            <w:webHidden/>
            <w:sz w:val="24"/>
          </w:rPr>
          <w:fldChar w:fldCharType="end"/>
        </w:r>
      </w:hyperlink>
    </w:p>
    <w:p w14:paraId="0F6B307D"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01"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3-16 </w:t>
        </w:r>
        <w:r w:rsidR="00B82FA9" w:rsidRPr="00B82FA9">
          <w:rPr>
            <w:rStyle w:val="Hyperlink"/>
            <w:rFonts w:ascii="Times New Roman" w:hAnsi="Times New Roman"/>
            <w:noProof/>
            <w:sz w:val="24"/>
          </w:rPr>
          <w:t>信息宣传对回收意愿的调节作用</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_Toc192689101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40</w:t>
        </w:r>
        <w:r w:rsidR="00B82FA9" w:rsidRPr="00B82FA9">
          <w:rPr>
            <w:rFonts w:ascii="Times New Roman" w:hAnsi="Times New Roman"/>
            <w:noProof/>
            <w:webHidden/>
            <w:sz w:val="24"/>
          </w:rPr>
          <w:fldChar w:fldCharType="end"/>
        </w:r>
      </w:hyperlink>
    </w:p>
    <w:p w14:paraId="1E2FE615"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02"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4-1 </w:t>
        </w:r>
        <w:r w:rsidR="00B82FA9" w:rsidRPr="00B82FA9">
          <w:rPr>
            <w:rStyle w:val="Hyperlink"/>
            <w:rFonts w:ascii="Times New Roman" w:hAnsi="Times New Roman"/>
            <w:noProof/>
            <w:sz w:val="24"/>
          </w:rPr>
          <w:t>变量和测量题项</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_Toc192689102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45</w:t>
        </w:r>
        <w:r w:rsidR="00B82FA9" w:rsidRPr="00B82FA9">
          <w:rPr>
            <w:rFonts w:ascii="Times New Roman" w:hAnsi="Times New Roman"/>
            <w:noProof/>
            <w:webHidden/>
            <w:sz w:val="24"/>
          </w:rPr>
          <w:fldChar w:fldCharType="end"/>
        </w:r>
      </w:hyperlink>
    </w:p>
    <w:p w14:paraId="2E9A6FB9"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03"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4-2 </w:t>
        </w:r>
        <w:r w:rsidR="00B82FA9" w:rsidRPr="00B82FA9">
          <w:rPr>
            <w:rStyle w:val="Hyperlink"/>
            <w:rFonts w:ascii="Times New Roman" w:hAnsi="Times New Roman"/>
            <w:noProof/>
            <w:sz w:val="24"/>
          </w:rPr>
          <w:t>参与者的描述性统计分析</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_Toc192689103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47</w:t>
        </w:r>
        <w:r w:rsidR="00B82FA9" w:rsidRPr="00B82FA9">
          <w:rPr>
            <w:rFonts w:ascii="Times New Roman" w:hAnsi="Times New Roman"/>
            <w:noProof/>
            <w:webHidden/>
            <w:sz w:val="24"/>
          </w:rPr>
          <w:fldChar w:fldCharType="end"/>
        </w:r>
      </w:hyperlink>
    </w:p>
    <w:p w14:paraId="75BCD99B"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04"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4-3 </w:t>
        </w:r>
        <w:r w:rsidR="00B82FA9" w:rsidRPr="00B82FA9">
          <w:rPr>
            <w:rStyle w:val="Hyperlink"/>
            <w:rFonts w:ascii="Times New Roman" w:hAnsi="Times New Roman"/>
            <w:noProof/>
            <w:sz w:val="24"/>
          </w:rPr>
          <w:t>不同组别的回收意愿及回收行为的差异性分析</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_Toc192689104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48</w:t>
        </w:r>
        <w:r w:rsidR="00B82FA9" w:rsidRPr="00B82FA9">
          <w:rPr>
            <w:rFonts w:ascii="Times New Roman" w:hAnsi="Times New Roman"/>
            <w:noProof/>
            <w:webHidden/>
            <w:sz w:val="24"/>
          </w:rPr>
          <w:fldChar w:fldCharType="end"/>
        </w:r>
      </w:hyperlink>
    </w:p>
    <w:p w14:paraId="68F5017F"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05"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4-4 </w:t>
        </w:r>
        <w:r w:rsidR="00B82FA9" w:rsidRPr="00B82FA9">
          <w:rPr>
            <w:rStyle w:val="Hyperlink"/>
            <w:rFonts w:ascii="Times New Roman" w:hAnsi="Times New Roman"/>
            <w:noProof/>
            <w:sz w:val="24"/>
          </w:rPr>
          <w:t>回收意愿与回收行为的重复测量方差分析结果</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_Toc192689105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49</w:t>
        </w:r>
        <w:r w:rsidR="00B82FA9" w:rsidRPr="00B82FA9">
          <w:rPr>
            <w:rFonts w:ascii="Times New Roman" w:hAnsi="Times New Roman"/>
            <w:noProof/>
            <w:webHidden/>
            <w:sz w:val="24"/>
          </w:rPr>
          <w:fldChar w:fldCharType="end"/>
        </w:r>
      </w:hyperlink>
    </w:p>
    <w:p w14:paraId="1A475E73"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06"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4-5 </w:t>
        </w:r>
        <w:r w:rsidR="00B82FA9" w:rsidRPr="00B82FA9">
          <w:rPr>
            <w:rStyle w:val="Hyperlink"/>
            <w:rFonts w:ascii="Times New Roman" w:hAnsi="Times New Roman"/>
            <w:noProof/>
            <w:sz w:val="24"/>
          </w:rPr>
          <w:t>回收意愿与回收行为的成对比较分析</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_Toc192689106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49</w:t>
        </w:r>
        <w:r w:rsidR="00B82FA9" w:rsidRPr="00B82FA9">
          <w:rPr>
            <w:rFonts w:ascii="Times New Roman" w:hAnsi="Times New Roman"/>
            <w:noProof/>
            <w:webHidden/>
            <w:sz w:val="24"/>
          </w:rPr>
          <w:fldChar w:fldCharType="end"/>
        </w:r>
      </w:hyperlink>
    </w:p>
    <w:p w14:paraId="3EFF182D"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07"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4-6 </w:t>
        </w:r>
        <w:r w:rsidR="00B82FA9" w:rsidRPr="00B82FA9">
          <w:rPr>
            <w:rStyle w:val="Hyperlink"/>
            <w:rFonts w:ascii="Times New Roman" w:hAnsi="Times New Roman"/>
            <w:noProof/>
            <w:sz w:val="24"/>
          </w:rPr>
          <w:t>不同频率与语言强度的独立样本</w:t>
        </w:r>
        <w:r w:rsidR="00B82FA9" w:rsidRPr="00B82FA9">
          <w:rPr>
            <w:rStyle w:val="Hyperlink"/>
            <w:rFonts w:ascii="Times New Roman" w:hAnsi="Times New Roman"/>
            <w:noProof/>
            <w:sz w:val="24"/>
          </w:rPr>
          <w:t>t</w:t>
        </w:r>
        <w:r w:rsidR="00B82FA9" w:rsidRPr="00B82FA9">
          <w:rPr>
            <w:rStyle w:val="Hyperlink"/>
            <w:rFonts w:ascii="Times New Roman" w:hAnsi="Times New Roman"/>
            <w:noProof/>
            <w:sz w:val="24"/>
          </w:rPr>
          <w:t>检验分析</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_Toc192689107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50</w:t>
        </w:r>
        <w:r w:rsidR="00B82FA9" w:rsidRPr="00B82FA9">
          <w:rPr>
            <w:rFonts w:ascii="Times New Roman" w:hAnsi="Times New Roman"/>
            <w:noProof/>
            <w:webHidden/>
            <w:sz w:val="24"/>
          </w:rPr>
          <w:fldChar w:fldCharType="end"/>
        </w:r>
      </w:hyperlink>
    </w:p>
    <w:p w14:paraId="5B4F4B3D"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08"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4-7 </w:t>
        </w:r>
        <w:r w:rsidR="00B82FA9" w:rsidRPr="00B82FA9">
          <w:rPr>
            <w:rStyle w:val="Hyperlink"/>
            <w:rFonts w:ascii="Times New Roman" w:hAnsi="Times New Roman"/>
            <w:noProof/>
            <w:sz w:val="24"/>
          </w:rPr>
          <w:t>频率与语言强度交互效应的单因素方法分析</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_Toc192689108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51</w:t>
        </w:r>
        <w:r w:rsidR="00B82FA9" w:rsidRPr="00B82FA9">
          <w:rPr>
            <w:rFonts w:ascii="Times New Roman" w:hAnsi="Times New Roman"/>
            <w:noProof/>
            <w:webHidden/>
            <w:sz w:val="24"/>
          </w:rPr>
          <w:fldChar w:fldCharType="end"/>
        </w:r>
      </w:hyperlink>
    </w:p>
    <w:p w14:paraId="0C065BA6"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09"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4-8 </w:t>
        </w:r>
        <w:r w:rsidR="00B82FA9" w:rsidRPr="00B82FA9">
          <w:rPr>
            <w:rStyle w:val="Hyperlink"/>
            <w:rFonts w:ascii="Times New Roman" w:hAnsi="Times New Roman"/>
            <w:noProof/>
            <w:sz w:val="24"/>
          </w:rPr>
          <w:t>不同信息干预策略对参与者回收行为的</w:t>
        </w:r>
        <w:r w:rsidR="00B82FA9" w:rsidRPr="00B82FA9">
          <w:rPr>
            <w:rStyle w:val="Hyperlink"/>
            <w:rFonts w:ascii="Times New Roman" w:hAnsi="Times New Roman"/>
            <w:noProof/>
            <w:sz w:val="24"/>
          </w:rPr>
          <w:t xml:space="preserve"> LSD </w:t>
        </w:r>
        <w:r w:rsidR="00B82FA9" w:rsidRPr="00B82FA9">
          <w:rPr>
            <w:rStyle w:val="Hyperlink"/>
            <w:rFonts w:ascii="Times New Roman" w:hAnsi="Times New Roman"/>
            <w:noProof/>
            <w:sz w:val="24"/>
          </w:rPr>
          <w:t>事后检验结果</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_Toc192689109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51</w:t>
        </w:r>
        <w:r w:rsidR="00B82FA9" w:rsidRPr="00B82FA9">
          <w:rPr>
            <w:rFonts w:ascii="Times New Roman" w:hAnsi="Times New Roman"/>
            <w:noProof/>
            <w:webHidden/>
            <w:sz w:val="24"/>
          </w:rPr>
          <w:fldChar w:fldCharType="end"/>
        </w:r>
      </w:hyperlink>
    </w:p>
    <w:p w14:paraId="6AF6A5C6"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10"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4-9 </w:t>
        </w:r>
        <w:r w:rsidR="00B82FA9" w:rsidRPr="00B82FA9">
          <w:rPr>
            <w:rStyle w:val="Hyperlink"/>
            <w:rFonts w:ascii="Times New Roman" w:hAnsi="Times New Roman"/>
            <w:noProof/>
            <w:sz w:val="24"/>
          </w:rPr>
          <w:t>各组别回收意愿与回收行为的描述性统计结果</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_Toc192689110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52</w:t>
        </w:r>
        <w:r w:rsidR="00B82FA9" w:rsidRPr="00B82FA9">
          <w:rPr>
            <w:rFonts w:ascii="Times New Roman" w:hAnsi="Times New Roman"/>
            <w:noProof/>
            <w:webHidden/>
            <w:sz w:val="24"/>
          </w:rPr>
          <w:fldChar w:fldCharType="end"/>
        </w:r>
      </w:hyperlink>
    </w:p>
    <w:p w14:paraId="13429F28"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11"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4-10 </w:t>
        </w:r>
        <w:r w:rsidR="00B82FA9" w:rsidRPr="00B82FA9">
          <w:rPr>
            <w:rStyle w:val="Hyperlink"/>
            <w:rFonts w:ascii="Times New Roman" w:hAnsi="Times New Roman"/>
            <w:noProof/>
            <w:sz w:val="24"/>
          </w:rPr>
          <w:t>回收意愿与回收行为的重复测量方差分析（</w:t>
        </w:r>
        <w:r w:rsidR="00B82FA9" w:rsidRPr="00B82FA9">
          <w:rPr>
            <w:rStyle w:val="Hyperlink"/>
            <w:rFonts w:ascii="Times New Roman" w:hAnsi="Times New Roman"/>
            <w:noProof/>
            <w:sz w:val="24"/>
          </w:rPr>
          <w:t>ANOVA</w:t>
        </w:r>
        <w:r w:rsidR="00B82FA9" w:rsidRPr="00B82FA9">
          <w:rPr>
            <w:rStyle w:val="Hyperlink"/>
            <w:rFonts w:ascii="Times New Roman" w:hAnsi="Times New Roman"/>
            <w:noProof/>
            <w:sz w:val="24"/>
          </w:rPr>
          <w:t>）结果</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_Toc192689111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53</w:t>
        </w:r>
        <w:r w:rsidR="00B82FA9" w:rsidRPr="00B82FA9">
          <w:rPr>
            <w:rFonts w:ascii="Times New Roman" w:hAnsi="Times New Roman"/>
            <w:noProof/>
            <w:webHidden/>
            <w:sz w:val="24"/>
          </w:rPr>
          <w:fldChar w:fldCharType="end"/>
        </w:r>
      </w:hyperlink>
    </w:p>
    <w:p w14:paraId="7DE08FAE"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12"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4-11 </w:t>
        </w:r>
        <w:r w:rsidR="00B82FA9" w:rsidRPr="00B82FA9">
          <w:rPr>
            <w:rStyle w:val="Hyperlink"/>
            <w:rFonts w:ascii="Times New Roman" w:hAnsi="Times New Roman"/>
            <w:noProof/>
            <w:sz w:val="24"/>
          </w:rPr>
          <w:t>回收意愿与回收行为的</w:t>
        </w:r>
        <w:r w:rsidR="00B82FA9" w:rsidRPr="00B82FA9">
          <w:rPr>
            <w:rStyle w:val="Hyperlink"/>
            <w:rFonts w:ascii="Times New Roman" w:hAnsi="Times New Roman"/>
            <w:noProof/>
            <w:sz w:val="24"/>
          </w:rPr>
          <w:t xml:space="preserve"> LSD </w:t>
        </w:r>
        <w:r w:rsidR="00B82FA9" w:rsidRPr="00B82FA9">
          <w:rPr>
            <w:rStyle w:val="Hyperlink"/>
            <w:rFonts w:ascii="Times New Roman" w:hAnsi="Times New Roman"/>
            <w:noProof/>
            <w:sz w:val="24"/>
          </w:rPr>
          <w:t>事后多重比较分析</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_Toc192689112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53</w:t>
        </w:r>
        <w:r w:rsidR="00B82FA9" w:rsidRPr="00B82FA9">
          <w:rPr>
            <w:rFonts w:ascii="Times New Roman" w:hAnsi="Times New Roman"/>
            <w:noProof/>
            <w:webHidden/>
            <w:sz w:val="24"/>
          </w:rPr>
          <w:fldChar w:fldCharType="end"/>
        </w:r>
      </w:hyperlink>
    </w:p>
    <w:p w14:paraId="2AF4F15C"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13"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4-12 </w:t>
        </w:r>
        <w:r w:rsidR="00B82FA9" w:rsidRPr="00B82FA9">
          <w:rPr>
            <w:rStyle w:val="Hyperlink"/>
            <w:rFonts w:ascii="Times New Roman" w:hAnsi="Times New Roman"/>
            <w:noProof/>
            <w:sz w:val="24"/>
          </w:rPr>
          <w:t>信息干预策略与性别的交互作用多变量方差分析结果</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_Toc192689113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54</w:t>
        </w:r>
        <w:r w:rsidR="00B82FA9" w:rsidRPr="00B82FA9">
          <w:rPr>
            <w:rFonts w:ascii="Times New Roman" w:hAnsi="Times New Roman"/>
            <w:noProof/>
            <w:webHidden/>
            <w:sz w:val="24"/>
          </w:rPr>
          <w:fldChar w:fldCharType="end"/>
        </w:r>
      </w:hyperlink>
    </w:p>
    <w:p w14:paraId="11DC26AC"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14"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4-13 </w:t>
        </w:r>
        <w:r w:rsidR="00B82FA9" w:rsidRPr="00B82FA9">
          <w:rPr>
            <w:rStyle w:val="Hyperlink"/>
            <w:rFonts w:ascii="Times New Roman" w:hAnsi="Times New Roman"/>
            <w:noProof/>
            <w:sz w:val="24"/>
          </w:rPr>
          <w:t>信息干预策略与年龄的交互作用多变量方差分析结果</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_Toc192689114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54</w:t>
        </w:r>
        <w:r w:rsidR="00B82FA9" w:rsidRPr="00B82FA9">
          <w:rPr>
            <w:rFonts w:ascii="Times New Roman" w:hAnsi="Times New Roman"/>
            <w:noProof/>
            <w:webHidden/>
            <w:sz w:val="24"/>
          </w:rPr>
          <w:fldChar w:fldCharType="end"/>
        </w:r>
      </w:hyperlink>
    </w:p>
    <w:p w14:paraId="45C45C91"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15"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4-14 </w:t>
        </w:r>
        <w:r w:rsidR="00B82FA9" w:rsidRPr="00B82FA9">
          <w:rPr>
            <w:rStyle w:val="Hyperlink"/>
            <w:rFonts w:ascii="Times New Roman" w:hAnsi="Times New Roman"/>
            <w:noProof/>
            <w:sz w:val="24"/>
          </w:rPr>
          <w:t>信息干预策略与受教育程度的交互作用多变量方差分析结果</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_Toc192689115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55</w:t>
        </w:r>
        <w:r w:rsidR="00B82FA9" w:rsidRPr="00B82FA9">
          <w:rPr>
            <w:rFonts w:ascii="Times New Roman" w:hAnsi="Times New Roman"/>
            <w:noProof/>
            <w:webHidden/>
            <w:sz w:val="24"/>
          </w:rPr>
          <w:fldChar w:fldCharType="end"/>
        </w:r>
      </w:hyperlink>
    </w:p>
    <w:p w14:paraId="191FF67A"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16"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4-15 </w:t>
        </w:r>
        <w:r w:rsidR="00B82FA9" w:rsidRPr="00B82FA9">
          <w:rPr>
            <w:rStyle w:val="Hyperlink"/>
            <w:rFonts w:ascii="Times New Roman" w:hAnsi="Times New Roman"/>
            <w:noProof/>
            <w:sz w:val="24"/>
          </w:rPr>
          <w:t>受教育程度</w:t>
        </w:r>
        <w:r w:rsidR="00B82FA9" w:rsidRPr="00B82FA9">
          <w:rPr>
            <w:rStyle w:val="Hyperlink"/>
            <w:rFonts w:ascii="Times New Roman" w:hAnsi="Times New Roman"/>
            <w:noProof/>
            <w:sz w:val="24"/>
          </w:rPr>
          <w:t xml:space="preserve"> × </w:t>
        </w:r>
        <w:r w:rsidR="00B82FA9" w:rsidRPr="00B82FA9">
          <w:rPr>
            <w:rStyle w:val="Hyperlink"/>
            <w:rFonts w:ascii="Times New Roman" w:hAnsi="Times New Roman"/>
            <w:noProof/>
            <w:sz w:val="24"/>
          </w:rPr>
          <w:t>语言强度</w:t>
        </w:r>
        <w:r w:rsidR="00B82FA9" w:rsidRPr="00B82FA9">
          <w:rPr>
            <w:rStyle w:val="Hyperlink"/>
            <w:rFonts w:ascii="Times New Roman" w:hAnsi="Times New Roman"/>
            <w:noProof/>
            <w:sz w:val="24"/>
          </w:rPr>
          <w:t xml:space="preserve"> LSD </w:t>
        </w:r>
        <w:r w:rsidR="00B82FA9" w:rsidRPr="00B82FA9">
          <w:rPr>
            <w:rStyle w:val="Hyperlink"/>
            <w:rFonts w:ascii="Times New Roman" w:hAnsi="Times New Roman"/>
            <w:noProof/>
            <w:sz w:val="24"/>
          </w:rPr>
          <w:t>事后检验结果（回收意愿</w:t>
        </w:r>
        <w:r w:rsidR="00B82FA9" w:rsidRPr="00B82FA9">
          <w:rPr>
            <w:rStyle w:val="Hyperlink"/>
            <w:rFonts w:ascii="Times New Roman" w:hAnsi="Times New Roman"/>
            <w:noProof/>
            <w:sz w:val="24"/>
          </w:rPr>
          <w:t xml:space="preserve"> RI</w:t>
        </w:r>
        <w:r w:rsidR="00B82FA9" w:rsidRPr="00B82FA9">
          <w:rPr>
            <w:rStyle w:val="Hyperlink"/>
            <w:rFonts w:ascii="Times New Roman" w:hAnsi="Times New Roman"/>
            <w:noProof/>
            <w:sz w:val="24"/>
          </w:rPr>
          <w:t>）</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_Toc192689116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55</w:t>
        </w:r>
        <w:r w:rsidR="00B82FA9" w:rsidRPr="00B82FA9">
          <w:rPr>
            <w:rFonts w:ascii="Times New Roman" w:hAnsi="Times New Roman"/>
            <w:noProof/>
            <w:webHidden/>
            <w:sz w:val="24"/>
          </w:rPr>
          <w:fldChar w:fldCharType="end"/>
        </w:r>
      </w:hyperlink>
    </w:p>
    <w:p w14:paraId="7A3F6AF4"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17"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4-16 </w:t>
        </w:r>
        <w:r w:rsidR="00B82FA9" w:rsidRPr="00B82FA9">
          <w:rPr>
            <w:rStyle w:val="Hyperlink"/>
            <w:rFonts w:ascii="Times New Roman" w:hAnsi="Times New Roman"/>
            <w:noProof/>
            <w:sz w:val="24"/>
          </w:rPr>
          <w:t>信息干预策略与职业的交互作用多变量方差分析结果</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_Toc192689117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56</w:t>
        </w:r>
        <w:r w:rsidR="00B82FA9" w:rsidRPr="00B82FA9">
          <w:rPr>
            <w:rFonts w:ascii="Times New Roman" w:hAnsi="Times New Roman"/>
            <w:noProof/>
            <w:webHidden/>
            <w:sz w:val="24"/>
          </w:rPr>
          <w:fldChar w:fldCharType="end"/>
        </w:r>
      </w:hyperlink>
    </w:p>
    <w:p w14:paraId="6DF6FB2A"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18"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4-16 </w:t>
        </w:r>
        <w:r w:rsidR="00B82FA9" w:rsidRPr="00B82FA9">
          <w:rPr>
            <w:rStyle w:val="Hyperlink"/>
            <w:rFonts w:ascii="Times New Roman" w:hAnsi="Times New Roman"/>
            <w:noProof/>
            <w:sz w:val="24"/>
          </w:rPr>
          <w:t>信息干预策略与收入的交互作用多变量方差分析结果</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_Toc192689118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56</w:t>
        </w:r>
        <w:r w:rsidR="00B82FA9" w:rsidRPr="00B82FA9">
          <w:rPr>
            <w:rFonts w:ascii="Times New Roman" w:hAnsi="Times New Roman"/>
            <w:noProof/>
            <w:webHidden/>
            <w:sz w:val="24"/>
          </w:rPr>
          <w:fldChar w:fldCharType="end"/>
        </w:r>
      </w:hyperlink>
    </w:p>
    <w:p w14:paraId="370E6315" w14:textId="77777777" w:rsidR="00B82FA9" w:rsidRPr="00B82FA9" w:rsidRDefault="00000000" w:rsidP="00B82FA9">
      <w:pPr>
        <w:pStyle w:val="TableofFigures"/>
        <w:tabs>
          <w:tab w:val="right" w:leader="dot" w:pos="8296"/>
        </w:tabs>
        <w:spacing w:line="360" w:lineRule="auto"/>
        <w:ind w:left="840" w:hanging="420"/>
        <w:rPr>
          <w:rFonts w:ascii="Times New Roman" w:hAnsi="Times New Roman"/>
          <w:noProof/>
          <w:sz w:val="24"/>
          <w:szCs w:val="22"/>
        </w:rPr>
      </w:pPr>
      <w:hyperlink w:anchor="_Toc192689119"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4-17 </w:t>
        </w:r>
        <w:r w:rsidR="00B82FA9" w:rsidRPr="00B82FA9">
          <w:rPr>
            <w:rStyle w:val="Hyperlink"/>
            <w:rFonts w:ascii="Times New Roman" w:hAnsi="Times New Roman"/>
            <w:noProof/>
            <w:sz w:val="24"/>
          </w:rPr>
          <w:t>信息干预策略与收包裹频率的交互作用多变量方差分析结果</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_Toc192689119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57</w:t>
        </w:r>
        <w:r w:rsidR="00B82FA9" w:rsidRPr="00B82FA9">
          <w:rPr>
            <w:rFonts w:ascii="Times New Roman" w:hAnsi="Times New Roman"/>
            <w:noProof/>
            <w:webHidden/>
            <w:sz w:val="24"/>
          </w:rPr>
          <w:fldChar w:fldCharType="end"/>
        </w:r>
      </w:hyperlink>
    </w:p>
    <w:p w14:paraId="3DFBFAF7" w14:textId="77777777" w:rsidR="00B82FA9" w:rsidRDefault="00000000" w:rsidP="00B82FA9">
      <w:pPr>
        <w:pStyle w:val="TableofFigures"/>
        <w:tabs>
          <w:tab w:val="right" w:leader="dot" w:pos="8296"/>
        </w:tabs>
        <w:spacing w:line="360" w:lineRule="auto"/>
        <w:ind w:left="840" w:hanging="420"/>
        <w:rPr>
          <w:noProof/>
          <w:szCs w:val="22"/>
        </w:rPr>
      </w:pPr>
      <w:hyperlink w:anchor="_Toc192689120" w:history="1">
        <w:r w:rsidR="00B82FA9" w:rsidRPr="00B82FA9">
          <w:rPr>
            <w:rStyle w:val="Hyperlink"/>
            <w:rFonts w:ascii="Times New Roman" w:hAnsi="Times New Roman"/>
            <w:noProof/>
            <w:sz w:val="24"/>
          </w:rPr>
          <w:t>表</w:t>
        </w:r>
        <w:r w:rsidR="00B82FA9" w:rsidRPr="00B82FA9">
          <w:rPr>
            <w:rStyle w:val="Hyperlink"/>
            <w:rFonts w:ascii="Times New Roman" w:hAnsi="Times New Roman"/>
            <w:noProof/>
            <w:sz w:val="24"/>
          </w:rPr>
          <w:t xml:space="preserve">4-18 </w:t>
        </w:r>
        <w:r w:rsidR="00B82FA9" w:rsidRPr="00B82FA9">
          <w:rPr>
            <w:rStyle w:val="Hyperlink"/>
            <w:rFonts w:ascii="Times New Roman" w:hAnsi="Times New Roman"/>
            <w:noProof/>
            <w:sz w:val="24"/>
          </w:rPr>
          <w:t>收包裹频率</w:t>
        </w:r>
        <w:r w:rsidR="00B82FA9" w:rsidRPr="00B82FA9">
          <w:rPr>
            <w:rStyle w:val="Hyperlink"/>
            <w:rFonts w:ascii="Times New Roman" w:hAnsi="Times New Roman"/>
            <w:noProof/>
            <w:sz w:val="24"/>
          </w:rPr>
          <w:t xml:space="preserve"> × </w:t>
        </w:r>
        <w:r w:rsidR="00B82FA9" w:rsidRPr="00B82FA9">
          <w:rPr>
            <w:rStyle w:val="Hyperlink"/>
            <w:rFonts w:ascii="Times New Roman" w:hAnsi="Times New Roman"/>
            <w:noProof/>
            <w:sz w:val="24"/>
          </w:rPr>
          <w:t>语言强度</w:t>
        </w:r>
        <w:r w:rsidR="00B82FA9" w:rsidRPr="00B82FA9">
          <w:rPr>
            <w:rStyle w:val="Hyperlink"/>
            <w:rFonts w:ascii="Times New Roman" w:hAnsi="Times New Roman"/>
            <w:noProof/>
            <w:sz w:val="24"/>
          </w:rPr>
          <w:t xml:space="preserve"> LSD </w:t>
        </w:r>
        <w:r w:rsidR="00B82FA9" w:rsidRPr="00B82FA9">
          <w:rPr>
            <w:rStyle w:val="Hyperlink"/>
            <w:rFonts w:ascii="Times New Roman" w:hAnsi="Times New Roman"/>
            <w:noProof/>
            <w:sz w:val="24"/>
          </w:rPr>
          <w:t>事后检验结果（回收行为</w:t>
        </w:r>
        <w:r w:rsidR="00B82FA9" w:rsidRPr="00B82FA9">
          <w:rPr>
            <w:rStyle w:val="Hyperlink"/>
            <w:rFonts w:ascii="Times New Roman" w:hAnsi="Times New Roman"/>
            <w:noProof/>
            <w:sz w:val="24"/>
          </w:rPr>
          <w:t xml:space="preserve"> RB</w:t>
        </w:r>
        <w:r w:rsidR="00B82FA9" w:rsidRPr="00B82FA9">
          <w:rPr>
            <w:rStyle w:val="Hyperlink"/>
            <w:rFonts w:ascii="Times New Roman" w:hAnsi="Times New Roman"/>
            <w:noProof/>
            <w:sz w:val="24"/>
          </w:rPr>
          <w:t>）</w:t>
        </w:r>
        <w:r w:rsidR="00B82FA9" w:rsidRPr="00B82FA9">
          <w:rPr>
            <w:rFonts w:ascii="Times New Roman" w:hAnsi="Times New Roman"/>
            <w:noProof/>
            <w:webHidden/>
            <w:sz w:val="24"/>
          </w:rPr>
          <w:tab/>
        </w:r>
        <w:r w:rsidR="00B82FA9" w:rsidRPr="00B82FA9">
          <w:rPr>
            <w:rFonts w:ascii="Times New Roman" w:hAnsi="Times New Roman"/>
            <w:noProof/>
            <w:webHidden/>
            <w:sz w:val="24"/>
          </w:rPr>
          <w:fldChar w:fldCharType="begin"/>
        </w:r>
        <w:r w:rsidR="00B82FA9" w:rsidRPr="00B82FA9">
          <w:rPr>
            <w:rFonts w:ascii="Times New Roman" w:hAnsi="Times New Roman"/>
            <w:noProof/>
            <w:webHidden/>
            <w:sz w:val="24"/>
          </w:rPr>
          <w:instrText xml:space="preserve"> PAGEREF _Toc192689120 \h </w:instrText>
        </w:r>
        <w:r w:rsidR="00B82FA9" w:rsidRPr="00B82FA9">
          <w:rPr>
            <w:rFonts w:ascii="Times New Roman" w:hAnsi="Times New Roman"/>
            <w:noProof/>
            <w:webHidden/>
            <w:sz w:val="24"/>
          </w:rPr>
        </w:r>
        <w:r w:rsidR="00B82FA9" w:rsidRPr="00B82FA9">
          <w:rPr>
            <w:rFonts w:ascii="Times New Roman" w:hAnsi="Times New Roman"/>
            <w:noProof/>
            <w:webHidden/>
            <w:sz w:val="24"/>
          </w:rPr>
          <w:fldChar w:fldCharType="separate"/>
        </w:r>
        <w:r w:rsidR="00B82FA9" w:rsidRPr="00B82FA9">
          <w:rPr>
            <w:rFonts w:ascii="Times New Roman" w:hAnsi="Times New Roman"/>
            <w:noProof/>
            <w:webHidden/>
            <w:sz w:val="24"/>
          </w:rPr>
          <w:t>57</w:t>
        </w:r>
        <w:r w:rsidR="00B82FA9" w:rsidRPr="00B82FA9">
          <w:rPr>
            <w:rFonts w:ascii="Times New Roman" w:hAnsi="Times New Roman"/>
            <w:noProof/>
            <w:webHidden/>
            <w:sz w:val="24"/>
          </w:rPr>
          <w:fldChar w:fldCharType="end"/>
        </w:r>
      </w:hyperlink>
    </w:p>
    <w:p w14:paraId="06D7A383" w14:textId="77777777" w:rsidR="00D04354" w:rsidRDefault="00B82FA9">
      <w:pPr>
        <w:pStyle w:val="a3"/>
      </w:pPr>
      <w:r>
        <w:fldChar w:fldCharType="end"/>
      </w:r>
    </w:p>
    <w:p w14:paraId="19A87A89" w14:textId="77777777" w:rsidR="00D04354" w:rsidRDefault="00D04354">
      <w:pPr>
        <w:pStyle w:val="a3"/>
      </w:pPr>
    </w:p>
    <w:p w14:paraId="6F71981B" w14:textId="77777777" w:rsidR="00D04354" w:rsidRDefault="00D04354">
      <w:pPr>
        <w:pStyle w:val="a3"/>
      </w:pPr>
    </w:p>
    <w:p w14:paraId="73E548CE" w14:textId="77777777" w:rsidR="00D04354" w:rsidRDefault="00D04354">
      <w:pPr>
        <w:pStyle w:val="a3"/>
      </w:pPr>
    </w:p>
    <w:p w14:paraId="3E26F08F" w14:textId="77777777" w:rsidR="00D04354" w:rsidRDefault="00D04354">
      <w:pPr>
        <w:pStyle w:val="a3"/>
      </w:pPr>
    </w:p>
    <w:p w14:paraId="76E7832D" w14:textId="77777777" w:rsidR="00D04354" w:rsidRDefault="00D04354">
      <w:pPr>
        <w:pStyle w:val="a3"/>
      </w:pPr>
    </w:p>
    <w:p w14:paraId="2AA03E66" w14:textId="77777777" w:rsidR="00D04354" w:rsidRDefault="00D04354">
      <w:pPr>
        <w:pStyle w:val="a3"/>
      </w:pPr>
    </w:p>
    <w:p w14:paraId="60869C01" w14:textId="77777777" w:rsidR="00D04354" w:rsidRDefault="00D04354">
      <w:pPr>
        <w:pStyle w:val="a3"/>
      </w:pPr>
    </w:p>
    <w:p w14:paraId="271BC11C" w14:textId="77777777" w:rsidR="00D04354" w:rsidRDefault="00D04354">
      <w:pPr>
        <w:pStyle w:val="a3"/>
      </w:pPr>
    </w:p>
    <w:p w14:paraId="6ECC147A" w14:textId="77777777" w:rsidR="00D04354" w:rsidRDefault="00D04354">
      <w:pPr>
        <w:pStyle w:val="a3"/>
      </w:pPr>
    </w:p>
    <w:p w14:paraId="263A8D33" w14:textId="77777777" w:rsidR="00D04354" w:rsidRDefault="00D04354">
      <w:pPr>
        <w:pStyle w:val="a3"/>
      </w:pPr>
    </w:p>
    <w:p w14:paraId="2F47A130" w14:textId="77777777" w:rsidR="00D04354" w:rsidRDefault="00D04354">
      <w:pPr>
        <w:pStyle w:val="a3"/>
      </w:pPr>
    </w:p>
    <w:p w14:paraId="69FF8919" w14:textId="77777777" w:rsidR="00D04354" w:rsidRDefault="00D04354">
      <w:pPr>
        <w:pStyle w:val="a3"/>
      </w:pPr>
    </w:p>
    <w:p w14:paraId="0B3B7C0C" w14:textId="77777777" w:rsidR="00D04354" w:rsidRDefault="00D04354">
      <w:pPr>
        <w:pStyle w:val="a3"/>
      </w:pPr>
    </w:p>
    <w:p w14:paraId="0412846C" w14:textId="77777777" w:rsidR="00D04354" w:rsidRDefault="00D04354">
      <w:pPr>
        <w:pStyle w:val="a3"/>
      </w:pPr>
    </w:p>
    <w:p w14:paraId="556ECF37" w14:textId="77777777" w:rsidR="00D04354" w:rsidRDefault="00D04354">
      <w:pPr>
        <w:pStyle w:val="a3"/>
      </w:pPr>
    </w:p>
    <w:p w14:paraId="171062B9" w14:textId="77777777" w:rsidR="00D04354" w:rsidRDefault="00D04354" w:rsidP="00B82FA9">
      <w:pPr>
        <w:pStyle w:val="a3"/>
        <w:jc w:val="both"/>
      </w:pPr>
    </w:p>
    <w:p w14:paraId="6AA822B4" w14:textId="77777777" w:rsidR="00713B2B" w:rsidRDefault="00D04354">
      <w:pPr>
        <w:pStyle w:val="a3"/>
      </w:pPr>
      <w:bookmarkStart w:id="5" w:name="_Toc192688308"/>
      <w:r>
        <w:rPr>
          <w:rFonts w:hint="eastAsia"/>
        </w:rPr>
        <w:lastRenderedPageBreak/>
        <w:t>摘要</w:t>
      </w:r>
      <w:bookmarkEnd w:id="5"/>
    </w:p>
    <w:p w14:paraId="4F4848E1" w14:textId="77777777" w:rsidR="00713B2B" w:rsidRDefault="00D04354">
      <w:pPr>
        <w:spacing w:line="360" w:lineRule="auto"/>
        <w:ind w:firstLineChars="200" w:firstLine="480"/>
        <w:rPr>
          <w:rFonts w:ascii="SimSun" w:eastAsia="SimSun" w:hAnsi="SimSun" w:cs="SimSun"/>
          <w:sz w:val="24"/>
        </w:rPr>
      </w:pPr>
      <w:r>
        <w:rPr>
          <w:rFonts w:ascii="SimSun" w:eastAsia="SimSun" w:hAnsi="SimSun" w:cs="SimSun" w:hint="eastAsia"/>
          <w:sz w:val="24"/>
        </w:rPr>
        <w:t>数字经济的迅猛发展不仅推动了电子商务行业的兴盛，还导致了快递包装规模的显著增加，从而使得快递包装回收的有效促进成为一个愈加重要的研究课题。尽管政府大力推动回收行动，但目前的回收率仍有待提高。环境运动的有效性依赖于自下而上的公众参与，了解消费者的行为决策机制并据此制定相应的干预策略成为研究的核心问题。因此，基于拓展计划行为理论，本文构建了一个关于消费者快递包装行为的综合模型，并根据研究结论设计相关的信息干预实验，对比不同干预策略的差异性。</w:t>
      </w:r>
    </w:p>
    <w:p w14:paraId="2320B263" w14:textId="77777777" w:rsidR="00713B2B" w:rsidRDefault="00D04354">
      <w:pPr>
        <w:spacing w:line="360" w:lineRule="auto"/>
        <w:ind w:firstLineChars="200" w:firstLine="480"/>
        <w:rPr>
          <w:rFonts w:ascii="SimSun" w:eastAsia="SimSun" w:hAnsi="SimSun" w:cs="SimSun"/>
          <w:sz w:val="24"/>
        </w:rPr>
      </w:pPr>
      <w:r>
        <w:rPr>
          <w:rFonts w:ascii="SimSun" w:eastAsia="SimSun" w:hAnsi="SimSun" w:cs="SimSun" w:hint="eastAsia"/>
          <w:sz w:val="24"/>
        </w:rPr>
        <w:t>一方面，在经典计划行为理论的基础上，加入激励、设施条件与信息宣传三个情境因素，并探讨了信息宣传作为调节变量，如何影响回收意愿与实际回收行为之间的关系。通过对616名中国受访者进行实证分析，使用结构方程模型处理数据。另一方面，采用信息干预随机实验，探讨不同信息推送策略在促进回收意愿及行为方面的效果。将8</w:t>
      </w:r>
      <w:r>
        <w:rPr>
          <w:rFonts w:ascii="SimSun" w:eastAsia="SimSun" w:hAnsi="SimSun" w:cs="SimSun"/>
          <w:sz w:val="24"/>
        </w:rPr>
        <w:t>4</w:t>
      </w:r>
      <w:r>
        <w:rPr>
          <w:rFonts w:ascii="SimSun" w:eastAsia="SimSun" w:hAnsi="SimSun" w:cs="SimSun" w:hint="eastAsia"/>
          <w:sz w:val="24"/>
        </w:rPr>
        <w:t>名参与者根据2语言强度（非坚定主张vs</w:t>
      </w:r>
      <w:r>
        <w:rPr>
          <w:rFonts w:ascii="SimSun" w:eastAsia="SimSun" w:hAnsi="SimSun" w:cs="SimSun"/>
          <w:sz w:val="24"/>
        </w:rPr>
        <w:t xml:space="preserve">. </w:t>
      </w:r>
      <w:r>
        <w:rPr>
          <w:rFonts w:ascii="SimSun" w:eastAsia="SimSun" w:hAnsi="SimSun" w:cs="SimSun" w:hint="eastAsia"/>
          <w:sz w:val="24"/>
        </w:rPr>
        <w:t>坚定主张）×</w:t>
      </w:r>
      <w:r>
        <w:rPr>
          <w:rFonts w:ascii="SimSun" w:eastAsia="SimSun" w:hAnsi="SimSun" w:cs="SimSun"/>
          <w:sz w:val="24"/>
        </w:rPr>
        <w:t xml:space="preserve"> 2</w:t>
      </w:r>
      <w:r>
        <w:rPr>
          <w:rFonts w:ascii="SimSun" w:eastAsia="SimSun" w:hAnsi="SimSun" w:cs="SimSun" w:hint="eastAsia"/>
          <w:sz w:val="24"/>
        </w:rPr>
        <w:t>推送频率（低频率v</w:t>
      </w:r>
      <w:r>
        <w:rPr>
          <w:rFonts w:ascii="SimSun" w:eastAsia="SimSun" w:hAnsi="SimSun" w:cs="SimSun"/>
          <w:sz w:val="24"/>
        </w:rPr>
        <w:t xml:space="preserve">s. </w:t>
      </w:r>
      <w:r>
        <w:rPr>
          <w:rFonts w:ascii="SimSun" w:eastAsia="SimSun" w:hAnsi="SimSun" w:cs="SimSun" w:hint="eastAsia"/>
          <w:sz w:val="24"/>
        </w:rPr>
        <w:t>高频率）进行随机分组，并进行多方面的差异分析。</w:t>
      </w:r>
    </w:p>
    <w:p w14:paraId="386840DB" w14:textId="77777777" w:rsidR="00713B2B" w:rsidRDefault="00D04354">
      <w:pPr>
        <w:spacing w:line="360" w:lineRule="auto"/>
        <w:ind w:firstLineChars="200" w:firstLine="480"/>
        <w:rPr>
          <w:rFonts w:ascii="SimSun" w:eastAsia="SimSun" w:hAnsi="SimSun" w:cs="SimSun"/>
          <w:sz w:val="24"/>
        </w:rPr>
      </w:pPr>
      <w:r>
        <w:rPr>
          <w:rFonts w:ascii="SimSun" w:eastAsia="SimSun" w:hAnsi="SimSun" w:cs="SimSun" w:hint="eastAsia"/>
          <w:sz w:val="24"/>
        </w:rPr>
        <w:t>通过实证研究得到了以下结论：（1）激励、促进条件、态度、感知行为控制及主观规范为消费者回收行为决策机制中的关键因素，信息宣传显著增强了消费者的回收意愿，并有效促使其将意愿转化为实际回收行为，从而缩小了意愿与行为之间的差距；（2）信息干预显著促进了回收意愿转变为回收行为，具体来说，高频率的干预策略更有效。另外，语言强度对回收意愿的影响因受教育程度而异，对回收行为的影响因收包裹频率而异。</w:t>
      </w:r>
    </w:p>
    <w:p w14:paraId="128CD094" w14:textId="77777777" w:rsidR="00713B2B" w:rsidRDefault="00D04354">
      <w:pPr>
        <w:spacing w:line="360" w:lineRule="auto"/>
        <w:ind w:firstLineChars="200" w:firstLine="480"/>
        <w:rPr>
          <w:rFonts w:ascii="SimSun" w:eastAsia="SimSun" w:hAnsi="SimSun" w:cs="SimSun"/>
          <w:sz w:val="24"/>
        </w:rPr>
      </w:pPr>
      <w:r>
        <w:rPr>
          <w:rFonts w:ascii="SimSun" w:eastAsia="SimSun" w:hAnsi="SimSun" w:cs="SimSun" w:hint="eastAsia"/>
          <w:sz w:val="24"/>
        </w:rPr>
        <w:t>最后，根据研究结果，本研究为快递包装回收提供了有用的建议。本研究也丰富了消费者快递包装回收行为的研究，结合SEM与干预实验的混合方法，突破传统横断面研究的局限性，有利于促进快递包装回收率的提高。</w:t>
      </w:r>
    </w:p>
    <w:p w14:paraId="3F2A6807" w14:textId="77777777" w:rsidR="00713B2B" w:rsidRDefault="00713B2B">
      <w:pPr>
        <w:spacing w:line="360" w:lineRule="auto"/>
        <w:rPr>
          <w:rFonts w:ascii="SimSun" w:eastAsia="SimSun" w:hAnsi="SimSun" w:cs="SimSun"/>
          <w:sz w:val="24"/>
        </w:rPr>
      </w:pPr>
    </w:p>
    <w:p w14:paraId="58E5991A" w14:textId="77777777" w:rsidR="00713B2B" w:rsidRDefault="00D04354">
      <w:pPr>
        <w:spacing w:line="360" w:lineRule="auto"/>
        <w:rPr>
          <w:rFonts w:ascii="SimSun" w:eastAsia="SimSun" w:hAnsi="SimSun" w:cs="SimSun"/>
          <w:sz w:val="24"/>
        </w:rPr>
      </w:pPr>
      <w:r>
        <w:rPr>
          <w:rFonts w:ascii="SimSun" w:eastAsia="SimSun" w:hAnsi="SimSun" w:cs="SimSun" w:hint="eastAsia"/>
          <w:sz w:val="24"/>
        </w:rPr>
        <w:t>关键词：快递包装回收行为；计划行为理论；结构方程模型；随机对照实验；信息干预</w:t>
      </w:r>
    </w:p>
    <w:p w14:paraId="7B2F5C00" w14:textId="77777777" w:rsidR="00713B2B" w:rsidRDefault="00713B2B">
      <w:pPr>
        <w:spacing w:line="360" w:lineRule="auto"/>
        <w:rPr>
          <w:rFonts w:ascii="SimSun" w:eastAsia="SimSun" w:hAnsi="SimSun" w:cs="SimSun"/>
          <w:sz w:val="24"/>
        </w:rPr>
      </w:pPr>
    </w:p>
    <w:p w14:paraId="62E958DE" w14:textId="77777777" w:rsidR="00713B2B" w:rsidRDefault="00713B2B">
      <w:pPr>
        <w:spacing w:line="360" w:lineRule="auto"/>
        <w:rPr>
          <w:rFonts w:ascii="SimSun" w:eastAsia="SimSun" w:hAnsi="SimSun" w:cs="SimSun"/>
          <w:sz w:val="24"/>
        </w:rPr>
      </w:pPr>
    </w:p>
    <w:p w14:paraId="2D033A01" w14:textId="77777777" w:rsidR="00713B2B" w:rsidRDefault="00D04354">
      <w:pPr>
        <w:spacing w:beforeLines="50" w:before="156" w:afterLines="50" w:after="156" w:line="360" w:lineRule="auto"/>
        <w:jc w:val="center"/>
        <w:rPr>
          <w:rFonts w:ascii="Times New Roman" w:eastAsia="SimSun" w:hAnsi="Times New Roman" w:cs="Times New Roman"/>
          <w:sz w:val="32"/>
          <w:szCs w:val="32"/>
        </w:rPr>
      </w:pPr>
      <w:r>
        <w:rPr>
          <w:rFonts w:ascii="Times New Roman" w:eastAsia="SimSun" w:hAnsi="Times New Roman" w:cs="Times New Roman"/>
          <w:sz w:val="32"/>
          <w:szCs w:val="32"/>
        </w:rPr>
        <w:lastRenderedPageBreak/>
        <w:t>ABSTRACT</w:t>
      </w:r>
    </w:p>
    <w:p w14:paraId="6FD50DC7" w14:textId="77777777" w:rsidR="00713B2B" w:rsidRDefault="00D04354">
      <w:pPr>
        <w:spacing w:line="360" w:lineRule="auto"/>
        <w:ind w:firstLineChars="200" w:firstLine="480"/>
        <w:rPr>
          <w:rFonts w:ascii="Times New Roman" w:eastAsia="SimSun" w:hAnsi="Times New Roman" w:cs="Times New Roman"/>
          <w:sz w:val="24"/>
        </w:rPr>
      </w:pPr>
      <w:r>
        <w:rPr>
          <w:rFonts w:ascii="Times New Roman" w:eastAsia="SimSun" w:hAnsi="Times New Roman" w:cs="Times New Roman"/>
          <w:sz w:val="24"/>
        </w:rPr>
        <w:t>The rapid development of the digital economy has not only fueled the prosperity of the e-commerce industry but also significantly increased the scale of express packaging, making the effective promotion of express packaging recycling an increasingly important research topic. Despite the government's vigorous efforts to promote recycling initiatives, the current recycling rate still needs improvement. The effectiveness of environmental movements relies on bottom-up public participation, making it crucial to understand consumers' behavioral decision-making mechanisms and formulate corresponding intervention strategies. Therefore, based on the extended Theory of Planned Behavior (TPB), this study constructs a comprehensive model of consumer express packaging recycling behavior and designs an information intervention experiment to compare the effectiveness of different intervention strategies based on the research findings.</w:t>
      </w:r>
    </w:p>
    <w:p w14:paraId="5B7E8E31" w14:textId="77777777" w:rsidR="00713B2B" w:rsidRDefault="00D04354">
      <w:pPr>
        <w:spacing w:line="360" w:lineRule="auto"/>
        <w:ind w:firstLineChars="200" w:firstLine="480"/>
        <w:rPr>
          <w:rFonts w:ascii="Times New Roman" w:eastAsia="SimSun" w:hAnsi="Times New Roman" w:cs="Times New Roman"/>
          <w:sz w:val="24"/>
        </w:rPr>
      </w:pPr>
      <w:r>
        <w:rPr>
          <w:rFonts w:ascii="Times New Roman" w:eastAsia="SimSun" w:hAnsi="Times New Roman" w:cs="Times New Roman"/>
          <w:sz w:val="24"/>
        </w:rPr>
        <w:t xml:space="preserve">On the one hand, this study integrates three situational factors—incentives, facility conditions, and information promotion—into the classic TPB framework and examines how information promotion serves as a moderating variable that influences the relationship between recycling intention and actual recycling behavior. An empirical analysis was conducted using Structural Equation Modeling (SEM) on a sample of 616 respondents from China. On the other hand, a randomized information intervention experiment was employed to explore the effectiveness of different information dissemination strategies in promoting recycling intention and behavior. A total of 84 participants were randomly assigned into groups based on a </w:t>
      </w:r>
      <w:proofErr w:type="gramStart"/>
      <w:r>
        <w:rPr>
          <w:rFonts w:ascii="Times New Roman" w:eastAsia="SimSun" w:hAnsi="Times New Roman" w:cs="Times New Roman"/>
          <w:sz w:val="24"/>
        </w:rPr>
        <w:t>2 language</w:t>
      </w:r>
      <w:proofErr w:type="gramEnd"/>
      <w:r>
        <w:rPr>
          <w:rFonts w:ascii="Times New Roman" w:eastAsia="SimSun" w:hAnsi="Times New Roman" w:cs="Times New Roman"/>
          <w:sz w:val="24"/>
        </w:rPr>
        <w:t xml:space="preserve"> intensity (non-assertive vs. assertive) × 2 push frequency </w:t>
      </w:r>
      <w:r>
        <w:rPr>
          <w:rFonts w:ascii="Times New Roman" w:eastAsia="SimSun" w:hAnsi="Times New Roman" w:cs="Times New Roman" w:hint="eastAsia"/>
          <w:sz w:val="24"/>
        </w:rPr>
        <w:t>(</w:t>
      </w:r>
      <w:r>
        <w:rPr>
          <w:rFonts w:ascii="Times New Roman" w:eastAsia="SimSun" w:hAnsi="Times New Roman" w:cs="Times New Roman"/>
          <w:sz w:val="24"/>
        </w:rPr>
        <w:t>low vs. high) factorial design, and multiple analyses were conducted to examine differences among the groups.</w:t>
      </w:r>
    </w:p>
    <w:p w14:paraId="2121D43B" w14:textId="77777777" w:rsidR="00713B2B" w:rsidRDefault="00D04354">
      <w:pPr>
        <w:spacing w:line="360" w:lineRule="auto"/>
        <w:ind w:firstLineChars="150" w:firstLine="360"/>
        <w:rPr>
          <w:rFonts w:ascii="Times New Roman" w:eastAsia="SimSun" w:hAnsi="Times New Roman" w:cs="Times New Roman"/>
          <w:sz w:val="24"/>
        </w:rPr>
      </w:pPr>
      <w:r>
        <w:rPr>
          <w:rFonts w:ascii="Times New Roman" w:eastAsia="SimSun" w:hAnsi="Times New Roman" w:cs="Times New Roman"/>
          <w:sz w:val="24"/>
        </w:rPr>
        <w:t xml:space="preserve">The empirical study yielded the following conclusions: (1) Incentives, facilitating conditions, attitude, perceived behavioral control, and subjective norms are key factors in consumers’ recycling decision-making mechanisms. Information promotion significantly enhances consumers' recycling intention and effectively facilitates the </w:t>
      </w:r>
      <w:r>
        <w:rPr>
          <w:rFonts w:ascii="Times New Roman" w:eastAsia="SimSun" w:hAnsi="Times New Roman" w:cs="Times New Roman"/>
          <w:sz w:val="24"/>
        </w:rPr>
        <w:lastRenderedPageBreak/>
        <w:t>transformation of intention into actual recycling behavior, thereby reducing the gap between intention and behavior. (2) Information intervention significantly promotes the transition from recycling intention to behavior. Specifically, high-frequency intervention strategies are more effective. Moreover, the effect of language intensity on recycling intention varies by education level, while its impact on recycling behavior differs by parcel receipt frequency.</w:t>
      </w:r>
    </w:p>
    <w:p w14:paraId="29D79A86" w14:textId="77777777" w:rsidR="00713B2B" w:rsidRDefault="00D04354">
      <w:pPr>
        <w:spacing w:line="360" w:lineRule="auto"/>
        <w:ind w:firstLineChars="200" w:firstLine="480"/>
        <w:rPr>
          <w:rFonts w:ascii="Times New Roman" w:eastAsia="SimSun" w:hAnsi="Times New Roman" w:cs="Times New Roman"/>
          <w:sz w:val="24"/>
        </w:rPr>
      </w:pPr>
      <w:r>
        <w:rPr>
          <w:rFonts w:ascii="Times New Roman" w:eastAsia="SimSun" w:hAnsi="Times New Roman" w:cs="Times New Roman"/>
          <w:sz w:val="24"/>
        </w:rPr>
        <w:t>Finally, based on the research findings, this study provides practical recommendations for improving express packaging recycling. It also contributes to the literature on consumer express packaging recycling behavior by employing a mixed-methods approach that integrates SEM and intervention experiments, overcoming the limitations of traditional cross-sectional studies and providing valuable insights for enhancing recycling rates.</w:t>
      </w:r>
    </w:p>
    <w:p w14:paraId="4F4FDE45" w14:textId="77777777" w:rsidR="00713B2B" w:rsidRDefault="00713B2B">
      <w:pPr>
        <w:spacing w:line="360" w:lineRule="auto"/>
        <w:ind w:firstLineChars="200" w:firstLine="480"/>
        <w:rPr>
          <w:rFonts w:ascii="Times New Roman" w:eastAsia="SimSun" w:hAnsi="Times New Roman" w:cs="Times New Roman"/>
          <w:sz w:val="24"/>
        </w:rPr>
      </w:pPr>
    </w:p>
    <w:p w14:paraId="460EE3DE" w14:textId="77777777" w:rsidR="00713B2B" w:rsidRDefault="00D04354">
      <w:pPr>
        <w:spacing w:line="360" w:lineRule="auto"/>
        <w:rPr>
          <w:rFonts w:ascii="Times New Roman" w:eastAsia="SimSun" w:hAnsi="Times New Roman" w:cs="Times New Roman"/>
          <w:sz w:val="24"/>
        </w:rPr>
      </w:pPr>
      <w:r>
        <w:rPr>
          <w:rFonts w:ascii="Times New Roman" w:eastAsia="SimSun" w:hAnsi="Times New Roman" w:cs="Times New Roman"/>
          <w:sz w:val="24"/>
        </w:rPr>
        <w:t>Keywords: Express Packaging Recycling Behavior; Theory of Planned Behavior; Structural Equation Modeling; Randomized Controlled Trial; Information Intervention</w:t>
      </w:r>
    </w:p>
    <w:p w14:paraId="44489D94" w14:textId="77777777" w:rsidR="00713B2B" w:rsidRDefault="00713B2B">
      <w:pPr>
        <w:spacing w:line="360" w:lineRule="auto"/>
        <w:rPr>
          <w:rFonts w:ascii="SimSun" w:eastAsia="SimSun" w:hAnsi="SimSun" w:cs="SimSun"/>
          <w:sz w:val="24"/>
        </w:rPr>
      </w:pPr>
    </w:p>
    <w:p w14:paraId="30D2201E" w14:textId="77777777" w:rsidR="00713B2B" w:rsidRDefault="00713B2B">
      <w:pPr>
        <w:spacing w:line="360" w:lineRule="auto"/>
        <w:rPr>
          <w:rFonts w:ascii="SimSun" w:eastAsia="SimSun" w:hAnsi="SimSun" w:cs="SimSun"/>
          <w:sz w:val="24"/>
        </w:rPr>
      </w:pPr>
    </w:p>
    <w:p w14:paraId="0826E137" w14:textId="77777777" w:rsidR="00713B2B" w:rsidRDefault="00713B2B">
      <w:pPr>
        <w:spacing w:line="360" w:lineRule="auto"/>
        <w:rPr>
          <w:rFonts w:ascii="SimSun" w:eastAsia="SimSun" w:hAnsi="SimSun" w:cs="SimSun"/>
          <w:sz w:val="24"/>
        </w:rPr>
      </w:pPr>
    </w:p>
    <w:p w14:paraId="569AA4F0" w14:textId="77777777" w:rsidR="00713B2B" w:rsidRDefault="00713B2B">
      <w:pPr>
        <w:spacing w:line="360" w:lineRule="auto"/>
        <w:rPr>
          <w:rFonts w:ascii="SimSun" w:eastAsia="SimSun" w:hAnsi="SimSun" w:cs="SimSun"/>
          <w:sz w:val="24"/>
        </w:rPr>
      </w:pPr>
    </w:p>
    <w:p w14:paraId="05B6809B" w14:textId="77777777" w:rsidR="00713B2B" w:rsidRDefault="00713B2B">
      <w:pPr>
        <w:spacing w:line="360" w:lineRule="auto"/>
        <w:rPr>
          <w:rFonts w:ascii="SimSun" w:eastAsia="SimSun" w:hAnsi="SimSun" w:cs="SimSun"/>
          <w:sz w:val="24"/>
        </w:rPr>
      </w:pPr>
    </w:p>
    <w:p w14:paraId="45705F9F" w14:textId="77777777" w:rsidR="00713B2B" w:rsidRDefault="00713B2B">
      <w:pPr>
        <w:spacing w:line="360" w:lineRule="auto"/>
        <w:rPr>
          <w:rFonts w:ascii="SimSun" w:eastAsia="SimSun" w:hAnsi="SimSun" w:cs="SimSun"/>
          <w:sz w:val="24"/>
        </w:rPr>
      </w:pPr>
    </w:p>
    <w:p w14:paraId="03114223" w14:textId="77777777" w:rsidR="00713B2B" w:rsidRDefault="00713B2B">
      <w:pPr>
        <w:spacing w:line="360" w:lineRule="auto"/>
        <w:rPr>
          <w:rFonts w:ascii="SimSun" w:eastAsia="SimSun" w:hAnsi="SimSun" w:cs="SimSun"/>
          <w:sz w:val="24"/>
        </w:rPr>
      </w:pPr>
    </w:p>
    <w:p w14:paraId="4822F75B" w14:textId="77777777" w:rsidR="00713B2B" w:rsidRDefault="00713B2B">
      <w:pPr>
        <w:spacing w:line="360" w:lineRule="auto"/>
        <w:rPr>
          <w:rFonts w:ascii="SimSun" w:eastAsia="SimSun" w:hAnsi="SimSun" w:cs="SimSun"/>
          <w:sz w:val="24"/>
        </w:rPr>
      </w:pPr>
    </w:p>
    <w:p w14:paraId="00783236" w14:textId="77777777" w:rsidR="00713B2B" w:rsidRDefault="00713B2B">
      <w:pPr>
        <w:spacing w:line="360" w:lineRule="auto"/>
        <w:rPr>
          <w:rFonts w:ascii="SimSun" w:eastAsia="SimSun" w:hAnsi="SimSun" w:cs="SimSun"/>
          <w:sz w:val="24"/>
        </w:rPr>
      </w:pPr>
    </w:p>
    <w:p w14:paraId="1E2AE510" w14:textId="77777777" w:rsidR="00713B2B" w:rsidRDefault="00713B2B">
      <w:pPr>
        <w:spacing w:line="360" w:lineRule="auto"/>
        <w:rPr>
          <w:rFonts w:ascii="SimSun" w:eastAsia="SimSun" w:hAnsi="SimSun" w:cs="SimSun"/>
          <w:sz w:val="24"/>
        </w:rPr>
      </w:pPr>
    </w:p>
    <w:p w14:paraId="6EA24711" w14:textId="77777777" w:rsidR="00713B2B" w:rsidRDefault="00713B2B">
      <w:pPr>
        <w:spacing w:line="360" w:lineRule="auto"/>
        <w:rPr>
          <w:rFonts w:ascii="SimSun" w:eastAsia="SimSun" w:hAnsi="SimSun" w:cs="SimSun"/>
          <w:sz w:val="24"/>
        </w:rPr>
      </w:pPr>
    </w:p>
    <w:p w14:paraId="628D3B9E" w14:textId="77777777" w:rsidR="00713B2B" w:rsidRDefault="00713B2B">
      <w:pPr>
        <w:spacing w:line="360" w:lineRule="auto"/>
        <w:rPr>
          <w:rFonts w:ascii="SimSun" w:eastAsia="SimSun" w:hAnsi="SimSun" w:cs="SimSun"/>
          <w:sz w:val="24"/>
        </w:rPr>
      </w:pPr>
    </w:p>
    <w:p w14:paraId="5F34F5F0" w14:textId="77777777" w:rsidR="00713B2B" w:rsidRDefault="00713B2B">
      <w:pPr>
        <w:spacing w:line="360" w:lineRule="auto"/>
        <w:rPr>
          <w:rFonts w:ascii="SimSun" w:eastAsia="SimSun" w:hAnsi="SimSun" w:cs="SimSun"/>
          <w:sz w:val="24"/>
        </w:rPr>
      </w:pPr>
    </w:p>
    <w:p w14:paraId="0DCBD45A" w14:textId="77777777" w:rsidR="00D04354" w:rsidRDefault="00D04354">
      <w:pPr>
        <w:pStyle w:val="a3"/>
        <w:rPr>
          <w:rFonts w:cs="Times New Roman"/>
        </w:rPr>
        <w:sectPr w:rsidR="00D04354" w:rsidSect="00E92594">
          <w:footerReference w:type="default" r:id="rId14"/>
          <w:pgSz w:w="11906" w:h="16838"/>
          <w:pgMar w:top="1440" w:right="1800" w:bottom="1440" w:left="1800" w:header="851" w:footer="992" w:gutter="0"/>
          <w:pgNumType w:fmt="upperRoman" w:start="1"/>
          <w:cols w:space="425"/>
          <w:docGrid w:type="lines" w:linePitch="312"/>
        </w:sectPr>
      </w:pPr>
    </w:p>
    <w:p w14:paraId="5F9E4434" w14:textId="77777777" w:rsidR="00713B2B" w:rsidRDefault="00D04354">
      <w:pPr>
        <w:pStyle w:val="a3"/>
      </w:pPr>
      <w:bookmarkStart w:id="6" w:name="_Toc192688309"/>
      <w:r>
        <w:rPr>
          <w:rFonts w:cs="Times New Roman"/>
        </w:rPr>
        <w:lastRenderedPageBreak/>
        <w:t>1</w:t>
      </w:r>
      <w:r>
        <w:t xml:space="preserve"> </w:t>
      </w:r>
      <w:r>
        <w:rPr>
          <w:rFonts w:hint="eastAsia"/>
        </w:rPr>
        <w:t>绪论</w:t>
      </w:r>
      <w:bookmarkEnd w:id="6"/>
    </w:p>
    <w:p w14:paraId="55AB71FB" w14:textId="77777777" w:rsidR="00713B2B" w:rsidRDefault="00D04354">
      <w:pPr>
        <w:pStyle w:val="a"/>
        <w:spacing w:before="156" w:after="156"/>
      </w:pPr>
      <w:bookmarkStart w:id="7" w:name="_Toc192688310"/>
      <w:r>
        <w:rPr>
          <w:rFonts w:cs="Times New Roman"/>
        </w:rPr>
        <w:t>1.1</w:t>
      </w:r>
      <w:r>
        <w:rPr>
          <w:rFonts w:hint="eastAsia"/>
        </w:rPr>
        <w:t xml:space="preserve"> </w:t>
      </w:r>
      <w:r>
        <w:rPr>
          <w:rFonts w:hint="eastAsia"/>
        </w:rPr>
        <w:t>研究背景</w:t>
      </w:r>
      <w:bookmarkEnd w:id="7"/>
    </w:p>
    <w:p w14:paraId="2D408406"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数字经济的蓬勃发展促进了电子商务行业的繁荣。根据</w:t>
      </w:r>
      <w:r>
        <w:rPr>
          <w:rFonts w:ascii="Times New Roman" w:eastAsia="SimSun" w:hAnsi="Times New Roman" w:cs="SimSun" w:hint="eastAsia"/>
          <w:sz w:val="24"/>
        </w:rPr>
        <w:t>Statista</w:t>
      </w:r>
      <w:r>
        <w:rPr>
          <w:rFonts w:ascii="Times New Roman" w:eastAsia="SimSun" w:hAnsi="Times New Roman" w:cs="SimSun" w:hint="eastAsia"/>
          <w:sz w:val="24"/>
        </w:rPr>
        <w:t>的数据，</w:t>
      </w:r>
      <w:r>
        <w:rPr>
          <w:rFonts w:ascii="Times New Roman" w:eastAsia="SimSun" w:hAnsi="Times New Roman" w:cs="SimSun" w:hint="eastAsia"/>
          <w:sz w:val="24"/>
        </w:rPr>
        <w:t>2023</w:t>
      </w:r>
      <w:r>
        <w:rPr>
          <w:rFonts w:ascii="Times New Roman" w:eastAsia="SimSun" w:hAnsi="Times New Roman" w:cs="SimSun" w:hint="eastAsia"/>
          <w:sz w:val="24"/>
        </w:rPr>
        <w:t>年全球电子商务销售额预计将达到约</w:t>
      </w:r>
      <w:r>
        <w:rPr>
          <w:rFonts w:ascii="Times New Roman" w:eastAsia="SimSun" w:hAnsi="Times New Roman" w:cs="SimSun" w:hint="eastAsia"/>
          <w:sz w:val="24"/>
        </w:rPr>
        <w:t>6.3</w:t>
      </w:r>
      <w:r>
        <w:rPr>
          <w:rFonts w:ascii="Times New Roman" w:eastAsia="SimSun" w:hAnsi="Times New Roman" w:cs="SimSun" w:hint="eastAsia"/>
          <w:sz w:val="24"/>
        </w:rPr>
        <w:t>万亿美元，预计到</w:t>
      </w:r>
      <w:r>
        <w:rPr>
          <w:rFonts w:ascii="Times New Roman" w:eastAsia="SimSun" w:hAnsi="Times New Roman" w:cs="SimSun" w:hint="eastAsia"/>
          <w:sz w:val="24"/>
        </w:rPr>
        <w:t>2025</w:t>
      </w:r>
      <w:r>
        <w:rPr>
          <w:rFonts w:ascii="Times New Roman" w:eastAsia="SimSun" w:hAnsi="Times New Roman" w:cs="SimSun" w:hint="eastAsia"/>
          <w:sz w:val="24"/>
        </w:rPr>
        <w:t>年将超过</w:t>
      </w:r>
      <w:r>
        <w:rPr>
          <w:rFonts w:ascii="Times New Roman" w:eastAsia="SimSun" w:hAnsi="Times New Roman" w:cs="SimSun" w:hint="eastAsia"/>
          <w:sz w:val="24"/>
        </w:rPr>
        <w:t>7</w:t>
      </w:r>
      <w:r>
        <w:rPr>
          <w:rFonts w:ascii="Times New Roman" w:eastAsia="SimSun" w:hAnsi="Times New Roman" w:cs="SimSun" w:hint="eastAsia"/>
          <w:sz w:val="24"/>
        </w:rPr>
        <w:t>万亿美元，显示出持续增长的趋势</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_Ref188948550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[1]</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。中国作为全球电子商务市场中的佼佼者，其发展速度和规模令人瞩目。中国国家统计局的数据显示，</w:t>
      </w:r>
      <w:r>
        <w:rPr>
          <w:rFonts w:ascii="Times New Roman" w:eastAsia="SimSun" w:hAnsi="Times New Roman" w:cs="SimSun" w:hint="eastAsia"/>
          <w:sz w:val="24"/>
        </w:rPr>
        <w:t>2023</w:t>
      </w:r>
      <w:r>
        <w:rPr>
          <w:rFonts w:ascii="Times New Roman" w:eastAsia="SimSun" w:hAnsi="Times New Roman" w:cs="SimSun" w:hint="eastAsia"/>
          <w:sz w:val="24"/>
        </w:rPr>
        <w:t>年中国电子商务交易额超过</w:t>
      </w:r>
      <w:r>
        <w:rPr>
          <w:rFonts w:ascii="Times New Roman" w:eastAsia="SimSun" w:hAnsi="Times New Roman" w:cs="SimSun" w:hint="eastAsia"/>
          <w:sz w:val="24"/>
        </w:rPr>
        <w:t>45</w:t>
      </w:r>
      <w:r>
        <w:rPr>
          <w:rFonts w:ascii="Times New Roman" w:eastAsia="SimSun" w:hAnsi="Times New Roman" w:cs="SimSun" w:hint="eastAsia"/>
          <w:sz w:val="24"/>
        </w:rPr>
        <w:t>万亿人民币，成为全球最大的电子商务市场。电商渗透率高达近</w:t>
      </w:r>
      <w:r>
        <w:rPr>
          <w:rFonts w:ascii="Times New Roman" w:eastAsia="SimSun" w:hAnsi="Times New Roman" w:cs="SimSun" w:hint="eastAsia"/>
          <w:sz w:val="24"/>
        </w:rPr>
        <w:t>50%</w:t>
      </w:r>
      <w:r>
        <w:rPr>
          <w:rFonts w:ascii="Times New Roman" w:eastAsia="SimSun" w:hAnsi="Times New Roman" w:cs="SimSun" w:hint="eastAsia"/>
          <w:sz w:val="24"/>
        </w:rPr>
        <w:t>，无论是在规模还是市场成熟度上，中国均领先于许多国家。而电子商务订单数量的上升直接导致了快递需求量的增加，根据中国国家统计局的数据显示，自</w:t>
      </w:r>
      <w:r>
        <w:rPr>
          <w:rFonts w:ascii="Times New Roman" w:eastAsia="SimSun" w:hAnsi="Times New Roman" w:cs="SimSun" w:hint="eastAsia"/>
          <w:sz w:val="24"/>
        </w:rPr>
        <w:t>2019</w:t>
      </w:r>
      <w:r>
        <w:rPr>
          <w:rFonts w:ascii="Times New Roman" w:eastAsia="SimSun" w:hAnsi="Times New Roman" w:cs="SimSun" w:hint="eastAsia"/>
          <w:sz w:val="24"/>
        </w:rPr>
        <w:t>年以来，全国快递业务量及快递业务收入整体呈现上升趋势，如图</w:t>
      </w:r>
      <w:r>
        <w:rPr>
          <w:rFonts w:ascii="Times New Roman" w:eastAsia="SimSun" w:hAnsi="Times New Roman" w:cs="SimSun" w:hint="eastAsia"/>
          <w:sz w:val="24"/>
        </w:rPr>
        <w:t>1-1</w:t>
      </w:r>
      <w:r>
        <w:rPr>
          <w:rFonts w:ascii="Times New Roman" w:eastAsia="SimSun" w:hAnsi="Times New Roman" w:cs="SimSun" w:hint="eastAsia"/>
          <w:sz w:val="24"/>
        </w:rPr>
        <w:t>所示。</w:t>
      </w:r>
      <w:r>
        <w:rPr>
          <w:rFonts w:ascii="Times New Roman" w:eastAsia="SimSun" w:hAnsi="Times New Roman" w:cs="SimSun" w:hint="eastAsia"/>
          <w:sz w:val="24"/>
        </w:rPr>
        <w:t>2023</w:t>
      </w:r>
      <w:r>
        <w:rPr>
          <w:rFonts w:ascii="Times New Roman" w:eastAsia="SimSun" w:hAnsi="Times New Roman" w:cs="SimSun" w:hint="eastAsia"/>
          <w:sz w:val="24"/>
        </w:rPr>
        <w:t>年全年完成快递业务量</w:t>
      </w:r>
      <w:r>
        <w:rPr>
          <w:rFonts w:ascii="Times New Roman" w:eastAsia="SimSun" w:hAnsi="Times New Roman" w:cs="SimSun" w:hint="eastAsia"/>
          <w:sz w:val="24"/>
        </w:rPr>
        <w:t>1320.7</w:t>
      </w:r>
      <w:r>
        <w:rPr>
          <w:rFonts w:ascii="Times New Roman" w:eastAsia="SimSun" w:hAnsi="Times New Roman" w:cs="SimSun" w:hint="eastAsia"/>
          <w:sz w:val="24"/>
        </w:rPr>
        <w:t>亿件，快递业务收入</w:t>
      </w:r>
      <w:r>
        <w:rPr>
          <w:rFonts w:ascii="Times New Roman" w:eastAsia="SimSun" w:hAnsi="Times New Roman" w:cs="SimSun" w:hint="eastAsia"/>
          <w:sz w:val="24"/>
        </w:rPr>
        <w:t>12074</w:t>
      </w:r>
      <w:r>
        <w:rPr>
          <w:rFonts w:ascii="Times New Roman" w:eastAsia="SimSun" w:hAnsi="Times New Roman" w:cs="SimSun" w:hint="eastAsia"/>
          <w:sz w:val="24"/>
        </w:rPr>
        <w:t>亿元，同比分别增长</w:t>
      </w:r>
      <w:r>
        <w:rPr>
          <w:rFonts w:ascii="Times New Roman" w:eastAsia="SimSun" w:hAnsi="Times New Roman" w:cs="SimSun" w:hint="eastAsia"/>
          <w:sz w:val="24"/>
        </w:rPr>
        <w:t>19.4%</w:t>
      </w:r>
      <w:r>
        <w:rPr>
          <w:rFonts w:ascii="Times New Roman" w:eastAsia="SimSun" w:hAnsi="Times New Roman" w:cs="SimSun" w:hint="eastAsia"/>
          <w:sz w:val="24"/>
        </w:rPr>
        <w:t>和</w:t>
      </w:r>
      <w:r>
        <w:rPr>
          <w:rFonts w:ascii="Times New Roman" w:eastAsia="SimSun" w:hAnsi="Times New Roman" w:cs="SimSun" w:hint="eastAsia"/>
          <w:sz w:val="24"/>
        </w:rPr>
        <w:t>14.3%</w:t>
      </w:r>
      <w:r>
        <w:rPr>
          <w:rFonts w:ascii="Times New Roman" w:eastAsia="SimSun" w:hAnsi="Times New Roman" w:cs="SimSun" w:hint="eastAsia"/>
          <w:sz w:val="24"/>
        </w:rPr>
        <w:t>，年人均快递使用量超过</w:t>
      </w:r>
      <w:r>
        <w:rPr>
          <w:rFonts w:ascii="Times New Roman" w:eastAsia="SimSun" w:hAnsi="Times New Roman" w:cs="SimSun" w:hint="eastAsia"/>
          <w:sz w:val="24"/>
        </w:rPr>
        <w:t>90</w:t>
      </w:r>
      <w:r>
        <w:rPr>
          <w:rFonts w:ascii="Times New Roman" w:eastAsia="SimSun" w:hAnsi="Times New Roman" w:cs="SimSun" w:hint="eastAsia"/>
          <w:sz w:val="24"/>
        </w:rPr>
        <w:t>件</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_Ref188948580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[2]</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。但是由于过量快递包装所引起的资源消耗、环境污染等问题也随之而来，以</w:t>
      </w:r>
      <w:r>
        <w:rPr>
          <w:rFonts w:ascii="Times New Roman" w:eastAsia="SimSun" w:hAnsi="Times New Roman" w:cs="SimSun" w:hint="eastAsia"/>
          <w:sz w:val="24"/>
        </w:rPr>
        <w:t>2022</w:t>
      </w:r>
      <w:r>
        <w:rPr>
          <w:rFonts w:ascii="Times New Roman" w:eastAsia="SimSun" w:hAnsi="Times New Roman" w:cs="SimSun" w:hint="eastAsia"/>
          <w:sz w:val="24"/>
        </w:rPr>
        <w:t>年为例，中国共消耗快递包装箱约</w:t>
      </w:r>
      <w:r>
        <w:rPr>
          <w:rFonts w:ascii="Times New Roman" w:eastAsia="SimSun" w:hAnsi="Times New Roman" w:cs="SimSun" w:hint="eastAsia"/>
          <w:sz w:val="24"/>
        </w:rPr>
        <w:t>99.22</w:t>
      </w:r>
      <w:r>
        <w:rPr>
          <w:rFonts w:ascii="Times New Roman" w:eastAsia="SimSun" w:hAnsi="Times New Roman" w:cs="SimSun" w:hint="eastAsia"/>
          <w:sz w:val="24"/>
        </w:rPr>
        <w:t>亿个。更有数据估计，中国快递行业每年产生</w:t>
      </w:r>
      <w:r>
        <w:rPr>
          <w:rFonts w:ascii="Times New Roman" w:eastAsia="SimSun" w:hAnsi="Times New Roman" w:cs="SimSun" w:hint="eastAsia"/>
          <w:sz w:val="24"/>
        </w:rPr>
        <w:t>900</w:t>
      </w:r>
      <w:r>
        <w:rPr>
          <w:rFonts w:ascii="Times New Roman" w:eastAsia="SimSun" w:hAnsi="Times New Roman" w:cs="SimSun" w:hint="eastAsia"/>
          <w:sz w:val="24"/>
        </w:rPr>
        <w:t>多万吨废纸和</w:t>
      </w:r>
      <w:r>
        <w:rPr>
          <w:rFonts w:ascii="Times New Roman" w:eastAsia="SimSun" w:hAnsi="Times New Roman" w:cs="SimSun" w:hint="eastAsia"/>
          <w:sz w:val="24"/>
        </w:rPr>
        <w:t>180</w:t>
      </w:r>
      <w:r>
        <w:rPr>
          <w:rFonts w:ascii="Times New Roman" w:eastAsia="SimSun" w:hAnsi="Times New Roman" w:cs="SimSun" w:hint="eastAsia"/>
          <w:sz w:val="24"/>
        </w:rPr>
        <w:t>万吨塑料垃圾</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_Ref188218240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[3]</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。过度包装显著加重了环境负担，许多包装材料，例如塑料制品和胶带，常常被作为普通垃圾丢弃，这种不当的处置不仅对生态环境造成了破坏，还导致宝贵资源的浪费</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_Ref188218343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[4]</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1F15ABDB" w14:textId="77777777" w:rsidR="00713B2B" w:rsidRDefault="00D04354">
      <w:pPr>
        <w:spacing w:line="360" w:lineRule="auto"/>
        <w:ind w:firstLineChars="200" w:firstLine="480"/>
        <w:rPr>
          <w:rFonts w:ascii="SimSun" w:eastAsia="SimSun" w:hAnsi="SimSun" w:cs="SimSun"/>
          <w:sz w:val="24"/>
        </w:rPr>
      </w:pPr>
      <w:r>
        <w:rPr>
          <w:rFonts w:ascii="SimSun" w:eastAsia="SimSun" w:hAnsi="SimSun" w:cs="SimSun" w:hint="eastAsia"/>
          <w:noProof/>
          <w:sz w:val="24"/>
        </w:rPr>
        <w:drawing>
          <wp:inline distT="0" distB="0" distL="114300" distR="114300" wp14:anchorId="39864B9B" wp14:editId="700F3CE4">
            <wp:extent cx="4538980" cy="2643505"/>
            <wp:effectExtent l="4445" t="4445" r="9525" b="1905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D6EA396" w14:textId="77777777" w:rsidR="00713B2B" w:rsidRPr="00363098" w:rsidRDefault="00D04354" w:rsidP="00363098">
      <w:pPr>
        <w:pStyle w:val="a5"/>
        <w:ind w:firstLine="428"/>
      </w:pPr>
      <w:bookmarkStart w:id="8" w:name="_Toc192689014"/>
      <w:r w:rsidRPr="00363098">
        <w:rPr>
          <w:rFonts w:hint="eastAsia"/>
        </w:rPr>
        <w:t>图</w:t>
      </w:r>
      <w:r w:rsidRPr="00363098">
        <w:t>1-1 2019-</w:t>
      </w:r>
      <w:commentRangeStart w:id="9"/>
      <w:r w:rsidRPr="00363098">
        <w:t>2023</w:t>
      </w:r>
      <w:commentRangeEnd w:id="9"/>
      <w:r w:rsidR="00262F7C">
        <w:rPr>
          <w:rStyle w:val="CommentReference"/>
          <w:rFonts w:asciiTheme="minorHAnsi" w:eastAsiaTheme="minorEastAsia" w:hAnsiTheme="minorHAnsi" w:cstheme="minorBidi"/>
          <w:b w:val="0"/>
        </w:rPr>
        <w:commentReference w:id="9"/>
      </w:r>
      <w:r w:rsidRPr="00363098">
        <w:rPr>
          <w:rFonts w:hint="eastAsia"/>
        </w:rPr>
        <w:t>年快递业务发展情况</w:t>
      </w:r>
      <w:bookmarkEnd w:id="8"/>
    </w:p>
    <w:p w14:paraId="38867FB8" w14:textId="77777777" w:rsidR="00713B2B" w:rsidRDefault="00D04354">
      <w:pPr>
        <w:spacing w:line="360" w:lineRule="auto"/>
        <w:ind w:firstLineChars="200" w:firstLine="480"/>
        <w:rPr>
          <w:rFonts w:ascii="Times New Roman" w:eastAsia="SimSun" w:hAnsi="Times New Roman" w:cs="SimSun"/>
          <w:sz w:val="24"/>
          <w:szCs w:val="21"/>
        </w:rPr>
      </w:pPr>
      <w:r>
        <w:rPr>
          <w:rFonts w:ascii="Times New Roman" w:eastAsia="SimSun" w:hAnsi="Times New Roman" w:cs="SimSun" w:hint="eastAsia"/>
          <w:sz w:val="24"/>
        </w:rPr>
        <w:t>根据</w:t>
      </w:r>
      <w:r>
        <w:rPr>
          <w:rFonts w:ascii="Times New Roman" w:eastAsia="SimSun" w:hAnsi="Times New Roman" w:cs="SimSun" w:hint="eastAsia"/>
          <w:sz w:val="24"/>
        </w:rPr>
        <w:t>Kang</w:t>
      </w:r>
      <w:r>
        <w:rPr>
          <w:rFonts w:ascii="Times New Roman" w:eastAsia="SimSun" w:hAnsi="Times New Roman" w:cs="SimSun" w:hint="eastAsia"/>
          <w:sz w:val="24"/>
        </w:rPr>
        <w:t>等对废弃一次性快递包装处理流程的分析，目前，废弃的一次性</w:t>
      </w:r>
      <w:r>
        <w:rPr>
          <w:rFonts w:ascii="Times New Roman" w:eastAsia="SimSun" w:hAnsi="Times New Roman" w:cs="SimSun" w:hint="eastAsia"/>
          <w:sz w:val="24"/>
        </w:rPr>
        <w:lastRenderedPageBreak/>
        <w:t>快递包装主要由零散的非正规回收商收集。未回收的一次性快递包装混入城市固体废物中，最终被焚烧、填埋和露天倾倒</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_Ref188218423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[5]</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。而</w:t>
      </w:r>
      <w:r>
        <w:rPr>
          <w:rFonts w:ascii="Times New Roman" w:eastAsia="SimSun" w:hAnsi="Times New Roman" w:cs="SimSun" w:hint="eastAsia"/>
          <w:sz w:val="24"/>
        </w:rPr>
        <w:t>Shi</w:t>
      </w:r>
      <w:r>
        <w:rPr>
          <w:rFonts w:ascii="Times New Roman" w:eastAsia="SimSun" w:hAnsi="Times New Roman" w:cs="SimSun" w:hint="eastAsia"/>
          <w:sz w:val="24"/>
        </w:rPr>
        <w:t>等指出，快递包装可以利用已建立的基础设施和规划的物流网络进行集中收集。根据包装的完整性和安全性等性能，收集的包装将分为进行消毒后直接重复使用、重新制造快递包装或再生资源三类</w:t>
      </w:r>
      <w:r>
        <w:rPr>
          <w:rFonts w:ascii="Times New Roman" w:eastAsia="SimSun" w:hAnsi="Times New Roman" w:cs="SimSun" w:hint="eastAsia"/>
          <w:sz w:val="24"/>
          <w:vertAlign w:val="superscript"/>
        </w:rPr>
        <w:fldChar w:fldCharType="begin"/>
      </w:r>
      <w:r>
        <w:rPr>
          <w:rFonts w:ascii="Times New Roman" w:eastAsia="SimSun" w:hAnsi="Times New Roman" w:cs="SimSun" w:hint="eastAsia"/>
          <w:sz w:val="24"/>
          <w:vertAlign w:val="superscript"/>
        </w:rPr>
        <w:instrText xml:space="preserve"> REF _Ref5921 \r \h </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hint="eastAsia"/>
          <w:sz w:val="24"/>
          <w:vertAlign w:val="superscript"/>
        </w:rPr>
      </w:r>
      <w:r>
        <w:rPr>
          <w:rFonts w:ascii="Times New Roman" w:eastAsia="SimSun" w:hAnsi="Times New Roman" w:cs="SimSun" w:hint="eastAsia"/>
          <w:sz w:val="24"/>
          <w:vertAlign w:val="superscript"/>
        </w:rPr>
        <w:fldChar w:fldCharType="separate"/>
      </w:r>
      <w:r>
        <w:rPr>
          <w:rFonts w:ascii="Times New Roman" w:eastAsia="SimSun" w:hAnsi="Times New Roman" w:cs="SimSun"/>
          <w:sz w:val="24"/>
          <w:vertAlign w:val="superscript"/>
        </w:rPr>
        <w:t>[6]</w:t>
      </w:r>
      <w:r>
        <w:rPr>
          <w:rFonts w:ascii="Times New Roman" w:eastAsia="SimSun" w:hAnsi="Times New Roman" w:cs="SimSun" w:hint="eastAsia"/>
          <w:sz w:val="24"/>
          <w:vertAlign w:val="superscript"/>
        </w:rPr>
        <w:fldChar w:fldCharType="end"/>
      </w:r>
      <w:r>
        <w:rPr>
          <w:rFonts w:ascii="Times New Roman" w:eastAsia="SimSun" w:hAnsi="Times New Roman" w:cs="SimSun" w:hint="eastAsia"/>
          <w:sz w:val="24"/>
        </w:rPr>
        <w:t>。但是，即使包装纸箱在分类之后送到处理厂，经过重新加工成为新纸制作的原材料，在加工过程中也会消耗其他资源，并且在理想情况下的转化率也仅为</w:t>
      </w:r>
      <w:r>
        <w:rPr>
          <w:rFonts w:ascii="Times New Roman" w:eastAsia="SimSun" w:hAnsi="Times New Roman" w:cs="SimSun" w:hint="eastAsia"/>
          <w:sz w:val="24"/>
        </w:rPr>
        <w:t>80%</w:t>
      </w:r>
      <w:r>
        <w:rPr>
          <w:rFonts w:ascii="Times New Roman" w:eastAsia="SimSun" w:hAnsi="Times New Roman" w:cs="SimSun" w:hint="eastAsia"/>
          <w:sz w:val="24"/>
        </w:rPr>
        <w:t>，仍然会造成一定量的损耗</w:t>
      </w:r>
      <w:r>
        <w:rPr>
          <w:rFonts w:ascii="Times New Roman" w:eastAsia="SimSun" w:hAnsi="Times New Roman" w:cs="SimSun" w:hint="eastAsia"/>
          <w:sz w:val="24"/>
          <w:vertAlign w:val="superscript"/>
        </w:rPr>
        <w:fldChar w:fldCharType="begin"/>
      </w:r>
      <w:r>
        <w:rPr>
          <w:rFonts w:ascii="Times New Roman" w:eastAsia="SimSun" w:hAnsi="Times New Roman" w:cs="SimSun" w:hint="eastAsia"/>
          <w:sz w:val="24"/>
          <w:vertAlign w:val="superscript"/>
        </w:rPr>
        <w:instrText xml:space="preserve"> REF _Ref170820361 \r \h </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hint="eastAsia"/>
          <w:sz w:val="24"/>
          <w:vertAlign w:val="superscript"/>
        </w:rPr>
      </w:r>
      <w:r>
        <w:rPr>
          <w:rFonts w:ascii="Times New Roman" w:eastAsia="SimSun" w:hAnsi="Times New Roman" w:cs="SimSun" w:hint="eastAsia"/>
          <w:sz w:val="24"/>
          <w:vertAlign w:val="superscript"/>
        </w:rPr>
        <w:fldChar w:fldCharType="separate"/>
      </w:r>
      <w:r>
        <w:rPr>
          <w:rFonts w:ascii="Times New Roman" w:eastAsia="SimSun" w:hAnsi="Times New Roman" w:cs="SimSun"/>
          <w:sz w:val="24"/>
          <w:vertAlign w:val="superscript"/>
        </w:rPr>
        <w:t>[7]</w:t>
      </w:r>
      <w:r>
        <w:rPr>
          <w:rFonts w:ascii="Times New Roman" w:eastAsia="SimSun" w:hAnsi="Times New Roman" w:cs="SimSun" w:hint="eastAsia"/>
          <w:sz w:val="24"/>
          <w:vertAlign w:val="superscript"/>
        </w:rPr>
        <w:fldChar w:fldCharType="end"/>
      </w:r>
      <w:r>
        <w:rPr>
          <w:rFonts w:ascii="Times New Roman" w:eastAsia="SimSun" w:hAnsi="Times New Roman" w:cs="SimSun" w:hint="eastAsia"/>
          <w:sz w:val="24"/>
        </w:rPr>
        <w:t>。因此，本研究将聚焦于将使用过的快递包装进行消毒后直接重复使用这一分类，最大程度地避免资源的消耗。</w:t>
      </w:r>
    </w:p>
    <w:p w14:paraId="1ADE8199"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面对快递包装资源浪费的现状，国家和地方均提出了相应的对策，</w:t>
      </w:r>
      <w:r>
        <w:rPr>
          <w:rFonts w:ascii="Times New Roman" w:eastAsia="SimSun" w:hAnsi="Times New Roman" w:cs="SimSun" w:hint="eastAsia"/>
          <w:sz w:val="24"/>
        </w:rPr>
        <w:t>2023</w:t>
      </w:r>
      <w:r>
        <w:rPr>
          <w:rFonts w:ascii="Times New Roman" w:eastAsia="SimSun" w:hAnsi="Times New Roman" w:cs="SimSun" w:hint="eastAsia"/>
          <w:sz w:val="24"/>
        </w:rPr>
        <w:t>年初，国家邮政局新闻发言人在专题发布会上指出将实施绿色发展“</w:t>
      </w:r>
      <w:r>
        <w:rPr>
          <w:rFonts w:ascii="Times New Roman" w:eastAsia="SimSun" w:hAnsi="Times New Roman" w:cs="SimSun" w:hint="eastAsia"/>
          <w:sz w:val="24"/>
        </w:rPr>
        <w:t>9218</w:t>
      </w:r>
      <w:r>
        <w:rPr>
          <w:rFonts w:ascii="Times New Roman" w:eastAsia="SimSun" w:hAnsi="Times New Roman" w:cs="SimSun" w:hint="eastAsia"/>
          <w:sz w:val="24"/>
        </w:rPr>
        <w:t>”工程：加快推进快递包装绿色低碳转型，到年底实现电商快件不再二次包装比例达到</w:t>
      </w:r>
      <w:r>
        <w:rPr>
          <w:rFonts w:ascii="Times New Roman" w:eastAsia="SimSun" w:hAnsi="Times New Roman" w:cs="SimSun" w:hint="eastAsia"/>
          <w:sz w:val="24"/>
        </w:rPr>
        <w:t>90%</w:t>
      </w:r>
      <w:r>
        <w:rPr>
          <w:rFonts w:ascii="Times New Roman" w:eastAsia="SimSun" w:hAnsi="Times New Roman" w:cs="SimSun" w:hint="eastAsia"/>
          <w:sz w:val="24"/>
        </w:rPr>
        <w:t>，深入推进过度包装和塑料污染两项治理，使用可循环快递包装的邮件快件达到</w:t>
      </w:r>
      <w:r>
        <w:rPr>
          <w:rFonts w:ascii="Times New Roman" w:eastAsia="SimSun" w:hAnsi="Times New Roman" w:cs="SimSun" w:hint="eastAsia"/>
          <w:sz w:val="24"/>
        </w:rPr>
        <w:t>10</w:t>
      </w:r>
      <w:r>
        <w:rPr>
          <w:rFonts w:ascii="Times New Roman" w:eastAsia="SimSun" w:hAnsi="Times New Roman" w:cs="SimSun" w:hint="eastAsia"/>
          <w:sz w:val="24"/>
        </w:rPr>
        <w:t>亿件，回收复用质量完好的瓦楞纸箱</w:t>
      </w:r>
      <w:r>
        <w:rPr>
          <w:rFonts w:ascii="Times New Roman" w:eastAsia="SimSun" w:hAnsi="Times New Roman" w:cs="SimSun" w:hint="eastAsia"/>
          <w:sz w:val="24"/>
        </w:rPr>
        <w:t>8</w:t>
      </w:r>
      <w:r>
        <w:rPr>
          <w:rFonts w:ascii="Times New Roman" w:eastAsia="SimSun" w:hAnsi="Times New Roman" w:cs="SimSun" w:hint="eastAsia"/>
          <w:sz w:val="24"/>
        </w:rPr>
        <w:t>亿个；同年年底，国家发展改革委等部门印发《深入推进</w:t>
      </w:r>
      <w:r w:rsidR="00000000">
        <w:fldChar w:fldCharType="begin"/>
      </w:r>
      <w:r w:rsidR="00000000">
        <w:instrText>HYPERLINK "https://huanbao.bjx.com.cn/topics/kdbzlszx/" \t "https://huanbao.bjx.com.cn/news/20231218/_blank"</w:instrText>
      </w:r>
      <w:r w:rsidR="00000000">
        <w:fldChar w:fldCharType="separate"/>
      </w:r>
      <w:r>
        <w:rPr>
          <w:rFonts w:ascii="Times New Roman" w:eastAsia="SimSun" w:hAnsi="Times New Roman" w:cs="SimSun" w:hint="eastAsia"/>
          <w:sz w:val="24"/>
        </w:rPr>
        <w:t>快递包装绿色转型</w:t>
      </w:r>
      <w:r w:rsidR="00000000">
        <w:rPr>
          <w:rFonts w:ascii="Times New Roman" w:eastAsia="SimSun" w:hAnsi="Times New Roman" w:cs="SimSun"/>
          <w:sz w:val="24"/>
        </w:rPr>
        <w:fldChar w:fldCharType="end"/>
      </w:r>
      <w:r w:rsidRPr="00D410DC">
        <w:rPr>
          <w:rFonts w:ascii="Times New Roman" w:eastAsia="SimSun" w:hAnsi="Times New Roman" w:cs="SimSun" w:hint="eastAsia"/>
          <w:sz w:val="24"/>
          <w:highlight w:val="yellow"/>
          <w:rPrChange w:id="10" w:author="Mian YAN" w:date="2025-03-14T15:48:00Z">
            <w:rPr>
              <w:rFonts w:ascii="Times New Roman" w:eastAsia="SimSun" w:hAnsi="Times New Roman" w:cs="SimSun" w:hint="eastAsia"/>
              <w:sz w:val="24"/>
            </w:rPr>
          </w:rPrChange>
        </w:rPr>
        <w:t>行动方案</w:t>
      </w:r>
      <w:r>
        <w:rPr>
          <w:rFonts w:ascii="Times New Roman" w:eastAsia="SimSun" w:hAnsi="Times New Roman" w:cs="SimSun" w:hint="eastAsia"/>
          <w:sz w:val="24"/>
        </w:rPr>
        <w:t>》，</w:t>
      </w:r>
      <w:r w:rsidRPr="00D410DC">
        <w:rPr>
          <w:rFonts w:ascii="Times New Roman" w:eastAsia="SimSun" w:hAnsi="Times New Roman" w:cs="SimSun" w:hint="eastAsia"/>
          <w:sz w:val="24"/>
          <w:highlight w:val="yellow"/>
          <w:rPrChange w:id="11" w:author="Mian YAN" w:date="2025-03-14T15:48:00Z">
            <w:rPr>
              <w:rFonts w:ascii="Times New Roman" w:eastAsia="SimSun" w:hAnsi="Times New Roman" w:cs="SimSun" w:hint="eastAsia"/>
              <w:sz w:val="24"/>
            </w:rPr>
          </w:rPrChange>
        </w:rPr>
        <w:t>《方案》</w:t>
      </w:r>
      <w:r>
        <w:rPr>
          <w:rFonts w:ascii="Times New Roman" w:eastAsia="SimSun" w:hAnsi="Times New Roman" w:cs="SimSun" w:hint="eastAsia"/>
          <w:sz w:val="24"/>
        </w:rPr>
        <w:t>提出鼓励快递企业通过免费提供复用纸箱、提供寄递资费优惠等方式促进快递包装回收和重复使用；</w:t>
      </w:r>
      <w:r>
        <w:rPr>
          <w:rFonts w:ascii="Times New Roman" w:eastAsia="SimSun" w:hAnsi="Times New Roman" w:cs="SimSun" w:hint="eastAsia"/>
          <w:sz w:val="24"/>
        </w:rPr>
        <w:t>2024</w:t>
      </w:r>
      <w:r>
        <w:rPr>
          <w:rFonts w:ascii="Times New Roman" w:eastAsia="SimSun" w:hAnsi="Times New Roman" w:cs="SimSun" w:hint="eastAsia"/>
          <w:sz w:val="24"/>
        </w:rPr>
        <w:t>年，快递包装绿色转型被纳入广州“无废城市”提质增效建设实施方案</w:t>
      </w:r>
      <w:r w:rsidRPr="00D410DC">
        <w:rPr>
          <w:rFonts w:ascii="Times New Roman" w:eastAsia="SimSun" w:hAnsi="Times New Roman" w:cs="SimSun" w:hint="eastAsia"/>
          <w:sz w:val="24"/>
          <w:highlight w:val="yellow"/>
          <w:rPrChange w:id="12" w:author="Mian YAN" w:date="2025-03-14T15:48:00Z">
            <w:rPr>
              <w:rFonts w:ascii="Times New Roman" w:eastAsia="SimSun" w:hAnsi="Times New Roman" w:cs="SimSun" w:hint="eastAsia"/>
              <w:sz w:val="24"/>
            </w:rPr>
          </w:rPrChange>
        </w:rPr>
        <w:t>，《实施方案</w:t>
      </w:r>
      <w:commentRangeStart w:id="13"/>
      <w:r w:rsidRPr="00D410DC">
        <w:rPr>
          <w:rFonts w:ascii="Times New Roman" w:eastAsia="SimSun" w:hAnsi="Times New Roman" w:cs="SimSun" w:hint="eastAsia"/>
          <w:sz w:val="24"/>
          <w:highlight w:val="yellow"/>
          <w:rPrChange w:id="14" w:author="Mian YAN" w:date="2025-03-14T15:48:00Z">
            <w:rPr>
              <w:rFonts w:ascii="Times New Roman" w:eastAsia="SimSun" w:hAnsi="Times New Roman" w:cs="SimSun" w:hint="eastAsia"/>
              <w:sz w:val="24"/>
            </w:rPr>
          </w:rPrChange>
        </w:rPr>
        <w:t>》</w:t>
      </w:r>
      <w:commentRangeEnd w:id="13"/>
      <w:r w:rsidR="00D410DC">
        <w:rPr>
          <w:rStyle w:val="CommentReference"/>
        </w:rPr>
        <w:commentReference w:id="13"/>
      </w:r>
      <w:r>
        <w:rPr>
          <w:rFonts w:ascii="Times New Roman" w:eastAsia="SimSun" w:hAnsi="Times New Roman" w:cs="SimSun" w:hint="eastAsia"/>
          <w:sz w:val="24"/>
        </w:rPr>
        <w:t>强调鼓励寄递企业使用可循环包装，持续推进快递包装废弃物回收箱设置。与此同时，为了响应国家的号召，全快递行业深入贯彻落实快递发展理念，不断完善相关法规和标准制度。各大社会企业开始尝试探索创新绿色快递包装，如苏宁在</w:t>
      </w:r>
      <w:r>
        <w:rPr>
          <w:rFonts w:ascii="Times New Roman" w:eastAsia="SimSun" w:hAnsi="Times New Roman" w:cs="SimSun" w:hint="eastAsia"/>
          <w:sz w:val="24"/>
        </w:rPr>
        <w:t>2</w:t>
      </w:r>
      <w:commentRangeStart w:id="15"/>
      <w:r>
        <w:rPr>
          <w:rFonts w:ascii="Times New Roman" w:eastAsia="SimSun" w:hAnsi="Times New Roman" w:cs="SimSun" w:hint="eastAsia"/>
          <w:sz w:val="24"/>
        </w:rPr>
        <w:t>017</w:t>
      </w:r>
      <w:commentRangeEnd w:id="15"/>
      <w:r w:rsidR="00286814">
        <w:rPr>
          <w:rStyle w:val="CommentReference"/>
        </w:rPr>
        <w:commentReference w:id="15"/>
      </w:r>
      <w:r>
        <w:rPr>
          <w:rFonts w:ascii="Times New Roman" w:eastAsia="SimSun" w:hAnsi="Times New Roman" w:cs="SimSun" w:hint="eastAsia"/>
          <w:sz w:val="24"/>
        </w:rPr>
        <w:t>年推出“共享快递盒”；京东物流的环保行动“青流计划”；菜鸟启动全球范围内的</w:t>
      </w:r>
      <w:r>
        <w:rPr>
          <w:rFonts w:ascii="Times New Roman" w:eastAsia="SimSun" w:hAnsi="Times New Roman" w:cs="SimSun" w:hint="eastAsia"/>
          <w:sz w:val="24"/>
        </w:rPr>
        <w:t>20</w:t>
      </w:r>
      <w:r>
        <w:rPr>
          <w:rFonts w:ascii="Times New Roman" w:eastAsia="SimSun" w:hAnsi="Times New Roman" w:cs="SimSun" w:hint="eastAsia"/>
          <w:sz w:val="24"/>
        </w:rPr>
        <w:t>个绿色仓储，生物降解快递包装，在北京、上海、广州等地同步开展包装箱回收活动。</w:t>
      </w:r>
    </w:p>
    <w:p w14:paraId="651E968F"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然而，无论是政策层面的支持，还是企业方面的改变，这些自上而下的政策实施所带来貌似可观的回收数量，与庞大的快递包裹数相比只能算是九牛一毛。根据</w:t>
      </w:r>
      <w:r>
        <w:rPr>
          <w:rFonts w:ascii="Times New Roman" w:eastAsia="SimSun" w:hAnsi="Times New Roman" w:cs="SimSun" w:hint="eastAsia"/>
          <w:sz w:val="24"/>
        </w:rPr>
        <w:t>2022</w:t>
      </w:r>
      <w:r>
        <w:rPr>
          <w:rFonts w:ascii="Times New Roman" w:eastAsia="SimSun" w:hAnsi="Times New Roman" w:cs="SimSun" w:hint="eastAsia"/>
          <w:sz w:val="24"/>
        </w:rPr>
        <w:t>年中国环保包装行业市场需求与投资询问报告显示，我国截止到</w:t>
      </w:r>
      <w:r>
        <w:rPr>
          <w:rFonts w:ascii="Times New Roman" w:eastAsia="SimSun" w:hAnsi="Times New Roman" w:cs="SimSun" w:hint="eastAsia"/>
          <w:sz w:val="24"/>
        </w:rPr>
        <w:t>2023</w:t>
      </w:r>
      <w:r>
        <w:rPr>
          <w:rFonts w:ascii="Times New Roman" w:eastAsia="SimSun" w:hAnsi="Times New Roman" w:cs="SimSun" w:hint="eastAsia"/>
          <w:sz w:val="24"/>
        </w:rPr>
        <w:t>年</w:t>
      </w:r>
      <w:r>
        <w:rPr>
          <w:rFonts w:ascii="Times New Roman" w:eastAsia="SimSun" w:hAnsi="Times New Roman" w:cs="SimSun" w:hint="eastAsia"/>
          <w:sz w:val="24"/>
        </w:rPr>
        <w:t>3</w:t>
      </w:r>
      <w:r>
        <w:rPr>
          <w:rFonts w:ascii="Times New Roman" w:eastAsia="SimSun" w:hAnsi="Times New Roman" w:cs="SimSun" w:hint="eastAsia"/>
          <w:sz w:val="24"/>
        </w:rPr>
        <w:t>月</w:t>
      </w:r>
      <w:r>
        <w:rPr>
          <w:rFonts w:ascii="Times New Roman" w:eastAsia="SimSun" w:hAnsi="Times New Roman" w:cs="SimSun" w:hint="eastAsia"/>
          <w:sz w:val="24"/>
        </w:rPr>
        <w:t>24</w:t>
      </w:r>
      <w:r>
        <w:rPr>
          <w:rFonts w:ascii="Times New Roman" w:eastAsia="SimSun" w:hAnsi="Times New Roman" w:cs="SimSun" w:hint="eastAsia"/>
          <w:sz w:val="24"/>
        </w:rPr>
        <w:t>日快递纸箱回收率不到</w:t>
      </w:r>
      <w:r>
        <w:rPr>
          <w:rFonts w:ascii="Times New Roman" w:eastAsia="SimSun" w:hAnsi="Times New Roman" w:cs="SimSun" w:hint="eastAsia"/>
          <w:sz w:val="24"/>
        </w:rPr>
        <w:t>20%</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_Ref188573156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环境运动的有效性依赖于自下而上的公众参与，快递包装逆向物流的推进研究，似乎忽略了最重要的角色——消费者。如果消费者没有参与到回收中去，则很难从根本上解决快递包装资源浪费的问题。另外，更有学者指出，经济过程中下游消费环节减少一份资源，可以减少上游生</w:t>
      </w:r>
      <w:r>
        <w:rPr>
          <w:rFonts w:ascii="Times New Roman" w:eastAsia="SimSun" w:hAnsi="Times New Roman" w:cs="SimSun" w:hint="eastAsia"/>
          <w:sz w:val="24"/>
        </w:rPr>
        <w:lastRenderedPageBreak/>
        <w:t>产环节近十倍、甚至百倍的资源消耗</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_Ref188573173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[9]</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6182CCD4"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干预措施通常被用来推动消费者环境行为进行绿色转型，通常包括经济干预、信息干预、技术干预和行政干预</w:t>
      </w:r>
      <w:r>
        <w:rPr>
          <w:rFonts w:ascii="Times New Roman" w:eastAsia="SimSun" w:hAnsi="Times New Roman" w:cs="SimSun" w:hint="eastAsia"/>
          <w:sz w:val="24"/>
          <w:vertAlign w:val="superscript"/>
        </w:rPr>
        <w:fldChar w:fldCharType="begin"/>
      </w:r>
      <w:r>
        <w:rPr>
          <w:rFonts w:ascii="Times New Roman" w:eastAsia="SimSun" w:hAnsi="Times New Roman" w:cs="SimSun" w:hint="eastAsia"/>
          <w:sz w:val="24"/>
          <w:vertAlign w:val="superscript"/>
        </w:rPr>
        <w:instrText xml:space="preserve"> REF _Ref6077 \r \h </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hint="eastAsia"/>
          <w:sz w:val="24"/>
          <w:vertAlign w:val="superscript"/>
        </w:rPr>
      </w:r>
      <w:r>
        <w:rPr>
          <w:rFonts w:ascii="Times New Roman" w:eastAsia="SimSun" w:hAnsi="Times New Roman" w:cs="SimSun" w:hint="eastAsia"/>
          <w:sz w:val="24"/>
          <w:vertAlign w:val="superscript"/>
        </w:rPr>
        <w:fldChar w:fldCharType="separate"/>
      </w:r>
      <w:r>
        <w:rPr>
          <w:rFonts w:ascii="Times New Roman" w:eastAsia="SimSun" w:hAnsi="Times New Roman" w:cs="SimSun"/>
          <w:sz w:val="24"/>
          <w:vertAlign w:val="superscript"/>
        </w:rPr>
        <w:t>[10]</w:t>
      </w:r>
      <w:r>
        <w:rPr>
          <w:rFonts w:ascii="Times New Roman" w:eastAsia="SimSun" w:hAnsi="Times New Roman" w:cs="SimSun" w:hint="eastAsia"/>
          <w:sz w:val="24"/>
          <w:vertAlign w:val="superscript"/>
        </w:rPr>
        <w:fldChar w:fldCharType="end"/>
      </w:r>
      <w:r>
        <w:rPr>
          <w:rFonts w:ascii="Times New Roman" w:eastAsia="SimSun" w:hAnsi="Times New Roman" w:cs="SimSun" w:hint="eastAsia"/>
          <w:sz w:val="24"/>
        </w:rPr>
        <w:t>。相比起经济性补贴需要一定的成本，以及强制性政策可能会引起的消费者抵触情绪，信息干预政策是通过对具体行为信息的传播和引导，影响、改变受众的行为方式和选择，通常具有成本低、效果好的特征</w:t>
      </w:r>
      <w:r>
        <w:rPr>
          <w:rFonts w:ascii="Times New Roman" w:eastAsia="SimSun" w:hAnsi="Times New Roman" w:cs="SimSun" w:hint="eastAsia"/>
          <w:sz w:val="24"/>
          <w:vertAlign w:val="superscript"/>
        </w:rPr>
        <w:fldChar w:fldCharType="begin"/>
      </w:r>
      <w:r>
        <w:rPr>
          <w:rFonts w:ascii="Times New Roman" w:eastAsia="SimSun" w:hAnsi="Times New Roman" w:cs="SimSun" w:hint="eastAsia"/>
          <w:sz w:val="24"/>
          <w:vertAlign w:val="superscript"/>
        </w:rPr>
        <w:instrText xml:space="preserve"> REF _Ref170835004 \r \h </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hint="eastAsia"/>
          <w:sz w:val="24"/>
          <w:vertAlign w:val="superscript"/>
        </w:rPr>
      </w:r>
      <w:r>
        <w:rPr>
          <w:rFonts w:ascii="Times New Roman" w:eastAsia="SimSun" w:hAnsi="Times New Roman" w:cs="SimSun" w:hint="eastAsia"/>
          <w:sz w:val="24"/>
          <w:vertAlign w:val="superscript"/>
        </w:rPr>
        <w:fldChar w:fldCharType="separate"/>
      </w:r>
      <w:r>
        <w:rPr>
          <w:rFonts w:ascii="Times New Roman" w:eastAsia="SimSun" w:hAnsi="Times New Roman" w:cs="SimSun"/>
          <w:sz w:val="24"/>
          <w:vertAlign w:val="superscript"/>
        </w:rPr>
        <w:t>[11]</w:t>
      </w:r>
      <w:r>
        <w:rPr>
          <w:rFonts w:ascii="Times New Roman" w:eastAsia="SimSun" w:hAnsi="Times New Roman" w:cs="SimSun" w:hint="eastAsia"/>
          <w:sz w:val="24"/>
          <w:vertAlign w:val="superscript"/>
        </w:rPr>
        <w:fldChar w:fldCharType="end"/>
      </w:r>
      <w:r>
        <w:rPr>
          <w:rFonts w:ascii="Times New Roman" w:eastAsia="SimSun" w:hAnsi="Times New Roman" w:cs="SimSun" w:hint="eastAsia"/>
          <w:sz w:val="24"/>
        </w:rPr>
        <w:t>。根据理性主义赤字模型，知识会促进亲环境态度的形成，而亲环境态度又会导致亲环境行为决策的转变</w:t>
      </w:r>
      <w:r>
        <w:rPr>
          <w:rFonts w:ascii="Times New Roman" w:eastAsia="SimSun" w:hAnsi="Times New Roman" w:cs="SimSun" w:hint="eastAsia"/>
          <w:sz w:val="24"/>
          <w:vertAlign w:val="superscript"/>
        </w:rPr>
        <w:fldChar w:fldCharType="begin"/>
      </w:r>
      <w:r>
        <w:rPr>
          <w:rFonts w:ascii="Times New Roman" w:eastAsia="SimSun" w:hAnsi="Times New Roman" w:cs="SimSun" w:hint="eastAsia"/>
          <w:sz w:val="24"/>
          <w:vertAlign w:val="superscript"/>
        </w:rPr>
        <w:instrText xml:space="preserve"> REF _Ref170820468 \r \h </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hint="eastAsia"/>
          <w:sz w:val="24"/>
          <w:vertAlign w:val="superscript"/>
        </w:rPr>
      </w:r>
      <w:r>
        <w:rPr>
          <w:rFonts w:ascii="Times New Roman" w:eastAsia="SimSun" w:hAnsi="Times New Roman" w:cs="SimSun" w:hint="eastAsia"/>
          <w:sz w:val="24"/>
          <w:vertAlign w:val="superscript"/>
        </w:rPr>
        <w:fldChar w:fldCharType="separate"/>
      </w:r>
      <w:r>
        <w:rPr>
          <w:rFonts w:ascii="Times New Roman" w:eastAsia="SimSun" w:hAnsi="Times New Roman" w:cs="SimSun"/>
          <w:sz w:val="24"/>
          <w:vertAlign w:val="superscript"/>
        </w:rPr>
        <w:t>[12]</w:t>
      </w:r>
      <w:r>
        <w:rPr>
          <w:rFonts w:ascii="Times New Roman" w:eastAsia="SimSun" w:hAnsi="Times New Roman" w:cs="SimSun" w:hint="eastAsia"/>
          <w:sz w:val="24"/>
          <w:vertAlign w:val="superscript"/>
        </w:rPr>
        <w:fldChar w:fldCharType="end"/>
      </w:r>
      <w:r>
        <w:rPr>
          <w:rFonts w:ascii="Times New Roman" w:eastAsia="SimSun" w:hAnsi="Times New Roman" w:cs="SimSun" w:hint="eastAsia"/>
          <w:sz w:val="24"/>
        </w:rPr>
        <w:t>。</w:t>
      </w:r>
    </w:p>
    <w:p w14:paraId="71F8DBE5"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目前，随着人们生活水平和环保意识的提高，越来越多的媒体报道了有关快递包装回收的科普或宣传信息。尽管这些信息政策在一定程度上影响了受众的知识、态度、意识和价值观念，却未能显著地、实质性转变快递包装回收行为模式。这是因为，在信息加工过程中，由于认知资源的有限性，人们并不遵从完全理性人的模型假设，更大程度上表现为有限理性。另一方面，人们的信息加工和决策过程受到自身的认知资源、信息本身的特点及呈现方式、具体的环境因素等多方面因素影响</w:t>
      </w:r>
      <w:r>
        <w:rPr>
          <w:rFonts w:ascii="Times New Roman" w:eastAsia="SimSun" w:hAnsi="Times New Roman" w:cs="SimSun" w:hint="eastAsia"/>
          <w:sz w:val="24"/>
          <w:vertAlign w:val="superscript"/>
        </w:rPr>
        <w:fldChar w:fldCharType="begin"/>
      </w:r>
      <w:r>
        <w:rPr>
          <w:rFonts w:ascii="Times New Roman" w:eastAsia="SimSun" w:hAnsi="Times New Roman" w:cs="SimSun" w:hint="eastAsia"/>
          <w:sz w:val="24"/>
          <w:vertAlign w:val="superscript"/>
        </w:rPr>
        <w:instrText xml:space="preserve"> REF _Ref170845413 \r \h </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hint="eastAsia"/>
          <w:sz w:val="24"/>
          <w:vertAlign w:val="superscript"/>
        </w:rPr>
      </w:r>
      <w:r>
        <w:rPr>
          <w:rFonts w:ascii="Times New Roman" w:eastAsia="SimSun" w:hAnsi="Times New Roman" w:cs="SimSun" w:hint="eastAsia"/>
          <w:sz w:val="24"/>
          <w:vertAlign w:val="superscript"/>
        </w:rPr>
        <w:fldChar w:fldCharType="separate"/>
      </w:r>
      <w:r>
        <w:rPr>
          <w:rFonts w:ascii="Times New Roman" w:eastAsia="SimSun" w:hAnsi="Times New Roman" w:cs="SimSun"/>
          <w:sz w:val="24"/>
          <w:vertAlign w:val="superscript"/>
        </w:rPr>
        <w:t>[13]</w:t>
      </w:r>
      <w:r>
        <w:rPr>
          <w:rFonts w:ascii="Times New Roman" w:eastAsia="SimSun" w:hAnsi="Times New Roman" w:cs="SimSun" w:hint="eastAsia"/>
          <w:sz w:val="24"/>
          <w:vertAlign w:val="superscript"/>
        </w:rPr>
        <w:fldChar w:fldCharType="end"/>
      </w:r>
      <w:r>
        <w:rPr>
          <w:rFonts w:ascii="Times New Roman" w:eastAsia="SimSun" w:hAnsi="Times New Roman" w:cs="SimSun" w:hint="eastAsia"/>
          <w:sz w:val="24"/>
        </w:rPr>
        <w:t>。而对于信息政策影响快递包装回收行为决策过程的作用机理，目前还缺乏足够的洞察。恰当的信息类型以及传播方式，能让信息干预发挥出真正的作用，更好地促进消费者快递包装回收行为的转变。</w:t>
      </w:r>
    </w:p>
    <w:p w14:paraId="7318DC32"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行为干预措施的有效性往往取决于其针对性和精确性。如果干预措施能够聚焦于目标行为的重要前因，并采取有针对性的策略来消除影响行为改变的障碍，那么干预措施的效果通常会显著提高</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_Ref188573611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[14]</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这种干预设计思路的核心在于理解行为发生的内在机制，识别阻碍个体采取目标行为的具体因素，并通过有效手段加以解决。因此，深入探讨环境行为的影响因素具有重要意义。只有全面了解哪些因素能够促进或抑制环境行为，研究者才能制定更加精准、有效的干预策略，为提升环境行为的实施率提供科学依据。</w:t>
      </w:r>
    </w:p>
    <w:p w14:paraId="1BC45BAF"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基于此，为了提高消费者参与快递包装回收的积极性，并促进其转化为实际行为，本研究试图挖掘消费者快递包装回收行为影响因素，分析行为决策过程；并根据得出的结果，设计消费者快递包装回收干预措施，为实现资源节约型、环境友好型社会提出合适的建议。</w:t>
      </w:r>
    </w:p>
    <w:p w14:paraId="56FE033E" w14:textId="77777777" w:rsidR="00713B2B" w:rsidRDefault="00713B2B">
      <w:pPr>
        <w:spacing w:line="360" w:lineRule="auto"/>
        <w:ind w:firstLineChars="200" w:firstLine="480"/>
        <w:rPr>
          <w:rFonts w:ascii="Times New Roman" w:eastAsia="SimSun" w:hAnsi="Times New Roman" w:cs="SimSun"/>
          <w:sz w:val="24"/>
        </w:rPr>
      </w:pPr>
    </w:p>
    <w:p w14:paraId="69CF43FA" w14:textId="77777777" w:rsidR="00713B2B" w:rsidRDefault="00713B2B">
      <w:pPr>
        <w:spacing w:line="360" w:lineRule="auto"/>
        <w:ind w:firstLineChars="200" w:firstLine="480"/>
        <w:rPr>
          <w:rFonts w:ascii="Times New Roman" w:eastAsia="SimSun" w:hAnsi="Times New Roman" w:cs="SimSun"/>
          <w:sz w:val="24"/>
        </w:rPr>
      </w:pPr>
    </w:p>
    <w:p w14:paraId="4F6FC195" w14:textId="77777777" w:rsidR="00713B2B" w:rsidRDefault="00D04354">
      <w:pPr>
        <w:pStyle w:val="a"/>
        <w:spacing w:before="156" w:after="156"/>
      </w:pPr>
      <w:bookmarkStart w:id="16" w:name="_Toc192688311"/>
      <w:r>
        <w:rPr>
          <w:rFonts w:hint="eastAsia"/>
        </w:rPr>
        <w:lastRenderedPageBreak/>
        <w:t>1.2</w:t>
      </w:r>
      <w:r>
        <w:t xml:space="preserve"> </w:t>
      </w:r>
      <w:r>
        <w:rPr>
          <w:rFonts w:hint="eastAsia"/>
        </w:rPr>
        <w:t>问题提出</w:t>
      </w:r>
      <w:bookmarkEnd w:id="16"/>
    </w:p>
    <w:p w14:paraId="0D626353" w14:textId="77777777" w:rsidR="00713B2B" w:rsidRDefault="00D04354">
      <w:pPr>
        <w:spacing w:line="360" w:lineRule="auto"/>
        <w:ind w:firstLineChars="200" w:firstLine="480"/>
        <w:rPr>
          <w:rFonts w:ascii="SimSun" w:eastAsia="SimSun" w:hAnsi="SimSun" w:cs="SimSun"/>
          <w:sz w:val="24"/>
        </w:rPr>
      </w:pPr>
      <w:r>
        <w:rPr>
          <w:rFonts w:ascii="SimSun" w:eastAsia="SimSun" w:hAnsi="SimSun" w:cs="SimSun"/>
          <w:sz w:val="24"/>
        </w:rPr>
        <w:t>由于逆向供应链的起点是</w:t>
      </w:r>
      <w:r>
        <w:rPr>
          <w:rFonts w:ascii="SimSun" w:eastAsia="SimSun" w:hAnsi="SimSun" w:cs="SimSun" w:hint="eastAsia"/>
          <w:sz w:val="24"/>
        </w:rPr>
        <w:t>消费者，任何回收行为的有效实施都取决于消费者</w:t>
      </w:r>
      <w:r>
        <w:rPr>
          <w:rFonts w:ascii="SimSun" w:eastAsia="SimSun" w:hAnsi="SimSun" w:cs="SimSun"/>
          <w:sz w:val="24"/>
        </w:rPr>
        <w:t>对回收过程的意愿和积极参与</w:t>
      </w:r>
      <w:r>
        <w:rPr>
          <w:rFonts w:ascii="SimSun" w:eastAsia="SimSun" w:hAnsi="SimSun" w:cs="SimSun"/>
          <w:sz w:val="24"/>
          <w:vertAlign w:val="superscript"/>
        </w:rPr>
        <w:fldChar w:fldCharType="begin"/>
      </w:r>
      <w:r>
        <w:rPr>
          <w:rFonts w:ascii="SimSun" w:eastAsia="SimSun" w:hAnsi="SimSun" w:cs="SimSun"/>
          <w:sz w:val="24"/>
          <w:vertAlign w:val="superscript"/>
        </w:rPr>
        <w:instrText xml:space="preserve"> REF _Ref12513 \r \h  \* MERGEFORMAT </w:instrText>
      </w:r>
      <w:r>
        <w:rPr>
          <w:rFonts w:ascii="SimSun" w:eastAsia="SimSun" w:hAnsi="SimSun" w:cs="SimSun"/>
          <w:sz w:val="24"/>
          <w:vertAlign w:val="superscript"/>
        </w:rPr>
      </w:r>
      <w:r>
        <w:rPr>
          <w:rFonts w:ascii="SimSun" w:eastAsia="SimSun" w:hAnsi="SimSun" w:cs="SimSun"/>
          <w:sz w:val="24"/>
          <w:vertAlign w:val="superscript"/>
        </w:rPr>
        <w:fldChar w:fldCharType="separate"/>
      </w:r>
      <w:r>
        <w:rPr>
          <w:rFonts w:ascii="SimSun" w:eastAsia="SimSun" w:hAnsi="SimSun" w:cs="SimSun"/>
          <w:sz w:val="24"/>
          <w:vertAlign w:val="superscript"/>
        </w:rPr>
        <w:t>[15]</w:t>
      </w:r>
      <w:r>
        <w:rPr>
          <w:rFonts w:ascii="SimSun" w:eastAsia="SimSun" w:hAnsi="SimSun" w:cs="SimSun"/>
          <w:sz w:val="24"/>
          <w:vertAlign w:val="superscript"/>
        </w:rPr>
        <w:fldChar w:fldCharType="end"/>
      </w:r>
      <w:r>
        <w:rPr>
          <w:rFonts w:ascii="SimSun" w:eastAsia="SimSun" w:hAnsi="SimSun" w:cs="SimSun" w:hint="eastAsia"/>
          <w:sz w:val="24"/>
        </w:rPr>
        <w:t>。因此，要解决快递包装资源浪费的问题需要了解影响消费者快递包装回收行为选择的因素，并在此基础上探讨不同信息干预政策的有效性。</w:t>
      </w:r>
    </w:p>
    <w:p w14:paraId="128913BD" w14:textId="77777777" w:rsidR="00713B2B" w:rsidRDefault="00D04354">
      <w:pPr>
        <w:pStyle w:val="a1"/>
        <w:spacing w:before="156" w:after="156"/>
      </w:pPr>
      <w:r>
        <w:rPr>
          <w:rFonts w:hint="eastAsia"/>
        </w:rPr>
        <w:t>1.2.1</w:t>
      </w:r>
      <w:r>
        <w:t xml:space="preserve"> </w:t>
      </w:r>
      <w:r>
        <w:rPr>
          <w:rFonts w:hint="eastAsia"/>
        </w:rPr>
        <w:t>从心理决策过程探讨行为转化的关键节点</w:t>
      </w:r>
    </w:p>
    <w:p w14:paraId="2FC6F00F" w14:textId="77777777" w:rsidR="00713B2B" w:rsidRDefault="00D04354">
      <w:pPr>
        <w:spacing w:line="360" w:lineRule="auto"/>
        <w:ind w:firstLineChars="200" w:firstLine="480"/>
        <w:rPr>
          <w:rFonts w:ascii="SimSun" w:eastAsia="SimSun" w:hAnsi="SimSun" w:cs="SimSun"/>
          <w:sz w:val="24"/>
        </w:rPr>
      </w:pPr>
      <w:r>
        <w:rPr>
          <w:rFonts w:ascii="SimSun" w:eastAsia="SimSun" w:hAnsi="SimSun" w:cs="SimSun" w:hint="eastAsia"/>
          <w:sz w:val="24"/>
        </w:rPr>
        <w:t>消费者亲环境行为的实施是一个复杂的心理决策过程</w:t>
      </w:r>
      <w:r>
        <w:rPr>
          <w:rFonts w:ascii="SimSun" w:eastAsia="SimSun" w:hAnsi="SimSun" w:cs="SimSun"/>
          <w:sz w:val="24"/>
          <w:vertAlign w:val="superscript"/>
        </w:rPr>
        <w:fldChar w:fldCharType="begin"/>
      </w:r>
      <w:r>
        <w:rPr>
          <w:rFonts w:ascii="SimSun" w:eastAsia="SimSun" w:hAnsi="SimSun" w:cs="SimSun"/>
          <w:sz w:val="24"/>
          <w:vertAlign w:val="superscript"/>
        </w:rPr>
        <w:instrText xml:space="preserve"> </w:instrText>
      </w:r>
      <w:r>
        <w:rPr>
          <w:rFonts w:ascii="SimSun" w:eastAsia="SimSun" w:hAnsi="SimSun" w:cs="SimSun" w:hint="eastAsia"/>
          <w:sz w:val="24"/>
          <w:vertAlign w:val="superscript"/>
        </w:rPr>
        <w:instrText>REF _Ref188575803 \r \h</w:instrText>
      </w:r>
      <w:r>
        <w:rPr>
          <w:rFonts w:ascii="SimSun" w:eastAsia="SimSun" w:hAnsi="SimSun" w:cs="SimSun"/>
          <w:sz w:val="24"/>
          <w:vertAlign w:val="superscript"/>
        </w:rPr>
        <w:instrText xml:space="preserve">  \* MERGEFORMAT </w:instrText>
      </w:r>
      <w:r>
        <w:rPr>
          <w:rFonts w:ascii="SimSun" w:eastAsia="SimSun" w:hAnsi="SimSun" w:cs="SimSun"/>
          <w:sz w:val="24"/>
          <w:vertAlign w:val="superscript"/>
        </w:rPr>
      </w:r>
      <w:r>
        <w:rPr>
          <w:rFonts w:ascii="SimSun" w:eastAsia="SimSun" w:hAnsi="SimSun" w:cs="SimSun"/>
          <w:sz w:val="24"/>
          <w:vertAlign w:val="superscript"/>
        </w:rPr>
        <w:fldChar w:fldCharType="separate"/>
      </w:r>
      <w:r>
        <w:rPr>
          <w:rFonts w:ascii="SimSun" w:eastAsia="SimSun" w:hAnsi="SimSun" w:cs="SimSun"/>
          <w:sz w:val="24"/>
          <w:vertAlign w:val="superscript"/>
        </w:rPr>
        <w:t>[16]</w:t>
      </w:r>
      <w:r>
        <w:rPr>
          <w:rFonts w:ascii="SimSun" w:eastAsia="SimSun" w:hAnsi="SimSun" w:cs="SimSun"/>
          <w:sz w:val="24"/>
          <w:vertAlign w:val="superscript"/>
        </w:rPr>
        <w:fldChar w:fldCharType="end"/>
      </w:r>
      <w:r>
        <w:rPr>
          <w:rFonts w:ascii="SimSun" w:eastAsia="SimSun" w:hAnsi="SimSun" w:cs="SimSun" w:hint="eastAsia"/>
          <w:sz w:val="24"/>
        </w:rPr>
        <w:t>，包括态度形成、意图生成和行为执行等多个阶段</w:t>
      </w:r>
      <w:r>
        <w:rPr>
          <w:rFonts w:ascii="SimSun" w:eastAsia="SimSun" w:hAnsi="SimSun" w:cs="SimSun"/>
          <w:sz w:val="24"/>
          <w:vertAlign w:val="superscript"/>
        </w:rPr>
        <w:fldChar w:fldCharType="begin"/>
      </w:r>
      <w:r>
        <w:rPr>
          <w:rFonts w:ascii="SimSun" w:eastAsia="SimSun" w:hAnsi="SimSun" w:cs="SimSun"/>
          <w:sz w:val="24"/>
          <w:vertAlign w:val="superscript"/>
        </w:rPr>
        <w:instrText xml:space="preserve"> </w:instrText>
      </w:r>
      <w:r>
        <w:rPr>
          <w:rFonts w:ascii="SimSun" w:eastAsia="SimSun" w:hAnsi="SimSun" w:cs="SimSun" w:hint="eastAsia"/>
          <w:sz w:val="24"/>
          <w:vertAlign w:val="superscript"/>
        </w:rPr>
        <w:instrText>REF _Ref188714935 \r \h</w:instrText>
      </w:r>
      <w:r>
        <w:rPr>
          <w:rFonts w:ascii="SimSun" w:eastAsia="SimSun" w:hAnsi="SimSun" w:cs="SimSun"/>
          <w:sz w:val="24"/>
          <w:vertAlign w:val="superscript"/>
        </w:rPr>
        <w:instrText xml:space="preserve">  \* MERGEFORMAT </w:instrText>
      </w:r>
      <w:r>
        <w:rPr>
          <w:rFonts w:ascii="SimSun" w:eastAsia="SimSun" w:hAnsi="SimSun" w:cs="SimSun"/>
          <w:sz w:val="24"/>
          <w:vertAlign w:val="superscript"/>
        </w:rPr>
      </w:r>
      <w:r>
        <w:rPr>
          <w:rFonts w:ascii="SimSun" w:eastAsia="SimSun" w:hAnsi="SimSun" w:cs="SimSun"/>
          <w:sz w:val="24"/>
          <w:vertAlign w:val="superscript"/>
        </w:rPr>
        <w:fldChar w:fldCharType="separate"/>
      </w:r>
      <w:r>
        <w:rPr>
          <w:rFonts w:ascii="SimSun" w:eastAsia="SimSun" w:hAnsi="SimSun" w:cs="SimSun"/>
          <w:sz w:val="24"/>
          <w:vertAlign w:val="superscript"/>
        </w:rPr>
        <w:t>[17]</w:t>
      </w:r>
      <w:r>
        <w:rPr>
          <w:rFonts w:ascii="SimSun" w:eastAsia="SimSun" w:hAnsi="SimSun" w:cs="SimSun"/>
          <w:sz w:val="24"/>
          <w:vertAlign w:val="superscript"/>
        </w:rPr>
        <w:fldChar w:fldCharType="end"/>
      </w:r>
      <w:r>
        <w:rPr>
          <w:rFonts w:ascii="SimSun" w:eastAsia="SimSun" w:hAnsi="SimSun" w:cs="SimSun" w:hint="eastAsia"/>
          <w:sz w:val="24"/>
        </w:rPr>
        <w:t>。在这一过程中，不同的决策节点可能存在特定的障碍，如对回收行为益处的认知不足、主观规范影响力不足或执行过程中感知行为控制的缺失。因此，研究各阶段的关键影响因素及其对行为转化的促进作用，将为干预策略的精准设计提供理论依据。</w:t>
      </w:r>
    </w:p>
    <w:p w14:paraId="7DF44457" w14:textId="77777777" w:rsidR="00713B2B" w:rsidRDefault="00D04354">
      <w:pPr>
        <w:pStyle w:val="a1"/>
        <w:spacing w:before="156" w:after="156"/>
      </w:pPr>
      <w:r>
        <w:rPr>
          <w:rFonts w:hint="eastAsia"/>
        </w:rPr>
        <w:t>1</w:t>
      </w:r>
      <w:r>
        <w:t xml:space="preserve">.2.2 </w:t>
      </w:r>
      <w:r>
        <w:rPr>
          <w:rFonts w:hint="eastAsia"/>
        </w:rPr>
        <w:t>从情境约束因素分析行为决策的外部障碍</w:t>
      </w:r>
    </w:p>
    <w:p w14:paraId="1EEEB618" w14:textId="77777777" w:rsidR="00713B2B" w:rsidRDefault="00D04354">
      <w:pPr>
        <w:spacing w:line="360" w:lineRule="auto"/>
        <w:ind w:firstLineChars="200" w:firstLine="480"/>
        <w:rPr>
          <w:rFonts w:ascii="SimSun" w:eastAsia="SimSun" w:hAnsi="SimSun" w:cs="SimSun"/>
          <w:sz w:val="24"/>
        </w:rPr>
      </w:pPr>
      <w:r>
        <w:rPr>
          <w:rFonts w:ascii="SimSun" w:eastAsia="SimSun" w:hAnsi="SimSun" w:cs="SimSun" w:hint="eastAsia"/>
          <w:sz w:val="24"/>
        </w:rPr>
        <w:t>尽管消费者可能具备回收意愿，但行为的实际实施往往受到情境约束因素的显著影响</w:t>
      </w:r>
      <w:r>
        <w:rPr>
          <w:rFonts w:ascii="SimSun" w:eastAsia="SimSun" w:hAnsi="SimSun" w:cs="SimSun"/>
          <w:sz w:val="24"/>
          <w:vertAlign w:val="superscript"/>
        </w:rPr>
        <w:fldChar w:fldCharType="begin"/>
      </w:r>
      <w:r>
        <w:rPr>
          <w:rFonts w:ascii="SimSun" w:eastAsia="SimSun" w:hAnsi="SimSun" w:cs="SimSun"/>
          <w:sz w:val="24"/>
          <w:vertAlign w:val="superscript"/>
        </w:rPr>
        <w:instrText xml:space="preserve"> </w:instrText>
      </w:r>
      <w:r>
        <w:rPr>
          <w:rFonts w:ascii="SimSun" w:eastAsia="SimSun" w:hAnsi="SimSun" w:cs="SimSun" w:hint="eastAsia"/>
          <w:sz w:val="24"/>
          <w:vertAlign w:val="superscript"/>
        </w:rPr>
        <w:instrText>REF _Ref188715156 \r \h</w:instrText>
      </w:r>
      <w:r>
        <w:rPr>
          <w:rFonts w:ascii="SimSun" w:eastAsia="SimSun" w:hAnsi="SimSun" w:cs="SimSun"/>
          <w:sz w:val="24"/>
          <w:vertAlign w:val="superscript"/>
        </w:rPr>
        <w:instrText xml:space="preserve">  \* MERGEFORMAT </w:instrText>
      </w:r>
      <w:r>
        <w:rPr>
          <w:rFonts w:ascii="SimSun" w:eastAsia="SimSun" w:hAnsi="SimSun" w:cs="SimSun"/>
          <w:sz w:val="24"/>
          <w:vertAlign w:val="superscript"/>
        </w:rPr>
      </w:r>
      <w:r>
        <w:rPr>
          <w:rFonts w:ascii="SimSun" w:eastAsia="SimSun" w:hAnsi="SimSun" w:cs="SimSun"/>
          <w:sz w:val="24"/>
          <w:vertAlign w:val="superscript"/>
        </w:rPr>
        <w:fldChar w:fldCharType="separate"/>
      </w:r>
      <w:r>
        <w:rPr>
          <w:rFonts w:ascii="SimSun" w:eastAsia="SimSun" w:hAnsi="SimSun" w:cs="SimSun"/>
          <w:sz w:val="24"/>
          <w:vertAlign w:val="superscript"/>
        </w:rPr>
        <w:t>[18]</w:t>
      </w:r>
      <w:r>
        <w:rPr>
          <w:rFonts w:ascii="SimSun" w:eastAsia="SimSun" w:hAnsi="SimSun" w:cs="SimSun"/>
          <w:sz w:val="24"/>
          <w:vertAlign w:val="superscript"/>
        </w:rPr>
        <w:fldChar w:fldCharType="end"/>
      </w:r>
      <w:r>
        <w:rPr>
          <w:rFonts w:ascii="SimSun" w:eastAsia="SimSun" w:hAnsi="SimSun" w:cs="SimSun" w:hint="eastAsia"/>
          <w:sz w:val="24"/>
        </w:rPr>
        <w:t>，如回收设施的便利性、社区支持的力度、物流企业的配合程度等。这些外部因素在一定程度上决定了回收行为的可行性和持续性。然而，当前研究对这些情境因素的影响机理尚缺乏系统性探索，需要进一步明确具体因素如何在不同情境中作用于回收行为的实施。</w:t>
      </w:r>
    </w:p>
    <w:p w14:paraId="46CC6D31" w14:textId="77777777" w:rsidR="00713B2B" w:rsidRDefault="00D04354">
      <w:pPr>
        <w:pStyle w:val="a1"/>
        <w:spacing w:before="156" w:after="156"/>
      </w:pPr>
      <w:r>
        <w:rPr>
          <w:rFonts w:hint="eastAsia"/>
        </w:rPr>
        <w:t xml:space="preserve">1.2.3 </w:t>
      </w:r>
      <w:r>
        <w:rPr>
          <w:rFonts w:hint="eastAsia"/>
        </w:rPr>
        <w:t>从信息干预机制优化行为转化路径</w:t>
      </w:r>
    </w:p>
    <w:p w14:paraId="2B85CCAA" w14:textId="77777777" w:rsidR="00713B2B" w:rsidRDefault="00D04354">
      <w:pPr>
        <w:spacing w:line="360" w:lineRule="auto"/>
        <w:ind w:firstLineChars="200" w:firstLine="480"/>
        <w:rPr>
          <w:rFonts w:ascii="SimSun" w:eastAsia="SimSun" w:hAnsi="SimSun" w:cs="SimSun"/>
          <w:sz w:val="24"/>
        </w:rPr>
      </w:pPr>
      <w:r>
        <w:rPr>
          <w:rFonts w:ascii="SimSun" w:eastAsia="SimSun" w:hAnsi="SimSun" w:cs="SimSun" w:hint="eastAsia"/>
          <w:sz w:val="24"/>
        </w:rPr>
        <w:t>信息干预是促进消费者快递包装回收行为的重要工具</w:t>
      </w:r>
      <w:r>
        <w:rPr>
          <w:rFonts w:ascii="SimSun" w:eastAsia="SimSun" w:hAnsi="SimSun" w:cs="SimSun"/>
          <w:sz w:val="24"/>
          <w:vertAlign w:val="superscript"/>
        </w:rPr>
        <w:fldChar w:fldCharType="begin"/>
      </w:r>
      <w:r>
        <w:rPr>
          <w:rFonts w:ascii="SimSun" w:eastAsia="SimSun" w:hAnsi="SimSun" w:cs="SimSun"/>
          <w:sz w:val="24"/>
          <w:vertAlign w:val="superscript"/>
        </w:rPr>
        <w:instrText xml:space="preserve"> </w:instrText>
      </w:r>
      <w:r>
        <w:rPr>
          <w:rFonts w:ascii="SimSun" w:eastAsia="SimSun" w:hAnsi="SimSun" w:cs="SimSun" w:hint="eastAsia"/>
          <w:sz w:val="24"/>
          <w:vertAlign w:val="superscript"/>
        </w:rPr>
        <w:instrText>REF _Ref170835004 \r \h</w:instrText>
      </w:r>
      <w:r>
        <w:rPr>
          <w:rFonts w:ascii="SimSun" w:eastAsia="SimSun" w:hAnsi="SimSun" w:cs="SimSun"/>
          <w:sz w:val="24"/>
          <w:vertAlign w:val="superscript"/>
        </w:rPr>
        <w:instrText xml:space="preserve">  \* MERGEFORMAT </w:instrText>
      </w:r>
      <w:r>
        <w:rPr>
          <w:rFonts w:ascii="SimSun" w:eastAsia="SimSun" w:hAnsi="SimSun" w:cs="SimSun"/>
          <w:sz w:val="24"/>
          <w:vertAlign w:val="superscript"/>
        </w:rPr>
      </w:r>
      <w:r>
        <w:rPr>
          <w:rFonts w:ascii="SimSun" w:eastAsia="SimSun" w:hAnsi="SimSun" w:cs="SimSun"/>
          <w:sz w:val="24"/>
          <w:vertAlign w:val="superscript"/>
        </w:rPr>
        <w:fldChar w:fldCharType="separate"/>
      </w:r>
      <w:r>
        <w:rPr>
          <w:rFonts w:ascii="SimSun" w:eastAsia="SimSun" w:hAnsi="SimSun" w:cs="SimSun"/>
          <w:sz w:val="24"/>
          <w:vertAlign w:val="superscript"/>
        </w:rPr>
        <w:t>[11]</w:t>
      </w:r>
      <w:r>
        <w:rPr>
          <w:rFonts w:ascii="SimSun" w:eastAsia="SimSun" w:hAnsi="SimSun" w:cs="SimSun"/>
          <w:sz w:val="24"/>
          <w:vertAlign w:val="superscript"/>
        </w:rPr>
        <w:fldChar w:fldCharType="end"/>
      </w:r>
      <w:r>
        <w:rPr>
          <w:rFonts w:ascii="SimSun" w:eastAsia="SimSun" w:hAnsi="SimSun" w:cs="SimSun" w:hint="eastAsia"/>
          <w:sz w:val="24"/>
        </w:rPr>
        <w:t>。然而，信息干预的设计需要充分考虑内容的针对性和传递方式的有效性</w:t>
      </w:r>
      <w:r>
        <w:rPr>
          <w:rFonts w:ascii="SimSun" w:eastAsia="SimSun" w:hAnsi="SimSun" w:cs="SimSun"/>
          <w:sz w:val="24"/>
          <w:vertAlign w:val="superscript"/>
        </w:rPr>
        <w:fldChar w:fldCharType="begin"/>
      </w:r>
      <w:r>
        <w:rPr>
          <w:rFonts w:ascii="SimSun" w:eastAsia="SimSun" w:hAnsi="SimSun" w:cs="SimSun"/>
          <w:sz w:val="24"/>
          <w:vertAlign w:val="superscript"/>
        </w:rPr>
        <w:instrText xml:space="preserve"> </w:instrText>
      </w:r>
      <w:r>
        <w:rPr>
          <w:rFonts w:ascii="SimSun" w:eastAsia="SimSun" w:hAnsi="SimSun" w:cs="SimSun" w:hint="eastAsia"/>
          <w:sz w:val="24"/>
          <w:vertAlign w:val="superscript"/>
        </w:rPr>
        <w:instrText>REF _Ref170845413 \r \h</w:instrText>
      </w:r>
      <w:r>
        <w:rPr>
          <w:rFonts w:ascii="SimSun" w:eastAsia="SimSun" w:hAnsi="SimSun" w:cs="SimSun"/>
          <w:sz w:val="24"/>
          <w:vertAlign w:val="superscript"/>
        </w:rPr>
        <w:instrText xml:space="preserve">  \* MERGEFORMAT </w:instrText>
      </w:r>
      <w:r>
        <w:rPr>
          <w:rFonts w:ascii="SimSun" w:eastAsia="SimSun" w:hAnsi="SimSun" w:cs="SimSun"/>
          <w:sz w:val="24"/>
          <w:vertAlign w:val="superscript"/>
        </w:rPr>
      </w:r>
      <w:r>
        <w:rPr>
          <w:rFonts w:ascii="SimSun" w:eastAsia="SimSun" w:hAnsi="SimSun" w:cs="SimSun"/>
          <w:sz w:val="24"/>
          <w:vertAlign w:val="superscript"/>
        </w:rPr>
        <w:fldChar w:fldCharType="separate"/>
      </w:r>
      <w:r>
        <w:rPr>
          <w:rFonts w:ascii="SimSun" w:eastAsia="SimSun" w:hAnsi="SimSun" w:cs="SimSun"/>
          <w:sz w:val="24"/>
          <w:vertAlign w:val="superscript"/>
        </w:rPr>
        <w:t>[13]</w:t>
      </w:r>
      <w:r>
        <w:rPr>
          <w:rFonts w:ascii="SimSun" w:eastAsia="SimSun" w:hAnsi="SimSun" w:cs="SimSun"/>
          <w:sz w:val="24"/>
          <w:vertAlign w:val="superscript"/>
        </w:rPr>
        <w:fldChar w:fldCharType="end"/>
      </w:r>
      <w:r>
        <w:rPr>
          <w:rFonts w:ascii="SimSun" w:eastAsia="SimSun" w:hAnsi="SimSun" w:cs="SimSun" w:hint="eastAsia"/>
          <w:sz w:val="24"/>
        </w:rPr>
        <w:t>。例如，不同的信息类型在增强行为意愿与实际行为转化中的效果可能存在显著差异。此外，信息的传播频率也有可能影响干预效果</w:t>
      </w:r>
      <w:r>
        <w:rPr>
          <w:rFonts w:ascii="SimSun" w:eastAsia="SimSun" w:hAnsi="SimSun" w:cs="SimSun"/>
          <w:sz w:val="24"/>
          <w:vertAlign w:val="superscript"/>
        </w:rPr>
        <w:fldChar w:fldCharType="begin"/>
      </w:r>
      <w:r>
        <w:rPr>
          <w:rFonts w:ascii="SimSun" w:eastAsia="SimSun" w:hAnsi="SimSun" w:cs="SimSun"/>
          <w:sz w:val="24"/>
          <w:vertAlign w:val="superscript"/>
        </w:rPr>
        <w:instrText xml:space="preserve"> </w:instrText>
      </w:r>
      <w:r>
        <w:rPr>
          <w:rFonts w:ascii="SimSun" w:eastAsia="SimSun" w:hAnsi="SimSun" w:cs="SimSun" w:hint="eastAsia"/>
          <w:sz w:val="24"/>
          <w:vertAlign w:val="superscript"/>
        </w:rPr>
        <w:instrText>REF _Ref188715910 \r \h</w:instrText>
      </w:r>
      <w:r>
        <w:rPr>
          <w:rFonts w:ascii="SimSun" w:eastAsia="SimSun" w:hAnsi="SimSun" w:cs="SimSun"/>
          <w:sz w:val="24"/>
          <w:vertAlign w:val="superscript"/>
        </w:rPr>
        <w:instrText xml:space="preserve">  \* MERGEFORMAT </w:instrText>
      </w:r>
      <w:r>
        <w:rPr>
          <w:rFonts w:ascii="SimSun" w:eastAsia="SimSun" w:hAnsi="SimSun" w:cs="SimSun"/>
          <w:sz w:val="24"/>
          <w:vertAlign w:val="superscript"/>
        </w:rPr>
      </w:r>
      <w:r>
        <w:rPr>
          <w:rFonts w:ascii="SimSun" w:eastAsia="SimSun" w:hAnsi="SimSun" w:cs="SimSun"/>
          <w:sz w:val="24"/>
          <w:vertAlign w:val="superscript"/>
        </w:rPr>
        <w:fldChar w:fldCharType="separate"/>
      </w:r>
      <w:r>
        <w:rPr>
          <w:rFonts w:ascii="SimSun" w:eastAsia="SimSun" w:hAnsi="SimSun" w:cs="SimSun"/>
          <w:sz w:val="24"/>
          <w:vertAlign w:val="superscript"/>
        </w:rPr>
        <w:t>[19]</w:t>
      </w:r>
      <w:r>
        <w:rPr>
          <w:rFonts w:ascii="SimSun" w:eastAsia="SimSun" w:hAnsi="SimSun" w:cs="SimSun"/>
          <w:sz w:val="24"/>
          <w:vertAlign w:val="superscript"/>
        </w:rPr>
        <w:fldChar w:fldCharType="end"/>
      </w:r>
      <w:r>
        <w:rPr>
          <w:rFonts w:ascii="SimSun" w:eastAsia="SimSun" w:hAnsi="SimSun" w:cs="SimSun" w:hint="eastAsia"/>
          <w:sz w:val="24"/>
        </w:rPr>
        <w:t>。因此，深入研究信息干预的机制及其在回收行为转化中的优化路径，对于提高干预的效率和精准度具有重要意义。</w:t>
      </w:r>
    </w:p>
    <w:p w14:paraId="470963C2" w14:textId="77777777" w:rsidR="00713B2B" w:rsidRDefault="00713B2B">
      <w:pPr>
        <w:pStyle w:val="a"/>
        <w:spacing w:before="156" w:after="156"/>
      </w:pPr>
    </w:p>
    <w:p w14:paraId="4E44E6B0" w14:textId="77777777" w:rsidR="00713B2B" w:rsidRDefault="00713B2B">
      <w:pPr>
        <w:pStyle w:val="a"/>
        <w:spacing w:before="156" w:after="156"/>
      </w:pPr>
    </w:p>
    <w:p w14:paraId="4452C647" w14:textId="77777777" w:rsidR="00713B2B" w:rsidRDefault="00D04354">
      <w:pPr>
        <w:pStyle w:val="a"/>
        <w:spacing w:before="156" w:after="156"/>
      </w:pPr>
      <w:bookmarkStart w:id="17" w:name="_Toc192688312"/>
      <w:r>
        <w:rPr>
          <w:rFonts w:hint="eastAsia"/>
        </w:rPr>
        <w:lastRenderedPageBreak/>
        <w:t>1</w:t>
      </w:r>
      <w:r>
        <w:t xml:space="preserve">.3 </w:t>
      </w:r>
      <w:r>
        <w:rPr>
          <w:rFonts w:hint="eastAsia"/>
        </w:rPr>
        <w:t>研究目的及研究意义</w:t>
      </w:r>
      <w:bookmarkEnd w:id="17"/>
    </w:p>
    <w:p w14:paraId="368D718D" w14:textId="77777777" w:rsidR="00713B2B" w:rsidRDefault="00D04354">
      <w:pPr>
        <w:pStyle w:val="a1"/>
        <w:spacing w:before="156" w:after="156"/>
      </w:pPr>
      <w:r>
        <w:rPr>
          <w:rFonts w:hint="eastAsia"/>
        </w:rPr>
        <w:t>1</w:t>
      </w:r>
      <w:r>
        <w:t xml:space="preserve">.3.1 </w:t>
      </w:r>
      <w:r>
        <w:rPr>
          <w:rFonts w:hint="eastAsia"/>
        </w:rPr>
        <w:t>研究目的</w:t>
      </w:r>
    </w:p>
    <w:p w14:paraId="6B4A0D4E"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电子商务行业随着技术的进步快速发展，给消费者带来购物便利的同时，也导致了包装资源的浪费。基于此，消费者参与快递包装回收行为决策过程引起了学者的广泛关注。许多文献对消费者快递包装回收行为决策的影响因素进行了实证分析，但这些影响因素对快递包装行为决策过程作用的路径和机理研究还不够深入。而对行为决策过程的深入洞察和深刻理解是增强干预有效性的基础。</w:t>
      </w:r>
    </w:p>
    <w:p w14:paraId="12ED566F" w14:textId="77777777" w:rsidR="00713B2B" w:rsidRDefault="00D04354">
      <w:pPr>
        <w:spacing w:line="360" w:lineRule="auto"/>
        <w:rPr>
          <w:rFonts w:ascii="Times New Roman" w:eastAsia="SimSun" w:hAnsi="Times New Roman" w:cs="SimSun"/>
          <w:sz w:val="24"/>
        </w:rPr>
      </w:pPr>
      <w:r>
        <w:rPr>
          <w:rFonts w:ascii="Times New Roman" w:eastAsia="SimSun" w:hAnsi="Times New Roman" w:cs="SimSun" w:hint="eastAsia"/>
          <w:sz w:val="24"/>
        </w:rPr>
        <w:t>因此，本文的具体研究目的如下：</w:t>
      </w:r>
    </w:p>
    <w:p w14:paraId="3619A5C9"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w:t>
      </w:r>
      <w:r>
        <w:rPr>
          <w:rFonts w:ascii="Times New Roman" w:eastAsia="SimSun" w:hAnsi="Times New Roman" w:cs="SimSun" w:hint="eastAsia"/>
          <w:sz w:val="24"/>
        </w:rPr>
        <w:t>1</w:t>
      </w:r>
      <w:r>
        <w:rPr>
          <w:rFonts w:ascii="Times New Roman" w:eastAsia="SimSun" w:hAnsi="Times New Roman" w:cs="SimSun" w:hint="eastAsia"/>
          <w:sz w:val="24"/>
        </w:rPr>
        <w:t>）识别消费者快递包装回收行为影响因素，并分析行为决策过程。运用拓展计划行为理论，深入探讨消费者在选择快递包装回收行为时所考虑的因素，试图为我国制定有关快递包装回收的相关法律规章给出科学合理的理论基础。</w:t>
      </w:r>
    </w:p>
    <w:p w14:paraId="10F9D21C"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w:t>
      </w:r>
      <w:r>
        <w:rPr>
          <w:rFonts w:ascii="Times New Roman" w:eastAsia="SimSun" w:hAnsi="Times New Roman" w:cs="SimSun" w:hint="eastAsia"/>
          <w:sz w:val="24"/>
        </w:rPr>
        <w:t>2</w:t>
      </w:r>
      <w:r>
        <w:rPr>
          <w:rFonts w:ascii="Times New Roman" w:eastAsia="SimSun" w:hAnsi="Times New Roman" w:cs="SimSun" w:hint="eastAsia"/>
          <w:sz w:val="24"/>
        </w:rPr>
        <w:t>）提出消费者快递包装回收干预策略和措施方法，并评估干预效果。基于实验一得出来的研究结果，设计第二部分实验的干预信息，并进行对照实验，在验证实验一研究结果的同时试图挖掘出消费者在选择是否进行快递包装回收时，更深层次的动因。</w:t>
      </w:r>
    </w:p>
    <w:p w14:paraId="5AFE3797" w14:textId="77777777" w:rsidR="00713B2B" w:rsidRDefault="00D04354">
      <w:pPr>
        <w:pStyle w:val="a1"/>
        <w:spacing w:before="156" w:after="156"/>
      </w:pPr>
      <w:r>
        <w:rPr>
          <w:rFonts w:hint="eastAsia"/>
        </w:rPr>
        <w:t>1</w:t>
      </w:r>
      <w:r>
        <w:t xml:space="preserve">.3.2 </w:t>
      </w:r>
      <w:r>
        <w:rPr>
          <w:rFonts w:hint="eastAsia"/>
        </w:rPr>
        <w:t>研究意义</w:t>
      </w:r>
    </w:p>
    <w:p w14:paraId="65A77744"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w:t>
      </w:r>
      <w:r>
        <w:rPr>
          <w:rFonts w:ascii="Times New Roman" w:eastAsia="SimSun" w:hAnsi="Times New Roman" w:cs="SimSun" w:hint="eastAsia"/>
          <w:sz w:val="24"/>
        </w:rPr>
        <w:t>1</w:t>
      </w:r>
      <w:r>
        <w:rPr>
          <w:rFonts w:ascii="Times New Roman" w:eastAsia="SimSun" w:hAnsi="Times New Roman" w:cs="SimSun" w:hint="eastAsia"/>
          <w:sz w:val="24"/>
        </w:rPr>
        <w:t>）理论意义</w:t>
      </w:r>
    </w:p>
    <w:p w14:paraId="64975C9E"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近年来，快递行业快速发展，“绿色快递”研究兴起，但大多聚焦于快递包装物设计的低碳化、绿色化和规范化。而就回收领域的研究内容而言，以回收流程完善、回收系统设计、回收各主体的博弈为主，回收行为研究相对较少；在研究对象方面，更多的关注在电子废弃物等方面回收研究。本文结合计划行为理论（</w:t>
      </w:r>
      <w:r>
        <w:rPr>
          <w:rFonts w:ascii="Times New Roman" w:eastAsia="SimSun" w:hAnsi="Times New Roman" w:cs="SimSun" w:hint="eastAsia"/>
          <w:sz w:val="24"/>
        </w:rPr>
        <w:t>the Theory of Planned Behavior</w:t>
      </w:r>
      <w:r>
        <w:rPr>
          <w:rFonts w:ascii="Times New Roman" w:eastAsia="SimSun" w:hAnsi="Times New Roman" w:cs="SimSun" w:hint="eastAsia"/>
          <w:sz w:val="24"/>
        </w:rPr>
        <w:t>，简称</w:t>
      </w:r>
      <w:r>
        <w:rPr>
          <w:rFonts w:ascii="Times New Roman" w:eastAsia="SimSun" w:hAnsi="Times New Roman" w:cs="SimSun" w:hint="eastAsia"/>
          <w:sz w:val="24"/>
        </w:rPr>
        <w:t>TPB</w:t>
      </w:r>
      <w:r>
        <w:rPr>
          <w:rFonts w:ascii="Times New Roman" w:eastAsia="SimSun" w:hAnsi="Times New Roman" w:cs="SimSun" w:hint="eastAsia"/>
          <w:sz w:val="24"/>
        </w:rPr>
        <w:t>）和态度</w:t>
      </w:r>
      <w:r>
        <w:rPr>
          <w:rFonts w:ascii="Times New Roman" w:eastAsia="SimSun" w:hAnsi="Times New Roman" w:cs="SimSun" w:hint="eastAsia"/>
          <w:sz w:val="24"/>
        </w:rPr>
        <w:t>-</w:t>
      </w:r>
      <w:r>
        <w:rPr>
          <w:rFonts w:ascii="Times New Roman" w:eastAsia="SimSun" w:hAnsi="Times New Roman" w:cs="SimSun" w:hint="eastAsia"/>
          <w:sz w:val="24"/>
        </w:rPr>
        <w:t>行为</w:t>
      </w:r>
      <w:r>
        <w:rPr>
          <w:rFonts w:ascii="Times New Roman" w:eastAsia="SimSun" w:hAnsi="Times New Roman" w:cs="SimSun" w:hint="eastAsia"/>
          <w:sz w:val="24"/>
        </w:rPr>
        <w:t>-</w:t>
      </w:r>
      <w:r>
        <w:rPr>
          <w:rFonts w:ascii="Times New Roman" w:eastAsia="SimSun" w:hAnsi="Times New Roman" w:cs="SimSun" w:hint="eastAsia"/>
          <w:sz w:val="24"/>
        </w:rPr>
        <w:t>条件理论（</w:t>
      </w:r>
      <w:r>
        <w:rPr>
          <w:rFonts w:ascii="Times New Roman" w:eastAsia="SimSun" w:hAnsi="Times New Roman" w:cs="SimSun" w:hint="eastAsia"/>
          <w:sz w:val="24"/>
        </w:rPr>
        <w:t>Attitude-behavior-condition</w:t>
      </w:r>
      <w:r>
        <w:rPr>
          <w:rFonts w:ascii="Times New Roman" w:eastAsia="SimSun" w:hAnsi="Times New Roman" w:cs="SimSun" w:hint="eastAsia"/>
          <w:sz w:val="24"/>
        </w:rPr>
        <w:t>，简称</w:t>
      </w:r>
      <w:r>
        <w:rPr>
          <w:rFonts w:ascii="Times New Roman" w:eastAsia="SimSun" w:hAnsi="Times New Roman" w:cs="SimSun" w:hint="eastAsia"/>
          <w:sz w:val="24"/>
        </w:rPr>
        <w:t>A-B-C</w:t>
      </w:r>
      <w:r>
        <w:rPr>
          <w:rFonts w:ascii="Times New Roman" w:eastAsia="SimSun" w:hAnsi="Times New Roman" w:cs="SimSun" w:hint="eastAsia"/>
          <w:sz w:val="24"/>
        </w:rPr>
        <w:t>理论），构建分析模型，通过实证研究，深入分析影响消费者快递包装物回收行为的因素。因此，本文研究的理论意义在于：在经典理论的基础框架上对其进行了拓展和整合，并应用于分析消费者快递包装物回收行为选择的影响因素，丰富了现有研究。另一方面加深消费者回收行为的理论研究，为进一步设计适合我国消费者的回收模式打下理论基础。</w:t>
      </w:r>
    </w:p>
    <w:p w14:paraId="1DC90F57"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lastRenderedPageBreak/>
        <w:t>（</w:t>
      </w:r>
      <w:r>
        <w:rPr>
          <w:rFonts w:ascii="Times New Roman" w:eastAsia="SimSun" w:hAnsi="Times New Roman" w:cs="SimSun" w:hint="eastAsia"/>
          <w:sz w:val="24"/>
        </w:rPr>
        <w:t>2</w:t>
      </w:r>
      <w:r>
        <w:rPr>
          <w:rFonts w:ascii="Times New Roman" w:eastAsia="SimSun" w:hAnsi="Times New Roman" w:cs="SimSun" w:hint="eastAsia"/>
          <w:sz w:val="24"/>
        </w:rPr>
        <w:t>）现实意义</w:t>
      </w:r>
    </w:p>
    <w:p w14:paraId="455E2C56"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快递包装物较为零碎，虽然经过仔细整理后具有一定的再利用价值，并产生一定的经济收入，但比不上回收电子废弃物带来的一次性经济收入。另外，相比起报纸、易拉罐等回收，需要更多精力和成本。而且，当前回收系统和回收设施不完善，很难刺激消费者产生强烈的回收意愿，或者出现意愿与行为分离现象。由此导致较低的快递包装回收率，产生了大量的环境污染和资源浪费。因此，本研究的现实意义在于：研究消费者快递包装物回收行为选择的影响因素，从而对回收具体实施过程进行科学性改进，缓解由于对快递包装废弃物处理不当所引起的环境破坏和资源浪费问题，有利于支持我国节约型、环保型经济的发展，并为政府制定回收政策及相关法律法规提供借鉴和依据。</w:t>
      </w:r>
    </w:p>
    <w:p w14:paraId="48D7ADC4" w14:textId="77777777" w:rsidR="00713B2B" w:rsidRDefault="00D04354">
      <w:pPr>
        <w:pStyle w:val="a"/>
        <w:spacing w:before="156" w:after="156"/>
      </w:pPr>
      <w:bookmarkStart w:id="18" w:name="_Toc192688313"/>
      <w:r>
        <w:rPr>
          <w:rFonts w:hint="eastAsia"/>
        </w:rPr>
        <w:t>1.4</w:t>
      </w:r>
      <w:r>
        <w:t xml:space="preserve"> </w:t>
      </w:r>
      <w:r>
        <w:rPr>
          <w:rFonts w:hint="eastAsia"/>
        </w:rPr>
        <w:t>研究方法、研究内容与技术路线</w:t>
      </w:r>
      <w:bookmarkEnd w:id="18"/>
    </w:p>
    <w:p w14:paraId="15321FD5"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根据前文中所提出的研究问题进行了两部分内容的研究，并根据问题的特性，选择了相应的研究方法。如图</w:t>
      </w:r>
      <w:r>
        <w:rPr>
          <w:rFonts w:ascii="Times New Roman" w:eastAsia="SimSun" w:hAnsi="Times New Roman" w:cs="SimSun" w:hint="eastAsia"/>
          <w:sz w:val="24"/>
        </w:rPr>
        <w:t>1-2</w:t>
      </w:r>
      <w:r>
        <w:rPr>
          <w:rFonts w:ascii="Times New Roman" w:eastAsia="SimSun" w:hAnsi="Times New Roman" w:cs="SimSun" w:hint="eastAsia"/>
          <w:sz w:val="24"/>
        </w:rPr>
        <w:t>示。</w:t>
      </w:r>
    </w:p>
    <w:p w14:paraId="3EFBE9DF" w14:textId="77777777" w:rsidR="00713B2B" w:rsidRDefault="00D04354">
      <w:pPr>
        <w:spacing w:line="360" w:lineRule="auto"/>
        <w:ind w:firstLineChars="200" w:firstLine="480"/>
        <w:jc w:val="center"/>
        <w:rPr>
          <w:rFonts w:ascii="SimSun" w:eastAsia="SimSun" w:hAnsi="SimSun" w:cs="SimSun"/>
          <w:sz w:val="24"/>
        </w:rPr>
      </w:pPr>
      <w:r>
        <w:rPr>
          <w:rFonts w:ascii="SimSun" w:eastAsia="SimSun" w:hAnsi="SimSun" w:cs="SimSun" w:hint="eastAsia"/>
          <w:noProof/>
          <w:sz w:val="24"/>
        </w:rPr>
        <w:drawing>
          <wp:inline distT="0" distB="0" distL="0" distR="0" wp14:anchorId="139FF0E4" wp14:editId="79E90A41">
            <wp:extent cx="4786630" cy="2511425"/>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extLst>
                        <a:ext uri="{28A0092B-C50C-407E-A947-70E740481C1C}">
                          <a14:useLocalDpi xmlns:a14="http://schemas.microsoft.com/office/drawing/2010/main" val="0"/>
                        </a:ext>
                      </a:extLst>
                    </a:blip>
                    <a:srcRect r="9246"/>
                    <a:stretch>
                      <a:fillRect/>
                    </a:stretch>
                  </pic:blipFill>
                  <pic:spPr>
                    <a:xfrm>
                      <a:off x="0" y="0"/>
                      <a:ext cx="4786686" cy="2511425"/>
                    </a:xfrm>
                    <a:prstGeom prst="rect">
                      <a:avLst/>
                    </a:prstGeom>
                    <a:ln>
                      <a:noFill/>
                    </a:ln>
                  </pic:spPr>
                </pic:pic>
              </a:graphicData>
            </a:graphic>
          </wp:inline>
        </w:drawing>
      </w:r>
    </w:p>
    <w:p w14:paraId="6147F264" w14:textId="77777777" w:rsidR="00713B2B" w:rsidRPr="00363098" w:rsidRDefault="00D04354" w:rsidP="00363098">
      <w:pPr>
        <w:pStyle w:val="a5"/>
        <w:ind w:firstLine="428"/>
      </w:pPr>
      <w:bookmarkStart w:id="19" w:name="_Toc192689015"/>
      <w:r w:rsidRPr="00363098">
        <w:rPr>
          <w:rFonts w:hint="eastAsia"/>
        </w:rPr>
        <w:t>图</w:t>
      </w:r>
      <w:r w:rsidRPr="00363098">
        <w:t>1-2</w:t>
      </w:r>
      <w:r w:rsidRPr="00363098">
        <w:rPr>
          <w:rFonts w:hint="eastAsia"/>
        </w:rPr>
        <w:t xml:space="preserve"> </w:t>
      </w:r>
      <w:r w:rsidRPr="00363098">
        <w:rPr>
          <w:rFonts w:hint="eastAsia"/>
        </w:rPr>
        <w:t>研究问题、方法及内容</w:t>
      </w:r>
      <w:bookmarkEnd w:id="19"/>
    </w:p>
    <w:p w14:paraId="202AD320" w14:textId="77777777" w:rsidR="00713B2B" w:rsidRDefault="00D04354">
      <w:pPr>
        <w:pStyle w:val="a1"/>
        <w:spacing w:before="156" w:after="156"/>
      </w:pPr>
      <w:r>
        <w:rPr>
          <w:rFonts w:hint="eastAsia"/>
        </w:rPr>
        <w:t>1.4.1</w:t>
      </w:r>
      <w:r>
        <w:t xml:space="preserve"> </w:t>
      </w:r>
      <w:r>
        <w:rPr>
          <w:rFonts w:hint="eastAsia"/>
        </w:rPr>
        <w:t>研究内容</w:t>
      </w:r>
    </w:p>
    <w:p w14:paraId="25F24293"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本文旨在分析在回收制度不健全的背景下，研究消费者回收快递包装物的现状、进行快递包装物回收的意愿情况、哪些因素会显著影响着消费者快递包装回收行为选择、不同人口统计特征对快递包装回收行为是否具有差别、以及如何更具针对性地促进消费者进行回收快递包装等一系列问题，为填补政策空白提供理</w:t>
      </w:r>
      <w:r>
        <w:rPr>
          <w:rFonts w:ascii="Times New Roman" w:eastAsia="SimSun" w:hAnsi="Times New Roman" w:cs="SimSun" w:hint="eastAsia"/>
          <w:sz w:val="24"/>
        </w:rPr>
        <w:lastRenderedPageBreak/>
        <w:t>论上的支撑，丰富现有研究资料。</w:t>
      </w:r>
    </w:p>
    <w:p w14:paraId="59F0D3F9"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本文的主要研究内容如下：</w:t>
      </w:r>
    </w:p>
    <w:p w14:paraId="0700D7BE"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w:t>
      </w:r>
      <w:r>
        <w:rPr>
          <w:rFonts w:ascii="Times New Roman" w:eastAsia="SimSun" w:hAnsi="Times New Roman" w:cs="SimSun" w:hint="eastAsia"/>
          <w:sz w:val="24"/>
        </w:rPr>
        <w:t>1</w:t>
      </w:r>
      <w:r>
        <w:rPr>
          <w:rFonts w:ascii="Times New Roman" w:eastAsia="SimSun" w:hAnsi="Times New Roman" w:cs="SimSun" w:hint="eastAsia"/>
          <w:sz w:val="24"/>
        </w:rPr>
        <w:t>）消费者主观因素和外部客观因素对消费者快递包装回收行为选择的影响</w:t>
      </w:r>
    </w:p>
    <w:p w14:paraId="46615729"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以文献研究为基础，根据现有理论框架，挖掘出影响消费者快递包装回收意愿的若干因素。将计划行为理论与</w:t>
      </w:r>
      <w:r>
        <w:rPr>
          <w:rFonts w:ascii="Times New Roman" w:eastAsia="SimSun" w:hAnsi="Times New Roman" w:cs="SimSun" w:hint="eastAsia"/>
          <w:sz w:val="24"/>
        </w:rPr>
        <w:t>A-B-C</w:t>
      </w:r>
      <w:r>
        <w:rPr>
          <w:rFonts w:ascii="Times New Roman" w:eastAsia="SimSun" w:hAnsi="Times New Roman" w:cs="SimSun" w:hint="eastAsia"/>
          <w:sz w:val="24"/>
        </w:rPr>
        <w:t>理论结合在一起，设计和构建影响消费者快递包装物回收行为的理论模型。基于理论模型设计问卷并收集数据，通过</w:t>
      </w:r>
      <w:proofErr w:type="spellStart"/>
      <w:r>
        <w:rPr>
          <w:rFonts w:ascii="Times New Roman" w:eastAsia="SimSun" w:hAnsi="Times New Roman" w:cs="SimSun" w:hint="eastAsia"/>
          <w:sz w:val="24"/>
        </w:rPr>
        <w:t>SmartPLS</w:t>
      </w:r>
      <w:proofErr w:type="spellEnd"/>
      <w:r>
        <w:rPr>
          <w:rFonts w:ascii="Times New Roman" w:eastAsia="SimSun" w:hAnsi="Times New Roman" w:cs="SimSun" w:hint="eastAsia"/>
          <w:sz w:val="24"/>
        </w:rPr>
        <w:t>软件进行测量模型以及结构模型验证，并根据得出的结论做出分析提出建议。</w:t>
      </w:r>
    </w:p>
    <w:p w14:paraId="1F599025"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w:t>
      </w:r>
      <w:r>
        <w:rPr>
          <w:rFonts w:ascii="Times New Roman" w:eastAsia="SimSun" w:hAnsi="Times New Roman" w:cs="SimSun" w:hint="eastAsia"/>
          <w:sz w:val="24"/>
        </w:rPr>
        <w:t>2</w:t>
      </w:r>
      <w:r>
        <w:rPr>
          <w:rFonts w:ascii="Times New Roman" w:eastAsia="SimSun" w:hAnsi="Times New Roman" w:cs="SimSun" w:hint="eastAsia"/>
          <w:sz w:val="24"/>
        </w:rPr>
        <w:t>）信息干预对消费者快递包装回收行为影响的纵向对照实验研究</w:t>
      </w:r>
    </w:p>
    <w:p w14:paraId="49FBA386"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结合上述研究结论，本研究将提出旨在促进消费者参与快递包装回收的有效信息干预实施策略。具体而言，通过基于不同被试的对照实验设计，系统探讨不同类型信息内容对消费者回收意愿及回收行为的影响差异。实验过程中，将通过多次测量消费者在接受信息干预前后的回收意愿及行为变化，以评估干预策略的效果和影响机制。</w:t>
      </w:r>
    </w:p>
    <w:p w14:paraId="55BD1B7A" w14:textId="77777777" w:rsidR="00713B2B" w:rsidRDefault="00D04354">
      <w:pPr>
        <w:pStyle w:val="a1"/>
        <w:spacing w:before="156" w:after="156"/>
      </w:pPr>
      <w:r>
        <w:rPr>
          <w:rFonts w:hint="eastAsia"/>
        </w:rPr>
        <w:t>1.4.2</w:t>
      </w:r>
      <w:r>
        <w:t xml:space="preserve"> </w:t>
      </w:r>
      <w:r>
        <w:rPr>
          <w:rFonts w:hint="eastAsia"/>
        </w:rPr>
        <w:t>研究方法</w:t>
      </w:r>
    </w:p>
    <w:p w14:paraId="52D40251"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w:t>
      </w:r>
      <w:r>
        <w:rPr>
          <w:rFonts w:ascii="Times New Roman" w:eastAsia="SimSun" w:hAnsi="Times New Roman" w:cs="SimSun" w:hint="eastAsia"/>
          <w:sz w:val="24"/>
        </w:rPr>
        <w:t>1</w:t>
      </w:r>
      <w:r>
        <w:rPr>
          <w:rFonts w:ascii="Times New Roman" w:eastAsia="SimSun" w:hAnsi="Times New Roman" w:cs="SimSun" w:hint="eastAsia"/>
          <w:sz w:val="24"/>
        </w:rPr>
        <w:t>）文献调研</w:t>
      </w:r>
    </w:p>
    <w:p w14:paraId="2A69C5F4"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本研究将通过</w:t>
      </w:r>
      <w:r>
        <w:rPr>
          <w:rFonts w:ascii="Times New Roman" w:eastAsia="SimSun" w:hAnsi="Times New Roman" w:cs="SimSun" w:hint="eastAsia"/>
          <w:sz w:val="24"/>
        </w:rPr>
        <w:t>Web of Science</w:t>
      </w:r>
      <w:r>
        <w:rPr>
          <w:rFonts w:ascii="Times New Roman" w:eastAsia="SimSun" w:hAnsi="Times New Roman" w:cs="SimSun" w:hint="eastAsia"/>
          <w:sz w:val="24"/>
        </w:rPr>
        <w:t>、谷歌学术、中国知网（</w:t>
      </w:r>
      <w:r>
        <w:rPr>
          <w:rFonts w:ascii="Times New Roman" w:eastAsia="SimSun" w:hAnsi="Times New Roman" w:cs="SimSun" w:hint="eastAsia"/>
          <w:sz w:val="24"/>
        </w:rPr>
        <w:t>CNKI</w:t>
      </w:r>
      <w:r>
        <w:rPr>
          <w:rFonts w:ascii="Times New Roman" w:eastAsia="SimSun" w:hAnsi="Times New Roman" w:cs="SimSun" w:hint="eastAsia"/>
          <w:sz w:val="24"/>
        </w:rPr>
        <w:t>）等中外期刊数据库，充分收集分析国内外现有的相关文献资料，回顾逆向物流、亲环境行为的相关成熟理论及影响因素等相关研究，并将其研究成果作为理论基础，在已有文献的基础上提出猜想、设计实验、理论框架和问卷，进行本文的相关研究。</w:t>
      </w:r>
    </w:p>
    <w:p w14:paraId="36DBE407" w14:textId="7356EA98"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w:t>
      </w:r>
      <w:r>
        <w:rPr>
          <w:rFonts w:ascii="Times New Roman" w:eastAsia="SimSun" w:hAnsi="Times New Roman" w:cs="SimSun" w:hint="eastAsia"/>
          <w:sz w:val="24"/>
        </w:rPr>
        <w:t>2</w:t>
      </w:r>
      <w:r>
        <w:rPr>
          <w:rFonts w:ascii="Times New Roman" w:eastAsia="SimSun" w:hAnsi="Times New Roman" w:cs="SimSun" w:hint="eastAsia"/>
          <w:sz w:val="24"/>
        </w:rPr>
        <w:t>）</w:t>
      </w:r>
      <w:del w:id="20" w:author="Mian YAN" w:date="2025-03-14T15:58:00Z">
        <w:r w:rsidDel="00BB76B1">
          <w:rPr>
            <w:rFonts w:ascii="Times New Roman" w:eastAsia="SimSun" w:hAnsi="Times New Roman" w:cs="SimSun" w:hint="eastAsia"/>
            <w:sz w:val="24"/>
          </w:rPr>
          <w:delText>基于问卷调查的</w:delText>
        </w:r>
        <w:r w:rsidDel="00BB76B1">
          <w:rPr>
            <w:rFonts w:ascii="Times New Roman" w:eastAsia="SimSun" w:hAnsi="Times New Roman" w:cs="SimSun" w:hint="eastAsia"/>
            <w:sz w:val="24"/>
          </w:rPr>
          <w:delText>PLS-SEM</w:delText>
        </w:r>
      </w:del>
      <w:ins w:id="21" w:author="Mian YAN" w:date="2025-03-14T15:58:00Z">
        <w:r w:rsidR="00BB76B1">
          <w:rPr>
            <w:rFonts w:ascii="Times New Roman" w:eastAsia="SimSun" w:hAnsi="Times New Roman" w:cs="SimSun" w:hint="eastAsia"/>
            <w:sz w:val="24"/>
          </w:rPr>
          <w:t>偏最小二乘法结构方程建模与分析</w:t>
        </w:r>
      </w:ins>
    </w:p>
    <w:p w14:paraId="2CC7B7D6"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由于研究内容一中针对不同快递包装回收行为影响因素可能存在很大的主观性，因此，该部分更适合进行基于问卷形式的结构模型研究。本研究将调研分为预调研和正式调研两个阶段，通过线上</w:t>
      </w:r>
      <w:r>
        <w:rPr>
          <w:rFonts w:ascii="Times New Roman" w:eastAsia="SimSun" w:hAnsi="Times New Roman" w:cs="SimSun" w:hint="eastAsia"/>
          <w:sz w:val="24"/>
        </w:rPr>
        <w:t>+</w:t>
      </w:r>
      <w:r>
        <w:rPr>
          <w:rFonts w:ascii="Times New Roman" w:eastAsia="SimSun" w:hAnsi="Times New Roman" w:cs="SimSun" w:hint="eastAsia"/>
          <w:sz w:val="24"/>
        </w:rPr>
        <w:t>线下两种方式分发给满足要求的调查对象，回收问卷后进行筛选、信效度检验和统计分析，从而得出研究结论。其中，针对问卷信效度的检验和统计分析统一采用</w:t>
      </w:r>
      <w:r>
        <w:rPr>
          <w:rFonts w:ascii="Times New Roman" w:eastAsia="SimSun" w:hAnsi="Times New Roman" w:cs="SimSun" w:hint="eastAsia"/>
          <w:sz w:val="24"/>
        </w:rPr>
        <w:t>Smart PLS 4.0</w:t>
      </w:r>
      <w:r>
        <w:rPr>
          <w:rFonts w:ascii="Times New Roman" w:eastAsia="SimSun" w:hAnsi="Times New Roman" w:cs="SimSun" w:hint="eastAsia"/>
          <w:sz w:val="24"/>
        </w:rPr>
        <w:t>进行测量模型验证和结构模型验证。偏最小二乘结构方程模型（</w:t>
      </w:r>
      <w:r>
        <w:rPr>
          <w:rFonts w:ascii="Times New Roman" w:eastAsia="SimSun" w:hAnsi="Times New Roman" w:cs="SimSun" w:hint="eastAsia"/>
          <w:sz w:val="24"/>
        </w:rPr>
        <w:t>PLS-SEM</w:t>
      </w:r>
      <w:r>
        <w:rPr>
          <w:rFonts w:ascii="Times New Roman" w:eastAsia="SimSun" w:hAnsi="Times New Roman" w:cs="SimSun" w:hint="eastAsia"/>
          <w:sz w:val="24"/>
        </w:rPr>
        <w:t>）在有限样本的情况下具</w:t>
      </w:r>
      <w:r>
        <w:rPr>
          <w:rFonts w:ascii="Times New Roman" w:eastAsia="SimSun" w:hAnsi="Times New Roman" w:cs="SimSun" w:hint="eastAsia"/>
          <w:sz w:val="24"/>
        </w:rPr>
        <w:lastRenderedPageBreak/>
        <w:t>备较高的稳健性，参数估计精度更高等特点，是探索研究本质的一种因果预测方法。</w:t>
      </w:r>
    </w:p>
    <w:p w14:paraId="04E457AD" w14:textId="1DB4913F"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w:t>
      </w:r>
      <w:r>
        <w:rPr>
          <w:rFonts w:ascii="Times New Roman" w:eastAsia="SimSun" w:hAnsi="Times New Roman" w:cs="SimSun" w:hint="eastAsia"/>
          <w:sz w:val="24"/>
        </w:rPr>
        <w:t>3</w:t>
      </w:r>
      <w:r>
        <w:rPr>
          <w:rFonts w:ascii="Times New Roman" w:eastAsia="SimSun" w:hAnsi="Times New Roman" w:cs="SimSun" w:hint="eastAsia"/>
          <w:sz w:val="24"/>
        </w:rPr>
        <w:t>）</w:t>
      </w:r>
      <w:del w:id="22" w:author="Mian YAN" w:date="2025-03-14T15:58:00Z">
        <w:r w:rsidDel="00BB76B1">
          <w:rPr>
            <w:rFonts w:ascii="Times New Roman" w:eastAsia="SimSun" w:hAnsi="Times New Roman" w:cs="SimSun" w:hint="eastAsia"/>
            <w:sz w:val="24"/>
          </w:rPr>
          <w:delText>基于信息干预的组间实验设计</w:delText>
        </w:r>
      </w:del>
      <w:ins w:id="23" w:author="Mian YAN" w:date="2025-03-14T15:58:00Z">
        <w:r w:rsidR="00BB76B1">
          <w:rPr>
            <w:rFonts w:ascii="Times New Roman" w:eastAsia="SimSun" w:hAnsi="Times New Roman" w:cs="SimSun" w:hint="eastAsia"/>
            <w:sz w:val="24"/>
          </w:rPr>
          <w:t>控制变量</w:t>
        </w:r>
      </w:ins>
      <w:ins w:id="24" w:author="Mian YAN" w:date="2025-03-14T15:59:00Z">
        <w:r w:rsidR="00BB76B1">
          <w:rPr>
            <w:rFonts w:ascii="Times New Roman" w:eastAsia="SimSun" w:hAnsi="Times New Roman" w:cs="SimSun" w:hint="eastAsia"/>
            <w:sz w:val="24"/>
          </w:rPr>
          <w:t>实验设计与分析</w:t>
        </w:r>
      </w:ins>
    </w:p>
    <w:p w14:paraId="47042D89"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本研究通过设置实验，并设置相应的问卷调查问题，完成数据收集。信息干预内容会被设定为实验的组内变量，信息干预内容来源于研究一所识别出的影响因素。而信息干预形式以及信息干预频率则作为组间变量，按照</w:t>
      </w:r>
      <w:r>
        <w:rPr>
          <w:rFonts w:ascii="Times New Roman" w:eastAsia="SimSun" w:hAnsi="Times New Roman" w:cs="SimSun" w:hint="eastAsia"/>
          <w:sz w:val="24"/>
        </w:rPr>
        <w:t>2*2</w:t>
      </w:r>
      <w:r>
        <w:rPr>
          <w:rFonts w:ascii="Times New Roman" w:eastAsia="SimSun" w:hAnsi="Times New Roman" w:cs="SimSun" w:hint="eastAsia"/>
          <w:sz w:val="24"/>
        </w:rPr>
        <w:t>的划分形式，把参与人员随机分成四组。在整个实验过程中，将会分三次测量参与者的回收意愿以及行为变化情况，获得实验数据以分析不同信息框架对居民快递包装回收行为的影响。</w:t>
      </w:r>
    </w:p>
    <w:p w14:paraId="0653C8A0" w14:textId="77777777" w:rsidR="00713B2B" w:rsidRDefault="00D04354">
      <w:pPr>
        <w:pStyle w:val="a1"/>
        <w:spacing w:before="156" w:after="156"/>
      </w:pPr>
      <w:r>
        <w:rPr>
          <w:rFonts w:hint="eastAsia"/>
        </w:rPr>
        <w:t>1.4.3</w:t>
      </w:r>
      <w:r>
        <w:t xml:space="preserve"> </w:t>
      </w:r>
      <w:r>
        <w:rPr>
          <w:rFonts w:hint="eastAsia"/>
        </w:rPr>
        <w:t>技术路线</w:t>
      </w:r>
    </w:p>
    <w:p w14:paraId="57444C29"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本研究的技术路线图如图</w:t>
      </w:r>
      <w:r>
        <w:rPr>
          <w:rFonts w:ascii="Times New Roman" w:eastAsia="SimSun" w:hAnsi="Times New Roman" w:cs="SimSun" w:hint="eastAsia"/>
          <w:sz w:val="24"/>
        </w:rPr>
        <w:t>1-3</w:t>
      </w:r>
      <w:r>
        <w:rPr>
          <w:rFonts w:ascii="Times New Roman" w:eastAsia="SimSun" w:hAnsi="Times New Roman" w:cs="SimSun" w:hint="eastAsia"/>
          <w:sz w:val="24"/>
        </w:rPr>
        <w:t>所示。</w:t>
      </w:r>
    </w:p>
    <w:p w14:paraId="722A96E9" w14:textId="77777777" w:rsidR="00713B2B" w:rsidRDefault="00D04354">
      <w:pPr>
        <w:spacing w:line="360" w:lineRule="auto"/>
        <w:ind w:firstLineChars="200" w:firstLine="480"/>
        <w:jc w:val="center"/>
        <w:rPr>
          <w:rFonts w:ascii="SimSun" w:eastAsia="SimSun" w:hAnsi="SimSun" w:cs="SimSun"/>
          <w:sz w:val="24"/>
        </w:rPr>
      </w:pPr>
      <w:commentRangeStart w:id="25"/>
      <w:r>
        <w:rPr>
          <w:rFonts w:ascii="SimSun" w:eastAsia="SimSun" w:hAnsi="SimSun" w:cs="SimSun"/>
          <w:noProof/>
          <w:sz w:val="24"/>
        </w:rPr>
        <w:drawing>
          <wp:inline distT="0" distB="0" distL="0" distR="0" wp14:anchorId="7C3B5EFD" wp14:editId="0CB80806">
            <wp:extent cx="2792095" cy="4886325"/>
            <wp:effectExtent l="0" t="0" r="825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09791" cy="4917136"/>
                    </a:xfrm>
                    <a:prstGeom prst="rect">
                      <a:avLst/>
                    </a:prstGeom>
                  </pic:spPr>
                </pic:pic>
              </a:graphicData>
            </a:graphic>
          </wp:inline>
        </w:drawing>
      </w:r>
      <w:commentRangeEnd w:id="25"/>
      <w:r w:rsidR="00AF3A31">
        <w:rPr>
          <w:rStyle w:val="CommentReference"/>
        </w:rPr>
        <w:commentReference w:id="25"/>
      </w:r>
    </w:p>
    <w:p w14:paraId="66EC5690" w14:textId="77777777" w:rsidR="00713B2B" w:rsidRPr="00363098" w:rsidRDefault="00D04354" w:rsidP="00363098">
      <w:pPr>
        <w:pStyle w:val="a5"/>
        <w:ind w:firstLine="428"/>
      </w:pPr>
      <w:bookmarkStart w:id="26" w:name="_Toc192689016"/>
      <w:r w:rsidRPr="00363098">
        <w:rPr>
          <w:rFonts w:hint="eastAsia"/>
        </w:rPr>
        <w:t>图</w:t>
      </w:r>
      <w:r w:rsidRPr="00363098">
        <w:t xml:space="preserve">1-3 </w:t>
      </w:r>
      <w:r w:rsidRPr="00363098">
        <w:rPr>
          <w:rFonts w:hint="eastAsia"/>
        </w:rPr>
        <w:t>技术路线图</w:t>
      </w:r>
      <w:bookmarkEnd w:id="26"/>
    </w:p>
    <w:p w14:paraId="13C1BE23" w14:textId="77777777" w:rsidR="00713B2B" w:rsidRDefault="00D04354">
      <w:pPr>
        <w:pStyle w:val="a"/>
        <w:spacing w:before="156" w:after="156"/>
      </w:pPr>
      <w:bookmarkStart w:id="27" w:name="_Toc192688314"/>
      <w:r>
        <w:rPr>
          <w:rFonts w:hint="eastAsia"/>
        </w:rPr>
        <w:lastRenderedPageBreak/>
        <w:t>1.5</w:t>
      </w:r>
      <w:r>
        <w:t xml:space="preserve"> </w:t>
      </w:r>
      <w:r>
        <w:rPr>
          <w:rFonts w:hint="eastAsia"/>
        </w:rPr>
        <w:t>论文创新性说明</w:t>
      </w:r>
      <w:bookmarkEnd w:id="27"/>
    </w:p>
    <w:p w14:paraId="0AA806CE"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本研究的创新点表现在以下两个方面：</w:t>
      </w:r>
    </w:p>
    <w:p w14:paraId="6B19C840" w14:textId="77777777" w:rsidR="00713B2B" w:rsidRDefault="00D04354">
      <w:pPr>
        <w:spacing w:line="360" w:lineRule="auto"/>
        <w:ind w:firstLineChars="200" w:firstLine="480"/>
        <w:rPr>
          <w:rFonts w:ascii="Times New Roman" w:eastAsia="SimSun" w:hAnsi="Times New Roman" w:cs="SimSun"/>
          <w:sz w:val="24"/>
        </w:rPr>
      </w:pPr>
      <w:commentRangeStart w:id="28"/>
      <w:r>
        <w:rPr>
          <w:rFonts w:ascii="Times New Roman" w:eastAsia="SimSun" w:hAnsi="Times New Roman" w:cs="SimSun" w:hint="eastAsia"/>
          <w:sz w:val="24"/>
        </w:rPr>
        <w:t>（</w:t>
      </w:r>
      <w:r>
        <w:rPr>
          <w:rFonts w:ascii="Times New Roman" w:eastAsia="SimSun" w:hAnsi="Times New Roman" w:cs="SimSun" w:hint="eastAsia"/>
          <w:sz w:val="24"/>
        </w:rPr>
        <w:t>1</w:t>
      </w:r>
      <w:r>
        <w:rPr>
          <w:rFonts w:ascii="Times New Roman" w:eastAsia="SimSun" w:hAnsi="Times New Roman" w:cs="SimSun" w:hint="eastAsia"/>
          <w:sz w:val="24"/>
        </w:rPr>
        <w:t>）丰富了有关回收行为的理论研究：将计划行为理论运用于快递包装废弃物的回收研究中，在经典计划行为理论的基础上，结合</w:t>
      </w:r>
      <w:r>
        <w:rPr>
          <w:rFonts w:ascii="Times New Roman" w:eastAsia="SimSun" w:hAnsi="Times New Roman" w:cs="SimSun" w:hint="eastAsia"/>
          <w:sz w:val="24"/>
        </w:rPr>
        <w:t>A-B-C</w:t>
      </w:r>
      <w:r>
        <w:rPr>
          <w:rFonts w:ascii="Times New Roman" w:eastAsia="SimSun" w:hAnsi="Times New Roman" w:cs="SimSun" w:hint="eastAsia"/>
          <w:sz w:val="24"/>
        </w:rPr>
        <w:t>理论，探讨消费者自身主观因素对回收意愿产生影响的同时，研究意愿与行为产生背离的原因以及验证回收过程中情境因素在意愿转变为行为中的调节效应，丰富了计划行为理论在回收行为研究中的内容。</w:t>
      </w:r>
    </w:p>
    <w:p w14:paraId="57244106"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w:t>
      </w:r>
      <w:r>
        <w:rPr>
          <w:rFonts w:ascii="Times New Roman" w:eastAsia="SimSun" w:hAnsi="Times New Roman" w:cs="SimSun" w:hint="eastAsia"/>
          <w:sz w:val="24"/>
        </w:rPr>
        <w:t>2</w:t>
      </w:r>
      <w:r>
        <w:rPr>
          <w:rFonts w:ascii="Times New Roman" w:eastAsia="SimSun" w:hAnsi="Times New Roman" w:cs="SimSun" w:hint="eastAsia"/>
          <w:sz w:val="24"/>
        </w:rPr>
        <w:t>）设计信息干预对照实验验证影响因素：在得出影响消费者进行快递包装回收的因素后，运用宣传与舆论手段中的信息传播政策，以消费者为研究对象，在基线调研、数据处理和被试分组的基础上，设计干预信息，通过被试的组间比较，探析信息干预前后，消费者回收意愿及行为选择的变化，将理论研究成果与促进亲环境行为实践加以整合。</w:t>
      </w:r>
      <w:commentRangeEnd w:id="28"/>
      <w:r w:rsidR="00BB76B1">
        <w:rPr>
          <w:rStyle w:val="CommentReference"/>
        </w:rPr>
        <w:commentReference w:id="28"/>
      </w:r>
    </w:p>
    <w:p w14:paraId="24DF7419" w14:textId="77777777" w:rsidR="00713B2B" w:rsidRDefault="00D04354">
      <w:pPr>
        <w:pStyle w:val="a"/>
        <w:spacing w:before="156" w:after="156"/>
      </w:pPr>
      <w:bookmarkStart w:id="29" w:name="_Toc192688315"/>
      <w:r>
        <w:rPr>
          <w:rFonts w:hint="eastAsia"/>
        </w:rPr>
        <w:t>1.6</w:t>
      </w:r>
      <w:r>
        <w:t xml:space="preserve"> </w:t>
      </w:r>
      <w:r>
        <w:rPr>
          <w:rFonts w:hint="eastAsia"/>
        </w:rPr>
        <w:t>论文章节安排</w:t>
      </w:r>
      <w:bookmarkEnd w:id="29"/>
    </w:p>
    <w:p w14:paraId="2B75B2A8"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本研究拟分为五个章节，具体的内容如下阐述：</w:t>
      </w:r>
    </w:p>
    <w:p w14:paraId="5D53AD1F"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第</w:t>
      </w:r>
      <w:r>
        <w:rPr>
          <w:rFonts w:ascii="Times New Roman" w:eastAsia="SimSun" w:hAnsi="Times New Roman" w:cs="SimSun" w:hint="eastAsia"/>
          <w:sz w:val="24"/>
        </w:rPr>
        <w:t>1</w:t>
      </w:r>
      <w:r>
        <w:rPr>
          <w:rFonts w:ascii="Times New Roman" w:eastAsia="SimSun" w:hAnsi="Times New Roman" w:cs="SimSun" w:hint="eastAsia"/>
          <w:sz w:val="24"/>
        </w:rPr>
        <w:t>章</w:t>
      </w:r>
      <w:r>
        <w:rPr>
          <w:rFonts w:ascii="Times New Roman" w:eastAsia="SimSun" w:hAnsi="Times New Roman" w:cs="SimSun" w:hint="eastAsia"/>
          <w:sz w:val="24"/>
        </w:rPr>
        <w:t xml:space="preserve"> </w:t>
      </w:r>
      <w:r>
        <w:rPr>
          <w:rFonts w:ascii="Times New Roman" w:eastAsia="SimSun" w:hAnsi="Times New Roman" w:cs="SimSun" w:hint="eastAsia"/>
          <w:sz w:val="24"/>
        </w:rPr>
        <w:t>绪论。结合现实背景和现有的研究提出亟待解决的研究问题，本章中首先介绍论文的研究背景，指出提高消费者参与快递包装回收的积极性，并促进其转化为实际行为是亟待解决的问题以及解决该问题需要关注的方向，随后明确论文研究的目标和研究意义。在此基础上，阐述论文的研究内容、研究思路和研究方法，最后给出论文可能的创新性工作说明以及论文章节安排。</w:t>
      </w:r>
    </w:p>
    <w:p w14:paraId="6E257326"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第</w:t>
      </w:r>
      <w:r>
        <w:rPr>
          <w:rFonts w:ascii="Times New Roman" w:eastAsia="SimSun" w:hAnsi="Times New Roman" w:cs="SimSun" w:hint="eastAsia"/>
          <w:sz w:val="24"/>
        </w:rPr>
        <w:t>2</w:t>
      </w:r>
      <w:r>
        <w:rPr>
          <w:rFonts w:ascii="Times New Roman" w:eastAsia="SimSun" w:hAnsi="Times New Roman" w:cs="SimSun" w:hint="eastAsia"/>
          <w:sz w:val="24"/>
        </w:rPr>
        <w:t>章</w:t>
      </w:r>
      <w:r>
        <w:rPr>
          <w:rFonts w:ascii="Times New Roman" w:eastAsia="SimSun" w:hAnsi="Times New Roman" w:cs="SimSun" w:hint="eastAsia"/>
          <w:sz w:val="24"/>
        </w:rPr>
        <w:t xml:space="preserve"> </w:t>
      </w:r>
      <w:r>
        <w:rPr>
          <w:rFonts w:ascii="Times New Roman" w:eastAsia="SimSun" w:hAnsi="Times New Roman" w:cs="SimSun" w:hint="eastAsia"/>
          <w:sz w:val="24"/>
        </w:rPr>
        <w:t>文献综述与理论概述。本章首先针对逆向物流的相关研究文献进行综述。接着对研究中涉及的重要变量进行综述，包括：回收行为学、快递包装回收、行为干预措施及信息干预的相关研究进行综述。此外，还列举了本研究中涉及到的重要理论。在文献综述的基础上，指出当前研究的贡献和不足，并给出当前研究对本研究的启示。</w:t>
      </w:r>
    </w:p>
    <w:p w14:paraId="2DBF606F"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第</w:t>
      </w:r>
      <w:r>
        <w:rPr>
          <w:rFonts w:ascii="Times New Roman" w:eastAsia="SimSun" w:hAnsi="Times New Roman" w:cs="SimSun" w:hint="eastAsia"/>
          <w:sz w:val="24"/>
        </w:rPr>
        <w:t>3</w:t>
      </w:r>
      <w:r>
        <w:rPr>
          <w:rFonts w:ascii="Times New Roman" w:eastAsia="SimSun" w:hAnsi="Times New Roman" w:cs="SimSun" w:hint="eastAsia"/>
          <w:sz w:val="24"/>
        </w:rPr>
        <w:t>章</w:t>
      </w:r>
      <w:r>
        <w:rPr>
          <w:rFonts w:ascii="Times New Roman" w:eastAsia="SimSun" w:hAnsi="Times New Roman" w:cs="SimSun" w:hint="eastAsia"/>
          <w:sz w:val="24"/>
        </w:rPr>
        <w:t xml:space="preserve"> </w:t>
      </w:r>
      <w:r>
        <w:rPr>
          <w:rFonts w:ascii="Times New Roman" w:eastAsia="SimSun" w:hAnsi="Times New Roman" w:cs="SimSun" w:hint="eastAsia"/>
          <w:sz w:val="24"/>
        </w:rPr>
        <w:t>消费者快递包装回收行为决策机制研究。本章以拓展计划行为理论为基础，构建理论模型并提出研究假设。通过问卷调查获取横截面数据，运用偏最小二乘法对结构方程模型进行建模分析。本章将详细介绍测量模型和结构模型的验证过程，包括信度、效度测试，以及路径系数的测量等，以全面探讨消费者</w:t>
      </w:r>
      <w:r>
        <w:rPr>
          <w:rFonts w:ascii="Times New Roman" w:eastAsia="SimSun" w:hAnsi="Times New Roman" w:cs="SimSun" w:hint="eastAsia"/>
          <w:sz w:val="24"/>
        </w:rPr>
        <w:lastRenderedPageBreak/>
        <w:t>回收行为决策的关键影响因素及其内在作用机制。</w:t>
      </w:r>
    </w:p>
    <w:p w14:paraId="21E33DE5"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第</w:t>
      </w:r>
      <w:r>
        <w:rPr>
          <w:rFonts w:ascii="Times New Roman" w:eastAsia="SimSun" w:hAnsi="Times New Roman" w:cs="SimSun" w:hint="eastAsia"/>
          <w:sz w:val="24"/>
        </w:rPr>
        <w:t>4</w:t>
      </w:r>
      <w:r>
        <w:rPr>
          <w:rFonts w:ascii="Times New Roman" w:eastAsia="SimSun" w:hAnsi="Times New Roman" w:cs="SimSun" w:hint="eastAsia"/>
          <w:sz w:val="24"/>
        </w:rPr>
        <w:t>章</w:t>
      </w:r>
      <w:r>
        <w:rPr>
          <w:rFonts w:ascii="Times New Roman" w:eastAsia="SimSun" w:hAnsi="Times New Roman" w:cs="SimSun" w:hint="eastAsia"/>
          <w:sz w:val="24"/>
        </w:rPr>
        <w:t xml:space="preserve"> </w:t>
      </w:r>
      <w:r>
        <w:rPr>
          <w:rFonts w:ascii="Times New Roman" w:eastAsia="SimSun" w:hAnsi="Times New Roman" w:cs="SimSun" w:hint="eastAsia"/>
          <w:sz w:val="24"/>
        </w:rPr>
        <w:t>消费者快递包装回收行为决策信息干预效果研究。本章以信息干预实验为核心，重点分析不同类型的信息刺激对消费者回收意愿与行为的影响。在实验设计中，分组对比参与者在干预前后的意愿与行为变化，结合实验数据探讨信息类型对回收行为的影响差异。本章进一步分析干预效果的可持续性及潜在机制，为优化快递包装回收行为的信息干预策略提供实证支持。</w:t>
      </w:r>
    </w:p>
    <w:p w14:paraId="25CA3D2E"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第</w:t>
      </w:r>
      <w:r>
        <w:rPr>
          <w:rFonts w:ascii="Times New Roman" w:eastAsia="SimSun" w:hAnsi="Times New Roman" w:cs="SimSun" w:hint="eastAsia"/>
          <w:sz w:val="24"/>
        </w:rPr>
        <w:t>5</w:t>
      </w:r>
      <w:r>
        <w:rPr>
          <w:rFonts w:ascii="Times New Roman" w:eastAsia="SimSun" w:hAnsi="Times New Roman" w:cs="SimSun" w:hint="eastAsia"/>
          <w:sz w:val="24"/>
        </w:rPr>
        <w:t>章</w:t>
      </w:r>
      <w:r>
        <w:rPr>
          <w:rFonts w:ascii="Times New Roman" w:eastAsia="SimSun" w:hAnsi="Times New Roman" w:cs="SimSun" w:hint="eastAsia"/>
          <w:sz w:val="24"/>
        </w:rPr>
        <w:t xml:space="preserve"> </w:t>
      </w:r>
      <w:r>
        <w:rPr>
          <w:rFonts w:ascii="Times New Roman" w:eastAsia="SimSun" w:hAnsi="Times New Roman" w:cs="SimSun" w:hint="eastAsia"/>
          <w:sz w:val="24"/>
        </w:rPr>
        <w:t>结论与展望。对研究的主要成果进行总结，提出相关管理启示与建议，并对研究工作进行展望与设想，包括主要研究结论、管理启示与建议以及研究局限与展望。</w:t>
      </w:r>
    </w:p>
    <w:p w14:paraId="5A99D005" w14:textId="77777777" w:rsidR="00713B2B" w:rsidRDefault="00713B2B">
      <w:pPr>
        <w:spacing w:line="360" w:lineRule="auto"/>
        <w:rPr>
          <w:rFonts w:ascii="SimSun" w:eastAsia="SimSun" w:hAnsi="SimSun" w:cs="SimSun"/>
          <w:sz w:val="24"/>
        </w:rPr>
      </w:pPr>
    </w:p>
    <w:p w14:paraId="59CE4680" w14:textId="77777777" w:rsidR="00713B2B" w:rsidRDefault="00713B2B">
      <w:pPr>
        <w:spacing w:line="360" w:lineRule="auto"/>
        <w:rPr>
          <w:rFonts w:ascii="SimSun" w:eastAsia="SimSun" w:hAnsi="SimSun" w:cs="SimSun"/>
          <w:sz w:val="24"/>
        </w:rPr>
      </w:pPr>
    </w:p>
    <w:p w14:paraId="597391E9" w14:textId="77777777" w:rsidR="00713B2B" w:rsidRDefault="00713B2B">
      <w:pPr>
        <w:spacing w:line="360" w:lineRule="auto"/>
        <w:rPr>
          <w:rFonts w:ascii="SimSun" w:eastAsia="SimSun" w:hAnsi="SimSun" w:cs="SimSun"/>
          <w:sz w:val="24"/>
        </w:rPr>
      </w:pPr>
    </w:p>
    <w:p w14:paraId="41B189B0" w14:textId="77777777" w:rsidR="00713B2B" w:rsidRDefault="00713B2B">
      <w:pPr>
        <w:spacing w:line="360" w:lineRule="auto"/>
        <w:rPr>
          <w:rFonts w:ascii="SimSun" w:eastAsia="SimSun" w:hAnsi="SimSun" w:cs="SimSun"/>
          <w:sz w:val="24"/>
        </w:rPr>
      </w:pPr>
    </w:p>
    <w:p w14:paraId="52FBE9F2" w14:textId="77777777" w:rsidR="00713B2B" w:rsidRDefault="00713B2B">
      <w:pPr>
        <w:spacing w:line="360" w:lineRule="auto"/>
        <w:rPr>
          <w:rFonts w:ascii="SimSun" w:eastAsia="SimSun" w:hAnsi="SimSun" w:cs="SimSun"/>
          <w:sz w:val="24"/>
        </w:rPr>
      </w:pPr>
    </w:p>
    <w:p w14:paraId="254ACDEB" w14:textId="77777777" w:rsidR="00713B2B" w:rsidRDefault="00713B2B">
      <w:pPr>
        <w:spacing w:line="360" w:lineRule="auto"/>
        <w:rPr>
          <w:rFonts w:ascii="SimSun" w:eastAsia="SimSun" w:hAnsi="SimSun" w:cs="SimSun"/>
          <w:sz w:val="24"/>
        </w:rPr>
      </w:pPr>
    </w:p>
    <w:p w14:paraId="41CA8484" w14:textId="77777777" w:rsidR="00713B2B" w:rsidRDefault="00713B2B">
      <w:pPr>
        <w:spacing w:line="360" w:lineRule="auto"/>
        <w:rPr>
          <w:rFonts w:ascii="SimSun" w:eastAsia="SimSun" w:hAnsi="SimSun" w:cs="SimSun"/>
          <w:sz w:val="24"/>
        </w:rPr>
      </w:pPr>
    </w:p>
    <w:p w14:paraId="114A951F" w14:textId="77777777" w:rsidR="00713B2B" w:rsidRDefault="00713B2B">
      <w:pPr>
        <w:spacing w:line="360" w:lineRule="auto"/>
        <w:rPr>
          <w:rFonts w:ascii="SimSun" w:eastAsia="SimSun" w:hAnsi="SimSun" w:cs="SimSun"/>
          <w:sz w:val="24"/>
        </w:rPr>
      </w:pPr>
    </w:p>
    <w:p w14:paraId="75477F94" w14:textId="77777777" w:rsidR="00713B2B" w:rsidRDefault="00713B2B">
      <w:pPr>
        <w:spacing w:line="360" w:lineRule="auto"/>
        <w:rPr>
          <w:rFonts w:ascii="SimSun" w:eastAsia="SimSun" w:hAnsi="SimSun" w:cs="SimSun"/>
          <w:sz w:val="24"/>
        </w:rPr>
      </w:pPr>
    </w:p>
    <w:p w14:paraId="52F64F3E" w14:textId="77777777" w:rsidR="00713B2B" w:rsidRDefault="00713B2B">
      <w:pPr>
        <w:spacing w:line="360" w:lineRule="auto"/>
        <w:rPr>
          <w:rFonts w:ascii="SimSun" w:eastAsia="SimSun" w:hAnsi="SimSun" w:cs="SimSun"/>
          <w:sz w:val="24"/>
        </w:rPr>
      </w:pPr>
    </w:p>
    <w:p w14:paraId="4E4AEEBD" w14:textId="77777777" w:rsidR="00713B2B" w:rsidRDefault="00713B2B">
      <w:pPr>
        <w:spacing w:line="360" w:lineRule="auto"/>
        <w:rPr>
          <w:rFonts w:ascii="SimSun" w:eastAsia="SimSun" w:hAnsi="SimSun" w:cs="SimSun"/>
          <w:sz w:val="24"/>
        </w:rPr>
      </w:pPr>
    </w:p>
    <w:p w14:paraId="2BB5B41C" w14:textId="77777777" w:rsidR="00713B2B" w:rsidRDefault="00713B2B">
      <w:pPr>
        <w:spacing w:line="360" w:lineRule="auto"/>
        <w:rPr>
          <w:rFonts w:ascii="SimSun" w:eastAsia="SimSun" w:hAnsi="SimSun" w:cs="SimSun"/>
          <w:sz w:val="24"/>
        </w:rPr>
      </w:pPr>
    </w:p>
    <w:p w14:paraId="74CB5BC7" w14:textId="77777777" w:rsidR="00713B2B" w:rsidRDefault="00713B2B">
      <w:pPr>
        <w:spacing w:line="360" w:lineRule="auto"/>
        <w:rPr>
          <w:rFonts w:ascii="SimSun" w:eastAsia="SimSun" w:hAnsi="SimSun" w:cs="SimSun"/>
          <w:sz w:val="24"/>
        </w:rPr>
      </w:pPr>
    </w:p>
    <w:p w14:paraId="388CD7AE" w14:textId="77777777" w:rsidR="00713B2B" w:rsidRDefault="00713B2B">
      <w:pPr>
        <w:spacing w:line="360" w:lineRule="auto"/>
        <w:rPr>
          <w:rFonts w:ascii="SimSun" w:eastAsia="SimSun" w:hAnsi="SimSun" w:cs="SimSun"/>
          <w:sz w:val="24"/>
        </w:rPr>
      </w:pPr>
    </w:p>
    <w:p w14:paraId="0E3B07C1" w14:textId="77777777" w:rsidR="00713B2B" w:rsidRDefault="00713B2B">
      <w:pPr>
        <w:spacing w:line="360" w:lineRule="auto"/>
        <w:rPr>
          <w:rFonts w:ascii="SimSun" w:eastAsia="SimSun" w:hAnsi="SimSun" w:cs="SimSun"/>
          <w:sz w:val="24"/>
        </w:rPr>
      </w:pPr>
    </w:p>
    <w:p w14:paraId="09A52CEA" w14:textId="77777777" w:rsidR="00713B2B" w:rsidRDefault="00713B2B">
      <w:pPr>
        <w:spacing w:line="360" w:lineRule="auto"/>
        <w:rPr>
          <w:rFonts w:ascii="SimSun" w:eastAsia="SimSun" w:hAnsi="SimSun" w:cs="SimSun"/>
          <w:sz w:val="24"/>
        </w:rPr>
      </w:pPr>
    </w:p>
    <w:p w14:paraId="20B8D085" w14:textId="77777777" w:rsidR="00713B2B" w:rsidRDefault="00713B2B">
      <w:pPr>
        <w:spacing w:line="360" w:lineRule="auto"/>
        <w:rPr>
          <w:rFonts w:ascii="SimSun" w:eastAsia="SimSun" w:hAnsi="SimSun" w:cs="SimSun"/>
          <w:sz w:val="24"/>
        </w:rPr>
      </w:pPr>
    </w:p>
    <w:p w14:paraId="6D244B0A" w14:textId="77777777" w:rsidR="00713B2B" w:rsidRDefault="00713B2B">
      <w:pPr>
        <w:spacing w:line="360" w:lineRule="auto"/>
        <w:rPr>
          <w:rFonts w:ascii="SimSun" w:eastAsia="SimSun" w:hAnsi="SimSun" w:cs="SimSun"/>
          <w:sz w:val="24"/>
        </w:rPr>
      </w:pPr>
    </w:p>
    <w:p w14:paraId="245FBED6" w14:textId="77777777" w:rsidR="00713B2B" w:rsidRDefault="00713B2B">
      <w:pPr>
        <w:spacing w:line="360" w:lineRule="auto"/>
        <w:rPr>
          <w:rFonts w:ascii="SimSun" w:eastAsia="SimSun" w:hAnsi="SimSun" w:cs="SimSun"/>
          <w:sz w:val="24"/>
        </w:rPr>
      </w:pPr>
    </w:p>
    <w:p w14:paraId="0828E97E" w14:textId="77777777" w:rsidR="00713B2B" w:rsidRDefault="00713B2B">
      <w:pPr>
        <w:spacing w:line="360" w:lineRule="auto"/>
        <w:rPr>
          <w:rFonts w:ascii="SimSun" w:eastAsia="SimSun" w:hAnsi="SimSun" w:cs="SimSun"/>
          <w:sz w:val="24"/>
        </w:rPr>
      </w:pPr>
    </w:p>
    <w:p w14:paraId="249240C5" w14:textId="77777777" w:rsidR="00713B2B" w:rsidRDefault="00D04354">
      <w:pPr>
        <w:pStyle w:val="a3"/>
      </w:pPr>
      <w:bookmarkStart w:id="30" w:name="_Toc192688316"/>
      <w:r>
        <w:rPr>
          <w:rFonts w:hint="eastAsia"/>
        </w:rPr>
        <w:lastRenderedPageBreak/>
        <w:t>2</w:t>
      </w:r>
      <w:r>
        <w:t xml:space="preserve"> </w:t>
      </w:r>
      <w:r>
        <w:rPr>
          <w:rFonts w:hint="eastAsia"/>
        </w:rPr>
        <w:t>文献综述</w:t>
      </w:r>
      <w:bookmarkEnd w:id="30"/>
    </w:p>
    <w:p w14:paraId="19CB8FAC" w14:textId="77777777" w:rsidR="00713B2B" w:rsidRDefault="00D04354">
      <w:pPr>
        <w:pStyle w:val="a"/>
        <w:spacing w:before="156" w:after="156"/>
      </w:pPr>
      <w:bookmarkStart w:id="31" w:name="_Toc192688317"/>
      <w:r>
        <w:t>2</w:t>
      </w:r>
      <w:r>
        <w:rPr>
          <w:rFonts w:hint="eastAsia"/>
        </w:rPr>
        <w:t>.1</w:t>
      </w:r>
      <w:r>
        <w:t xml:space="preserve"> </w:t>
      </w:r>
      <w:r>
        <w:rPr>
          <w:rFonts w:hint="eastAsia"/>
        </w:rPr>
        <w:t>逆向物流研究现状</w:t>
      </w:r>
      <w:bookmarkEnd w:id="31"/>
    </w:p>
    <w:p w14:paraId="3153859D"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逆向物流的概念起源于</w:t>
      </w:r>
      <w:r>
        <w:rPr>
          <w:rFonts w:ascii="Times New Roman" w:eastAsia="SimSun" w:hAnsi="Times New Roman" w:cs="SimSun" w:hint="eastAsia"/>
          <w:sz w:val="24"/>
        </w:rPr>
        <w:t>20</w:t>
      </w:r>
      <w:r>
        <w:rPr>
          <w:rFonts w:ascii="Times New Roman" w:eastAsia="SimSun" w:hAnsi="Times New Roman" w:cs="SimSun" w:hint="eastAsia"/>
          <w:sz w:val="24"/>
        </w:rPr>
        <w:t>世纪</w:t>
      </w:r>
      <w:r>
        <w:rPr>
          <w:rFonts w:ascii="Times New Roman" w:eastAsia="SimSun" w:hAnsi="Times New Roman" w:cs="SimSun" w:hint="eastAsia"/>
          <w:sz w:val="24"/>
        </w:rPr>
        <w:t>80</w:t>
      </w:r>
      <w:r>
        <w:rPr>
          <w:rFonts w:ascii="Times New Roman" w:eastAsia="SimSun" w:hAnsi="Times New Roman" w:cs="SimSun" w:hint="eastAsia"/>
          <w:sz w:val="24"/>
        </w:rPr>
        <w:t>年代，它描述的是与正向物流相反的物质流动</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_Ref188729591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[20]</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，从</w:t>
      </w:r>
      <w:r>
        <w:rPr>
          <w:rFonts w:ascii="Times New Roman" w:eastAsia="SimSun" w:hAnsi="Times New Roman" w:cs="SimSun" w:hint="eastAsia"/>
          <w:sz w:val="24"/>
        </w:rPr>
        <w:t>20</w:t>
      </w:r>
      <w:r>
        <w:rPr>
          <w:rFonts w:ascii="Times New Roman" w:eastAsia="SimSun" w:hAnsi="Times New Roman" w:cs="SimSun" w:hint="eastAsia"/>
          <w:sz w:val="24"/>
        </w:rPr>
        <w:t>世纪</w:t>
      </w:r>
      <w:r>
        <w:rPr>
          <w:rFonts w:ascii="Times New Roman" w:eastAsia="SimSun" w:hAnsi="Times New Roman" w:cs="SimSun" w:hint="eastAsia"/>
          <w:sz w:val="24"/>
        </w:rPr>
        <w:t>90</w:t>
      </w:r>
      <w:r>
        <w:rPr>
          <w:rFonts w:ascii="Times New Roman" w:eastAsia="SimSun" w:hAnsi="Times New Roman" w:cs="SimSun" w:hint="eastAsia"/>
          <w:sz w:val="24"/>
        </w:rPr>
        <w:t>年代初开始，这个术语被定义为处理回收产品的方法，包括组件和材料的再利用、翻新、再制造、回收和适当的废物处理</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_Ref170820516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[21]</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，其内涵随着时间的推移日益细化，不断地被相关学者研究与发展，与正向物流紧密衔接，对社会发展产生了极大的推动作用。</w:t>
      </w:r>
      <w:r>
        <w:rPr>
          <w:rFonts w:ascii="Times New Roman" w:eastAsia="SimSun" w:hAnsi="Times New Roman" w:cs="SimSun" w:hint="eastAsia"/>
          <w:sz w:val="24"/>
        </w:rPr>
        <w:t>21</w:t>
      </w:r>
      <w:r>
        <w:rPr>
          <w:rFonts w:ascii="Times New Roman" w:eastAsia="SimSun" w:hAnsi="Times New Roman" w:cs="SimSun" w:hint="eastAsia"/>
          <w:sz w:val="24"/>
        </w:rPr>
        <w:t>世纪初，逆向物流的研究开始细化，逐渐延伸到生产生活中的各个领域。</w:t>
      </w:r>
    </w:p>
    <w:p w14:paraId="6C39A07D" w14:textId="77777777" w:rsidR="00713B2B" w:rsidRDefault="00D04354">
      <w:pPr>
        <w:pStyle w:val="a1"/>
        <w:spacing w:before="156" w:after="156"/>
      </w:pPr>
      <w:r>
        <w:rPr>
          <w:rFonts w:hint="eastAsia"/>
        </w:rPr>
        <w:t>2</w:t>
      </w:r>
      <w:r>
        <w:t xml:space="preserve">.1.1 </w:t>
      </w:r>
      <w:r>
        <w:rPr>
          <w:rFonts w:hint="eastAsia"/>
        </w:rPr>
        <w:t>逆向物流网络设计</w:t>
      </w:r>
    </w:p>
    <w:p w14:paraId="79CECE0C"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在逆向物流网络设计方面，自</w:t>
      </w:r>
      <w:r>
        <w:rPr>
          <w:rFonts w:ascii="Times New Roman" w:eastAsia="SimSun" w:hAnsi="Times New Roman" w:cs="SimSun" w:hint="eastAsia"/>
          <w:sz w:val="24"/>
        </w:rPr>
        <w:t>20</w:t>
      </w:r>
      <w:r>
        <w:rPr>
          <w:rFonts w:ascii="Times New Roman" w:eastAsia="SimSun" w:hAnsi="Times New Roman" w:cs="SimSun" w:hint="eastAsia"/>
          <w:sz w:val="24"/>
        </w:rPr>
        <w:t>世纪</w:t>
      </w:r>
      <w:r>
        <w:rPr>
          <w:rFonts w:ascii="Times New Roman" w:eastAsia="SimSun" w:hAnsi="Times New Roman" w:cs="SimSun" w:hint="eastAsia"/>
          <w:sz w:val="24"/>
        </w:rPr>
        <w:t>90</w:t>
      </w:r>
      <w:r>
        <w:rPr>
          <w:rFonts w:ascii="Times New Roman" w:eastAsia="SimSun" w:hAnsi="Times New Roman" w:cs="SimSun" w:hint="eastAsia"/>
          <w:sz w:val="24"/>
        </w:rPr>
        <w:t>年代以来，定量方法和运筹学模型得到了广泛的发展</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_Ref170820532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[22]</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r>
        <w:rPr>
          <w:rFonts w:ascii="Times New Roman" w:eastAsia="SimSun" w:hAnsi="Times New Roman" w:cs="SimSun" w:hint="eastAsia"/>
          <w:sz w:val="24"/>
        </w:rPr>
        <w:t>Fleischmann</w:t>
      </w:r>
      <w:r>
        <w:rPr>
          <w:rFonts w:ascii="Times New Roman" w:eastAsia="SimSun" w:hAnsi="Times New Roman" w:cs="SimSun" w:hint="eastAsia"/>
          <w:sz w:val="24"/>
        </w:rPr>
        <w:t>等提出在逆向物流网络设计中，混合整数规划是最广泛使用的节点和弧决策技术</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_Ref170820546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[23]</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。例如，</w:t>
      </w:r>
      <w:r>
        <w:rPr>
          <w:rFonts w:ascii="Times New Roman" w:eastAsia="SimSun" w:hAnsi="Times New Roman" w:cs="SimSun" w:hint="eastAsia"/>
          <w:sz w:val="24"/>
        </w:rPr>
        <w:t>Cruz-Rivera</w:t>
      </w:r>
      <w:r>
        <w:rPr>
          <w:rFonts w:ascii="Times New Roman" w:eastAsia="SimSun" w:hAnsi="Times New Roman" w:cs="SimSun" w:hint="eastAsia"/>
          <w:sz w:val="24"/>
        </w:rPr>
        <w:t>和</w:t>
      </w:r>
      <w:proofErr w:type="spellStart"/>
      <w:r>
        <w:rPr>
          <w:rFonts w:ascii="Times New Roman" w:eastAsia="SimSun" w:hAnsi="Times New Roman" w:cs="SimSun" w:hint="eastAsia"/>
          <w:sz w:val="24"/>
        </w:rPr>
        <w:t>Ertel</w:t>
      </w:r>
      <w:proofErr w:type="spellEnd"/>
      <w:r>
        <w:rPr>
          <w:rFonts w:ascii="Times New Roman" w:eastAsia="SimSun" w:hAnsi="Times New Roman" w:cs="SimSun" w:hint="eastAsia"/>
          <w:sz w:val="24"/>
        </w:rPr>
        <w:t>在设计墨西哥报废车辆回收逆向物流网络时，开发了混合整数规划模型来最小化回收网络的总成本</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_Ref170820564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[24]</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。后来，决策过程中的实际需求逐渐被列入考虑的范围。</w:t>
      </w:r>
      <w:proofErr w:type="spellStart"/>
      <w:r>
        <w:rPr>
          <w:rFonts w:ascii="Times New Roman" w:eastAsia="SimSun" w:hAnsi="Times New Roman" w:cs="SimSun" w:hint="eastAsia"/>
          <w:sz w:val="24"/>
        </w:rPr>
        <w:t>Ramezani</w:t>
      </w:r>
      <w:proofErr w:type="spellEnd"/>
      <w:r>
        <w:rPr>
          <w:rFonts w:ascii="Times New Roman" w:eastAsia="SimSun" w:hAnsi="Times New Roman" w:cs="SimSun" w:hint="eastAsia"/>
          <w:sz w:val="24"/>
        </w:rPr>
        <w:t>等设计了不确定环境下正向</w:t>
      </w:r>
      <w:r>
        <w:rPr>
          <w:rFonts w:ascii="Times New Roman" w:eastAsia="SimSun" w:hAnsi="Times New Roman" w:cs="SimSun" w:hint="eastAsia"/>
          <w:sz w:val="24"/>
        </w:rPr>
        <w:t>/</w:t>
      </w:r>
      <w:r>
        <w:rPr>
          <w:rFonts w:ascii="Times New Roman" w:eastAsia="SimSun" w:hAnsi="Times New Roman" w:cs="SimSun" w:hint="eastAsia"/>
          <w:sz w:val="24"/>
        </w:rPr>
        <w:t>逆向物流网络设计的随机多目标模型，包括正向的三个梯队</w:t>
      </w:r>
      <w:r>
        <w:rPr>
          <w:rFonts w:ascii="Times New Roman" w:eastAsia="SimSun" w:hAnsi="Times New Roman" w:cs="SimSun" w:hint="eastAsia"/>
          <w:sz w:val="24"/>
        </w:rPr>
        <w:t>(</w:t>
      </w:r>
      <w:r>
        <w:rPr>
          <w:rFonts w:ascii="Times New Roman" w:eastAsia="SimSun" w:hAnsi="Times New Roman" w:cs="SimSun" w:hint="eastAsia"/>
          <w:sz w:val="24"/>
        </w:rPr>
        <w:t>供应商、工厂和配送中心</w:t>
      </w:r>
      <w:r>
        <w:rPr>
          <w:rFonts w:ascii="Times New Roman" w:eastAsia="SimSun" w:hAnsi="Times New Roman" w:cs="SimSun" w:hint="eastAsia"/>
          <w:sz w:val="24"/>
        </w:rPr>
        <w:t>)</w:t>
      </w:r>
      <w:r>
        <w:rPr>
          <w:rFonts w:ascii="Times New Roman" w:eastAsia="SimSun" w:hAnsi="Times New Roman" w:cs="SimSun" w:hint="eastAsia"/>
          <w:sz w:val="24"/>
        </w:rPr>
        <w:t>和逆向的两个梯队</w:t>
      </w:r>
      <w:r>
        <w:rPr>
          <w:rFonts w:ascii="Times New Roman" w:eastAsia="SimSun" w:hAnsi="Times New Roman" w:cs="SimSun" w:hint="eastAsia"/>
          <w:sz w:val="24"/>
        </w:rPr>
        <w:t>(</w:t>
      </w:r>
      <w:r>
        <w:rPr>
          <w:rFonts w:ascii="Times New Roman" w:eastAsia="SimSun" w:hAnsi="Times New Roman" w:cs="SimSun" w:hint="eastAsia"/>
          <w:sz w:val="24"/>
        </w:rPr>
        <w:t>收集中心和处置中心</w:t>
      </w:r>
      <w:r>
        <w:rPr>
          <w:rFonts w:ascii="Times New Roman" w:eastAsia="SimSun" w:hAnsi="Times New Roman" w:cs="SimSun" w:hint="eastAsia"/>
          <w:sz w:val="24"/>
        </w:rPr>
        <w:t>)</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_Ref170820580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[25]</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roofErr w:type="spellStart"/>
      <w:r>
        <w:rPr>
          <w:rFonts w:ascii="Times New Roman" w:eastAsia="SimSun" w:hAnsi="Times New Roman" w:cs="SimSun" w:hint="eastAsia"/>
          <w:sz w:val="24"/>
        </w:rPr>
        <w:t>Alshamsi</w:t>
      </w:r>
      <w:proofErr w:type="spellEnd"/>
      <w:r>
        <w:rPr>
          <w:rFonts w:ascii="Times New Roman" w:eastAsia="SimSun" w:hAnsi="Times New Roman" w:cs="SimSun" w:hint="eastAsia"/>
          <w:sz w:val="24"/>
        </w:rPr>
        <w:t>和</w:t>
      </w:r>
      <w:proofErr w:type="spellStart"/>
      <w:r>
        <w:rPr>
          <w:rFonts w:ascii="Times New Roman" w:eastAsia="SimSun" w:hAnsi="Times New Roman" w:cs="SimSun" w:hint="eastAsia"/>
          <w:sz w:val="24"/>
        </w:rPr>
        <w:t>Diabat</w:t>
      </w:r>
      <w:proofErr w:type="spellEnd"/>
      <w:r>
        <w:rPr>
          <w:rFonts w:ascii="Times New Roman" w:eastAsia="SimSun" w:hAnsi="Times New Roman" w:cs="SimSun" w:hint="eastAsia"/>
          <w:sz w:val="24"/>
        </w:rPr>
        <w:t>在提出了一个混合整数线性规划来解决逆向物流系统的复杂网络配置的同时，通过提供使用内部车队和外包选项的选择，引入了重要的运输考虑因素</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_Ref170820595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[26]</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。而随着大数据的兴起，将其运用于逆向物流网络设计，已成为另一研究热点。例如，</w:t>
      </w:r>
      <w:r>
        <w:rPr>
          <w:rFonts w:ascii="Times New Roman" w:eastAsia="SimSun" w:hAnsi="Times New Roman" w:cs="SimSun" w:hint="eastAsia"/>
          <w:sz w:val="24"/>
        </w:rPr>
        <w:t>Mishra</w:t>
      </w:r>
      <w:r>
        <w:rPr>
          <w:rFonts w:ascii="Times New Roman" w:eastAsia="SimSun" w:hAnsi="Times New Roman" w:cs="SimSun" w:hint="eastAsia"/>
          <w:sz w:val="24"/>
        </w:rPr>
        <w:t>和</w:t>
      </w:r>
      <w:r>
        <w:rPr>
          <w:rFonts w:ascii="Times New Roman" w:eastAsia="SimSun" w:hAnsi="Times New Roman" w:cs="SimSun" w:hint="eastAsia"/>
          <w:sz w:val="24"/>
        </w:rPr>
        <w:t>Singh</w:t>
      </w:r>
      <w:r>
        <w:rPr>
          <w:rFonts w:ascii="Times New Roman" w:eastAsia="SimSun" w:hAnsi="Times New Roman" w:cs="SimSun" w:hint="eastAsia"/>
          <w:sz w:val="24"/>
        </w:rPr>
        <w:t>将大数据运用于随机抗灾可持续逆向物流模型</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_Ref170820607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[27]</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0DC39F45"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除了经济因素，在设计逆向物流网络时，可持续性也变得越来越重要。为了权衡经济绩效和可持续性目标，多目标优化模型被广泛运用。</w:t>
      </w:r>
      <w:r>
        <w:rPr>
          <w:rFonts w:ascii="Times New Roman" w:eastAsia="SimSun" w:hAnsi="Times New Roman" w:cs="SimSun" w:hint="eastAsia"/>
          <w:sz w:val="24"/>
        </w:rPr>
        <w:t>Safdar</w:t>
      </w:r>
      <w:r>
        <w:rPr>
          <w:rFonts w:ascii="Times New Roman" w:eastAsia="SimSun" w:hAnsi="Times New Roman" w:cs="SimSun" w:hint="eastAsia"/>
          <w:sz w:val="24"/>
        </w:rPr>
        <w:t>等基于三重底线方法，建立了一个以利润最大化、碳排放最小化以及就业机会最大化为目标的电子废弃物逆向物流网络，考虑了第一客户、收集中心、配送中心、第二客户以及由退货评估中心、回收中心和翻新中心组成的再处理单元</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_Ref170820622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[28]</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roofErr w:type="spellStart"/>
      <w:r>
        <w:rPr>
          <w:rFonts w:ascii="Times New Roman" w:eastAsia="SimSun" w:hAnsi="Times New Roman" w:cs="SimSun" w:hint="eastAsia"/>
          <w:sz w:val="24"/>
        </w:rPr>
        <w:t>Tosarkani</w:t>
      </w:r>
      <w:proofErr w:type="spellEnd"/>
      <w:r>
        <w:rPr>
          <w:rFonts w:ascii="Times New Roman" w:eastAsia="SimSun" w:hAnsi="Times New Roman" w:cs="SimSun" w:hint="eastAsia"/>
          <w:sz w:val="24"/>
        </w:rPr>
        <w:t>等在研究中，引入多目标优化模型来配置塑料饮料容器逆向物流网络，同时考虑经</w:t>
      </w:r>
      <w:r>
        <w:rPr>
          <w:rFonts w:ascii="Times New Roman" w:eastAsia="SimSun" w:hAnsi="Times New Roman" w:cs="SimSun" w:hint="eastAsia"/>
          <w:sz w:val="24"/>
        </w:rPr>
        <w:lastRenderedPageBreak/>
        <w:t>济、环境和社会目标，并考虑历史数据样本的重叠和多聚类特征，提出了数据驱动的模糊优化框架</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_Ref170820635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[29]</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24C1C5C0" w14:textId="77777777" w:rsidR="00713B2B" w:rsidRDefault="00D04354">
      <w:pPr>
        <w:pStyle w:val="a1"/>
        <w:spacing w:before="156" w:after="156"/>
      </w:pPr>
      <w:r>
        <w:rPr>
          <w:rFonts w:hint="eastAsia"/>
        </w:rPr>
        <w:t>2</w:t>
      </w:r>
      <w:r>
        <w:t xml:space="preserve">.1.2 </w:t>
      </w:r>
      <w:r>
        <w:rPr>
          <w:rFonts w:hint="eastAsia"/>
        </w:rPr>
        <w:t>回收行为学</w:t>
      </w:r>
    </w:p>
    <w:p w14:paraId="38CC2C9E"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在逆向物流研究领域，回收行为学一直是学者们关注的重点之一。逆向物流回收体系顺利运行的关键在于消费者是否能够积极地做出回收行为，因此国内外学者利用行为学理论、数学统计分析等方法做了许多实证研究和案例分析，为完善回收体系提供了可信依据。</w:t>
      </w:r>
    </w:p>
    <w:p w14:paraId="0BD88963"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目前接受度最广泛的，用以解释个人回收行为的社会心理学理论模型为以下三种理论，分别是规范激活理论、计划行为理论和价值－信念－规范理论</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_Ref170820646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[30]</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roofErr w:type="spellStart"/>
      <w:r>
        <w:rPr>
          <w:rFonts w:ascii="Times New Roman" w:eastAsia="SimSun" w:hAnsi="Times New Roman" w:cs="SimSun" w:hint="eastAsia"/>
          <w:sz w:val="24"/>
        </w:rPr>
        <w:t>Tonglet</w:t>
      </w:r>
      <w:proofErr w:type="spellEnd"/>
      <w:r>
        <w:rPr>
          <w:rFonts w:ascii="Times New Roman" w:eastAsia="SimSun" w:hAnsi="Times New Roman" w:cs="SimSun" w:hint="eastAsia"/>
          <w:sz w:val="24"/>
        </w:rPr>
        <w:t>等为了实现家庭参与废品回收计划，基于</w:t>
      </w:r>
      <w:r>
        <w:rPr>
          <w:rFonts w:ascii="Times New Roman" w:eastAsia="SimSun" w:hAnsi="Times New Roman" w:cs="SimSun" w:hint="eastAsia"/>
          <w:sz w:val="24"/>
        </w:rPr>
        <w:t>TPB</w:t>
      </w:r>
      <w:r>
        <w:rPr>
          <w:rFonts w:ascii="Times New Roman" w:eastAsia="SimSun" w:hAnsi="Times New Roman" w:cs="SimSun" w:hint="eastAsia"/>
          <w:sz w:val="24"/>
        </w:rPr>
        <w:t>构建模型，对</w:t>
      </w:r>
      <w:r>
        <w:rPr>
          <w:rFonts w:ascii="Times New Roman" w:eastAsia="SimSun" w:hAnsi="Times New Roman" w:cs="SimSun" w:hint="eastAsia"/>
          <w:sz w:val="24"/>
        </w:rPr>
        <w:t>191</w:t>
      </w:r>
      <w:r>
        <w:rPr>
          <w:rFonts w:ascii="Times New Roman" w:eastAsia="SimSun" w:hAnsi="Times New Roman" w:cs="SimSun" w:hint="eastAsia"/>
          <w:sz w:val="24"/>
        </w:rPr>
        <w:t>位参与者进行分析，了解其对于回收行为的态度和意愿，并认为行为态度、主观规范、知觉行为控制可以在</w:t>
      </w:r>
      <w:r>
        <w:rPr>
          <w:rFonts w:ascii="Times New Roman" w:eastAsia="SimSun" w:hAnsi="Times New Roman" w:cs="SimSun" w:hint="eastAsia"/>
          <w:sz w:val="24"/>
        </w:rPr>
        <w:t>26.1%</w:t>
      </w:r>
      <w:r>
        <w:rPr>
          <w:rFonts w:ascii="Times New Roman" w:eastAsia="SimSun" w:hAnsi="Times New Roman" w:cs="SimSun" w:hint="eastAsia"/>
          <w:sz w:val="24"/>
        </w:rPr>
        <w:t>的程度上解释回收行为意向的变化</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_Ref170820669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[31]</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r>
        <w:rPr>
          <w:rFonts w:ascii="Times New Roman" w:eastAsia="SimSun" w:hAnsi="Times New Roman" w:cs="SimSun" w:hint="eastAsia"/>
          <w:sz w:val="24"/>
        </w:rPr>
        <w:t>Mahmud</w:t>
      </w:r>
      <w:r>
        <w:rPr>
          <w:rFonts w:ascii="Times New Roman" w:eastAsia="SimSun" w:hAnsi="Times New Roman" w:cs="SimSun" w:hint="eastAsia"/>
          <w:sz w:val="24"/>
        </w:rPr>
        <w:t>等分析马来西亚学生的回收意图，发现知觉行为控制是回收意向的最强测试因子，态度对回收意向具有相反的作用。但态度通过知觉行为控制和主管规范对意图有中介作用</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_Ref170820680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[32]</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0D1B423B"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受到实际问题多样性和复杂性的影响，原有模型的解释力度不足以满足多变的研究需求，因此很多学者开始在原有模型的基础上增减因素</w:t>
      </w:r>
      <w:r>
        <w:rPr>
          <w:rFonts w:ascii="Times New Roman" w:eastAsia="SimSun" w:hAnsi="Times New Roman" w:cs="SimSun" w:hint="eastAsia"/>
          <w:sz w:val="24"/>
        </w:rPr>
        <w:t>,</w:t>
      </w:r>
      <w:r>
        <w:rPr>
          <w:rFonts w:ascii="Times New Roman" w:eastAsia="SimSun" w:hAnsi="Times New Roman" w:cs="SimSun" w:hint="eastAsia"/>
          <w:sz w:val="24"/>
        </w:rPr>
        <w:t>或将不同的模型进行整合，来修改和完善最初的模型。</w:t>
      </w:r>
      <w:r>
        <w:rPr>
          <w:rFonts w:ascii="Times New Roman" w:eastAsia="SimSun" w:hAnsi="Times New Roman" w:cs="SimSun" w:hint="eastAsia"/>
          <w:sz w:val="24"/>
        </w:rPr>
        <w:t>Wan</w:t>
      </w:r>
      <w:r>
        <w:rPr>
          <w:rFonts w:ascii="Times New Roman" w:eastAsia="SimSun" w:hAnsi="Times New Roman" w:cs="SimSun" w:hint="eastAsia"/>
          <w:sz w:val="24"/>
        </w:rPr>
        <w:t>等和王月辉等均将</w:t>
      </w:r>
      <w:r>
        <w:rPr>
          <w:rFonts w:ascii="Times New Roman" w:eastAsia="SimSun" w:hAnsi="Times New Roman" w:cs="SimSun" w:hint="eastAsia"/>
          <w:sz w:val="24"/>
        </w:rPr>
        <w:t>TPB</w:t>
      </w:r>
      <w:r>
        <w:rPr>
          <w:rFonts w:ascii="Times New Roman" w:eastAsia="SimSun" w:hAnsi="Times New Roman" w:cs="SimSun" w:hint="eastAsia"/>
          <w:sz w:val="24"/>
        </w:rPr>
        <w:t>结合规范激活理论对居民的回收行为进行研究，</w:t>
      </w:r>
      <w:r>
        <w:rPr>
          <w:rFonts w:ascii="Times New Roman" w:eastAsia="SimSun" w:hAnsi="Times New Roman" w:cs="SimSun" w:hint="eastAsia"/>
          <w:sz w:val="24"/>
        </w:rPr>
        <w:t>Wan</w:t>
      </w:r>
      <w:r>
        <w:rPr>
          <w:rFonts w:ascii="Times New Roman" w:eastAsia="SimSun" w:hAnsi="Times New Roman" w:cs="SimSun" w:hint="eastAsia"/>
          <w:sz w:val="24"/>
        </w:rPr>
        <w:t>表明，回收意向受主观规范、感知行为控制、道德规范和后果意识以及新提出的一种结构即感知政策有效性的影响</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_Ref170820696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[33]</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，王月辉则发现责任归属和个体规范在社会规范和行为意向间发挥中介效应</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_Ref170820708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[34]</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roofErr w:type="spellStart"/>
      <w:r>
        <w:rPr>
          <w:rFonts w:ascii="Times New Roman" w:eastAsia="SimSun" w:hAnsi="Times New Roman" w:cs="SimSun" w:hint="eastAsia"/>
          <w:sz w:val="24"/>
        </w:rPr>
        <w:t>Kianpour</w:t>
      </w:r>
      <w:proofErr w:type="spellEnd"/>
      <w:r>
        <w:rPr>
          <w:rFonts w:ascii="Times New Roman" w:eastAsia="SimSun" w:hAnsi="Times New Roman" w:cs="SimSun" w:hint="eastAsia"/>
          <w:sz w:val="24"/>
        </w:rPr>
        <w:t>等以计划行为理论为基础研究了消费者电子产品回收意向的影响因素，结果表明环保知识、安全性会促进消费者的回收行为</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_Ref170820717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[35]</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roofErr w:type="spellStart"/>
      <w:r>
        <w:rPr>
          <w:rFonts w:ascii="Times New Roman" w:eastAsia="SimSun" w:hAnsi="Times New Roman" w:cs="SimSun" w:hint="eastAsia"/>
          <w:sz w:val="24"/>
        </w:rPr>
        <w:t>Aboelmaged</w:t>
      </w:r>
      <w:proofErr w:type="spellEnd"/>
      <w:r>
        <w:rPr>
          <w:rFonts w:ascii="Times New Roman" w:eastAsia="SimSun" w:hAnsi="Times New Roman" w:cs="SimSun" w:hint="eastAsia"/>
          <w:sz w:val="24"/>
        </w:rPr>
        <w:t>将回收习惯纳入技术接受模型和计划行为理论中，研究了新兴经济背景下年轻消费者电子废弃物回收意愿的决定因素，并利用偏最小二乘结构方程模型进行了实证分析</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_Ref170820778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[36]</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。廖媛红等利用计划行为理论和</w:t>
      </w:r>
      <w:r>
        <w:rPr>
          <w:rFonts w:ascii="Times New Roman" w:eastAsia="SimSun" w:hAnsi="Times New Roman" w:cs="SimSun" w:hint="eastAsia"/>
          <w:sz w:val="24"/>
        </w:rPr>
        <w:t>ABC</w:t>
      </w:r>
      <w:r>
        <w:rPr>
          <w:rFonts w:ascii="Times New Roman" w:eastAsia="SimSun" w:hAnsi="Times New Roman" w:cs="SimSun" w:hint="eastAsia"/>
          <w:sz w:val="24"/>
        </w:rPr>
        <w:t>理论对居民私域亲环境行为的影响因素进行了研究，着重讨论了情境约束对不同类型亲环境行为的作用机制</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_Ref170820732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[37]</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69C88BCD" w14:textId="77777777" w:rsidR="00713B2B" w:rsidRDefault="00713B2B">
      <w:pPr>
        <w:spacing w:line="360" w:lineRule="auto"/>
        <w:ind w:firstLineChars="200" w:firstLine="480"/>
        <w:rPr>
          <w:rFonts w:ascii="Times New Roman" w:eastAsia="SimSun" w:hAnsi="Times New Roman" w:cs="SimSun"/>
          <w:sz w:val="24"/>
        </w:rPr>
      </w:pPr>
    </w:p>
    <w:p w14:paraId="4DA8246B" w14:textId="77777777" w:rsidR="00713B2B" w:rsidRDefault="00D04354">
      <w:pPr>
        <w:pStyle w:val="a"/>
        <w:spacing w:before="156" w:after="156"/>
      </w:pPr>
      <w:bookmarkStart w:id="32" w:name="_Toc192688318"/>
      <w:r>
        <w:lastRenderedPageBreak/>
        <w:t>2.</w:t>
      </w:r>
      <w:r>
        <w:rPr>
          <w:rFonts w:hint="eastAsia"/>
        </w:rPr>
        <w:t>2</w:t>
      </w:r>
      <w:r>
        <w:t xml:space="preserve"> </w:t>
      </w:r>
      <w:r>
        <w:rPr>
          <w:rFonts w:hint="eastAsia"/>
        </w:rPr>
        <w:t>快递包装回收研究现状</w:t>
      </w:r>
      <w:bookmarkEnd w:id="32"/>
    </w:p>
    <w:p w14:paraId="4689FAC2"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近几年电商、网购呈飞跃式发展，快递数量激增，谢蔚泓用</w:t>
      </w:r>
      <w:r>
        <w:rPr>
          <w:rFonts w:ascii="Times New Roman" w:eastAsia="SimSun" w:hAnsi="Times New Roman" w:cs="SimSun" w:hint="eastAsia"/>
          <w:sz w:val="24"/>
        </w:rPr>
        <w:t>MATLAB</w:t>
      </w:r>
      <w:r>
        <w:rPr>
          <w:rFonts w:ascii="Times New Roman" w:eastAsia="SimSun" w:hAnsi="Times New Roman" w:cs="SimSun" w:hint="eastAsia"/>
          <w:sz w:val="24"/>
        </w:rPr>
        <w:t>构建</w:t>
      </w:r>
      <w:r>
        <w:rPr>
          <w:rFonts w:ascii="Times New Roman" w:eastAsia="SimSun" w:hAnsi="Times New Roman" w:cs="SimSun" w:hint="eastAsia"/>
          <w:sz w:val="24"/>
        </w:rPr>
        <w:t>NAR</w:t>
      </w:r>
      <w:r>
        <w:rPr>
          <w:rFonts w:ascii="Times New Roman" w:eastAsia="SimSun" w:hAnsi="Times New Roman" w:cs="SimSun" w:hint="eastAsia"/>
          <w:sz w:val="24"/>
        </w:rPr>
        <w:t>神经网络模型，预测出今后，我国快递业务量整体仍保持上升的趋势</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_Ref170820742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[38]</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。采用直接丢弃的方式处理快递包装，一方面不断增加城市垃圾承载压力，另一方面也造成了资源的浪费。因此，提高快递包装回收率刻不容缓。</w:t>
      </w:r>
    </w:p>
    <w:p w14:paraId="3665AECE" w14:textId="77777777" w:rsidR="00713B2B" w:rsidRDefault="00D04354">
      <w:pPr>
        <w:pStyle w:val="a1"/>
        <w:spacing w:before="156" w:after="156"/>
      </w:pPr>
      <w:r>
        <w:rPr>
          <w:rFonts w:hint="eastAsia"/>
        </w:rPr>
        <w:t>2</w:t>
      </w:r>
      <w:r>
        <w:t xml:space="preserve">.2.1 </w:t>
      </w:r>
      <w:r>
        <w:rPr>
          <w:rFonts w:hint="eastAsia"/>
        </w:rPr>
        <w:t>快递包装回收策略</w:t>
      </w:r>
    </w:p>
    <w:p w14:paraId="75EFF5DD"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为了解决快递包装废弃物问题，不少电商企业、物流快递企业采取了相应的措施。自营式电商企业作为消费者的直接者在快递包装回收方面具有独特的竞争优势，但自营式回收模型存在回收主导方单一、回收活动覆盖效果差、消费者主观意愿被忽略等问题导致回收效果不佳。快递包装回收需要社会各界的共同参与，而非仅仅由单一企业来负责。因此，国内外学者就如何在政府、企业、个人层面制定推动包装回收和循环利用的策略进行了专门的研究。</w:t>
      </w:r>
    </w:p>
    <w:p w14:paraId="11B8281B"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一些学者分析了不同种类的逆向物流回收过程中各参与主体的利益，并对不同的回收策略选择做了数学分析。宁鹏飞基于数据包络分析法，为快递包装循环再利用提出了新的效率评估方法</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_Ref170821262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[39]</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。为了选择最合适的可持续第三方逆向物流提供商，</w:t>
      </w:r>
      <w:r>
        <w:rPr>
          <w:rFonts w:ascii="Times New Roman" w:eastAsia="SimSun" w:hAnsi="Times New Roman" w:cs="SimSun" w:hint="eastAsia"/>
          <w:sz w:val="24"/>
        </w:rPr>
        <w:t>Mishra</w:t>
      </w:r>
      <w:r>
        <w:rPr>
          <w:rFonts w:ascii="Times New Roman" w:eastAsia="SimSun" w:hAnsi="Times New Roman" w:cs="SimSun" w:hint="eastAsia"/>
          <w:sz w:val="24"/>
        </w:rPr>
        <w:t>等利用犹豫模糊集的方法，引入判别度的评价指标权重，为相关企业选择供应商提供了可行的建议</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_Ref170821274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[40]</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r>
        <w:rPr>
          <w:rFonts w:ascii="Times New Roman" w:eastAsia="SimSun" w:hAnsi="Times New Roman" w:cs="SimSun" w:hint="eastAsia"/>
          <w:sz w:val="24"/>
        </w:rPr>
        <w:t>Jauhar</w:t>
      </w:r>
      <w:r>
        <w:rPr>
          <w:rFonts w:ascii="Times New Roman" w:eastAsia="SimSun" w:hAnsi="Times New Roman" w:cs="SimSun" w:hint="eastAsia"/>
          <w:sz w:val="24"/>
        </w:rPr>
        <w:t>等将数据包络分析与差分进化算法结合，对电子产品原件的第三方逆向物流合作伙伴的效率进行区分，并利用多目标模型进行订单分配，通过两种方法求解了帕累托最优解，结果表明，第三方逆向物流合作伙伴的效率可能会影响第三方逆向物流合作伙伴的选择和分配给他们的订单</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_Ref170821283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[41]</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60E7615C"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对于回收过程中不同的主体，主要是建立博弈模型研究不同主体的策略选择。公彦德等在制造商主导和销售商主导两种权力结构下</w:t>
      </w:r>
      <w:r>
        <w:rPr>
          <w:rFonts w:ascii="Times New Roman" w:eastAsia="SimSun" w:hAnsi="Times New Roman" w:cs="SimSun" w:hint="eastAsia"/>
          <w:sz w:val="24"/>
        </w:rPr>
        <w:t>,</w:t>
      </w:r>
      <w:r>
        <w:rPr>
          <w:rFonts w:ascii="Times New Roman" w:eastAsia="SimSun" w:hAnsi="Times New Roman" w:cs="SimSun" w:hint="eastAsia"/>
          <w:sz w:val="24"/>
        </w:rPr>
        <w:t>构建了制造商与销售商两者混合回收及制造商、销售商和第三方三者混合回收的四类逆向供应链模型</w:t>
      </w:r>
      <w:r>
        <w:rPr>
          <w:rFonts w:ascii="Times New Roman" w:eastAsia="SimSun" w:hAnsi="Times New Roman" w:cs="SimSun" w:hint="eastAsia"/>
          <w:sz w:val="24"/>
        </w:rPr>
        <w:t>,</w:t>
      </w:r>
      <w:r>
        <w:rPr>
          <w:rFonts w:ascii="Times New Roman" w:eastAsia="SimSun" w:hAnsi="Times New Roman" w:cs="SimSun" w:hint="eastAsia"/>
          <w:sz w:val="24"/>
        </w:rPr>
        <w:t>运用博弈理论求解</w:t>
      </w:r>
      <w:r>
        <w:rPr>
          <w:rFonts w:ascii="Times New Roman" w:eastAsia="SimSun" w:hAnsi="Times New Roman" w:cs="SimSun" w:hint="eastAsia"/>
          <w:sz w:val="24"/>
        </w:rPr>
        <w:t>,</w:t>
      </w:r>
      <w:r>
        <w:rPr>
          <w:rFonts w:ascii="Times New Roman" w:eastAsia="SimSun" w:hAnsi="Times New Roman" w:cs="SimSun" w:hint="eastAsia"/>
          <w:sz w:val="24"/>
        </w:rPr>
        <w:t>对四类逆向供应链进行比较</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_Ref170821305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[42]</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。成灶平等基于演化博弈理论，构建政府监管与回收商回收博弈模型，分别研究政府静态补贴惩罚与动态补贴惩罚监管下，双方的策略互动机制，并进行仿真分析</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_Ref170821315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[43]</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278EE030"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随着研究的进展，不少学者将消费者也加入博弈模型中。在“互联网</w:t>
      </w:r>
      <w:r>
        <w:rPr>
          <w:rFonts w:ascii="Times New Roman" w:eastAsia="SimSun" w:hAnsi="Times New Roman" w:cs="SimSun" w:hint="eastAsia"/>
          <w:sz w:val="24"/>
        </w:rPr>
        <w:t>+</w:t>
      </w:r>
      <w:r>
        <w:rPr>
          <w:rFonts w:ascii="Times New Roman" w:eastAsia="SimSun" w:hAnsi="Times New Roman" w:cs="SimSun" w:hint="eastAsia"/>
          <w:sz w:val="24"/>
        </w:rPr>
        <w:t>回收”</w:t>
      </w:r>
      <w:r>
        <w:rPr>
          <w:rFonts w:ascii="Times New Roman" w:eastAsia="SimSun" w:hAnsi="Times New Roman" w:cs="SimSun" w:hint="eastAsia"/>
          <w:sz w:val="24"/>
        </w:rPr>
        <w:lastRenderedPageBreak/>
        <w:t>环境下，许民利等考虑人们对传统回收渠道以及网络回收渠道的态度，建立基于不同消费者行为的回收模型</w:t>
      </w:r>
      <w:r>
        <w:rPr>
          <w:rFonts w:ascii="Times New Roman" w:eastAsia="SimSun" w:hAnsi="Times New Roman" w:cs="SimSun" w:hint="eastAsia"/>
          <w:sz w:val="24"/>
        </w:rPr>
        <w:t>,</w:t>
      </w:r>
      <w:r>
        <w:rPr>
          <w:rFonts w:ascii="Times New Roman" w:eastAsia="SimSun" w:hAnsi="Times New Roman" w:cs="SimSun" w:hint="eastAsia"/>
          <w:sz w:val="24"/>
        </w:rPr>
        <w:t>研究传统回收商、网络回收商和再制造商对再生资源的回收策略</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_Ref170821327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[44]</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r>
        <w:rPr>
          <w:rFonts w:ascii="Times New Roman" w:eastAsia="SimSun" w:hAnsi="Times New Roman" w:cs="SimSun" w:hint="eastAsia"/>
          <w:sz w:val="24"/>
        </w:rPr>
        <w:t>Yang</w:t>
      </w:r>
      <w:r>
        <w:rPr>
          <w:rFonts w:ascii="Times New Roman" w:eastAsia="SimSun" w:hAnsi="Times New Roman" w:cs="SimSun" w:hint="eastAsia"/>
          <w:sz w:val="24"/>
        </w:rPr>
        <w:t>等构建了一个由政府、个人和企业共同参与的多主体快递包装废弃物回收体系。在此基础上，基于差分博弈论，探讨了市场驱动、政府驱动和合作驱动回收模式下个体的行为特征、政府和企业的最优策略</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_Ref170821341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[45]</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r>
        <w:rPr>
          <w:rFonts w:ascii="Times New Roman" w:eastAsia="SimSun" w:hAnsi="Times New Roman" w:cs="SimSun" w:hint="eastAsia"/>
          <w:sz w:val="24"/>
        </w:rPr>
        <w:t>Guo</w:t>
      </w:r>
      <w:r>
        <w:rPr>
          <w:rFonts w:ascii="Times New Roman" w:eastAsia="SimSun" w:hAnsi="Times New Roman" w:cs="SimSun" w:hint="eastAsia"/>
          <w:sz w:val="24"/>
        </w:rPr>
        <w:t>等采用两种三方进化博弈模型，识别不同利益主体的战略选择和精华，研究政府补贴对博弈主体战略选择的影响</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_Ref170821354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[46]</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。从演化博弈的视角</w:t>
      </w:r>
      <w:r>
        <w:rPr>
          <w:rFonts w:ascii="Times New Roman" w:eastAsia="SimSun" w:hAnsi="Times New Roman" w:cs="SimSun" w:hint="eastAsia"/>
          <w:sz w:val="24"/>
        </w:rPr>
        <w:t>,</w:t>
      </w:r>
      <w:r>
        <w:rPr>
          <w:rFonts w:ascii="Times New Roman" w:eastAsia="SimSun" w:hAnsi="Times New Roman" w:cs="SimSun" w:hint="eastAsia"/>
          <w:sz w:val="24"/>
        </w:rPr>
        <w:t>何海龙和李明琨构建</w:t>
      </w:r>
      <w:r>
        <w:rPr>
          <w:rFonts w:ascii="Times New Roman" w:eastAsia="SimSun" w:hAnsi="Times New Roman" w:cs="SimSun" w:hint="eastAsia"/>
          <w:sz w:val="24"/>
        </w:rPr>
        <w:t>"</w:t>
      </w:r>
      <w:r>
        <w:rPr>
          <w:rFonts w:ascii="Times New Roman" w:eastAsia="SimSun" w:hAnsi="Times New Roman" w:cs="SimSun" w:hint="eastAsia"/>
          <w:sz w:val="24"/>
        </w:rPr>
        <w:t>电商企业—消费者—政府</w:t>
      </w:r>
      <w:r>
        <w:rPr>
          <w:rFonts w:ascii="Times New Roman" w:eastAsia="SimSun" w:hAnsi="Times New Roman" w:cs="SimSun" w:hint="eastAsia"/>
          <w:sz w:val="24"/>
        </w:rPr>
        <w:t>"</w:t>
      </w:r>
      <w:r>
        <w:rPr>
          <w:rFonts w:ascii="Times New Roman" w:eastAsia="SimSun" w:hAnsi="Times New Roman" w:cs="SimSun" w:hint="eastAsia"/>
          <w:sz w:val="24"/>
        </w:rPr>
        <w:t>三者之间的博弈模型，分析政府管制措施对快递包装回收产业的影响，并以商业软件进行数值仿真分析</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_Ref170821363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[47]</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2F3B5C24" w14:textId="77777777" w:rsidR="00713B2B" w:rsidRDefault="00D04354">
      <w:pPr>
        <w:pStyle w:val="a1"/>
        <w:spacing w:before="156" w:after="156"/>
      </w:pPr>
      <w:r>
        <w:rPr>
          <w:rFonts w:hint="eastAsia"/>
        </w:rPr>
        <w:t>2</w:t>
      </w:r>
      <w:r>
        <w:t xml:space="preserve">.2.2 </w:t>
      </w:r>
      <w:r>
        <w:rPr>
          <w:rFonts w:hint="eastAsia"/>
        </w:rPr>
        <w:t>快递包装回收行为影响因素</w:t>
      </w:r>
    </w:p>
    <w:p w14:paraId="134AAE97"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在快递包装回收过程中，居民作为回收的起始点，了解哪些因素影响他们的回收行为选择，对于政策制定者、环保组织和回收相关企业至关重要。</w:t>
      </w:r>
      <w:r>
        <w:rPr>
          <w:rFonts w:ascii="Times New Roman" w:eastAsia="SimSun" w:hAnsi="Times New Roman" w:cs="SimSun" w:hint="eastAsia"/>
          <w:sz w:val="24"/>
        </w:rPr>
        <w:t>Geiger</w:t>
      </w:r>
      <w:r>
        <w:rPr>
          <w:rFonts w:ascii="Times New Roman" w:eastAsia="SimSun" w:hAnsi="Times New Roman" w:cs="SimSun" w:hint="eastAsia"/>
          <w:sz w:val="24"/>
        </w:rPr>
        <w:t>等在一项关于回收行为影响因素的</w:t>
      </w:r>
      <w:r>
        <w:rPr>
          <w:rFonts w:ascii="Times New Roman" w:eastAsia="SimSun" w:hAnsi="Times New Roman" w:cs="SimSun" w:hint="eastAsia"/>
          <w:sz w:val="24"/>
        </w:rPr>
        <w:t>meta</w:t>
      </w:r>
      <w:r>
        <w:rPr>
          <w:rFonts w:ascii="Times New Roman" w:eastAsia="SimSun" w:hAnsi="Times New Roman" w:cs="SimSun" w:hint="eastAsia"/>
          <w:sz w:val="24"/>
        </w:rPr>
        <w:t>分析中，将影响因素分为两大类：个人因素和环境因素</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_Ref170821379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[48]</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3318A4B5"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w:t>
      </w:r>
      <w:r>
        <w:rPr>
          <w:rFonts w:ascii="Times New Roman" w:eastAsia="SimSun" w:hAnsi="Times New Roman" w:cs="SimSun" w:hint="eastAsia"/>
          <w:sz w:val="24"/>
        </w:rPr>
        <w:t>1</w:t>
      </w:r>
      <w:r>
        <w:rPr>
          <w:rFonts w:ascii="Times New Roman" w:eastAsia="SimSun" w:hAnsi="Times New Roman" w:cs="SimSun" w:hint="eastAsia"/>
          <w:sz w:val="24"/>
        </w:rPr>
        <w:t>）快递包装回收行为个人因素</w:t>
      </w:r>
    </w:p>
    <w:p w14:paraId="53738307"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王月辉等基于规范激活和计划行为理论，从社会责任消费视角，构建了城市居民参与快递包装回收行为影响因素的理论模型，证实了“社会规范——责任归属——个体规范——行为意愿”的影响路径</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_Ref170821389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[49]</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roofErr w:type="spellStart"/>
      <w:r>
        <w:rPr>
          <w:rFonts w:ascii="Times New Roman" w:eastAsia="SimSun" w:hAnsi="Times New Roman" w:cs="SimSun" w:hint="eastAsia"/>
          <w:sz w:val="24"/>
        </w:rPr>
        <w:t>Escario</w:t>
      </w:r>
      <w:proofErr w:type="spellEnd"/>
      <w:r>
        <w:rPr>
          <w:rFonts w:ascii="Times New Roman" w:eastAsia="SimSun" w:hAnsi="Times New Roman" w:cs="SimSun" w:hint="eastAsia"/>
          <w:sz w:val="24"/>
        </w:rPr>
        <w:t>等探讨了当面临描述性规范冲突时</w:t>
      </w:r>
      <w:r>
        <w:rPr>
          <w:rFonts w:ascii="Times New Roman" w:eastAsia="SimSun" w:hAnsi="Times New Roman" w:cs="SimSun" w:hint="eastAsia"/>
          <w:sz w:val="24"/>
        </w:rPr>
        <w:t>(</w:t>
      </w:r>
      <w:r>
        <w:rPr>
          <w:rFonts w:ascii="Times New Roman" w:eastAsia="SimSun" w:hAnsi="Times New Roman" w:cs="SimSun" w:hint="eastAsia"/>
          <w:sz w:val="24"/>
        </w:rPr>
        <w:t>即当个人是唯一一个行为亲环境的人时</w:t>
      </w:r>
      <w:r>
        <w:rPr>
          <w:rFonts w:ascii="Times New Roman" w:eastAsia="SimSun" w:hAnsi="Times New Roman" w:cs="SimSun" w:hint="eastAsia"/>
          <w:sz w:val="24"/>
        </w:rPr>
        <w:t>)</w:t>
      </w:r>
      <w:r>
        <w:rPr>
          <w:rFonts w:ascii="Times New Roman" w:eastAsia="SimSun" w:hAnsi="Times New Roman" w:cs="SimSun" w:hint="eastAsia"/>
          <w:sz w:val="24"/>
        </w:rPr>
        <w:t>，个人报告的与废物有关的行为如何受到环境态度和感知有效性的影响</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_Ref170821403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[50]</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。贾亚娟和张新奇通过</w:t>
      </w:r>
      <w:proofErr w:type="spellStart"/>
      <w:r>
        <w:rPr>
          <w:rFonts w:ascii="Times New Roman" w:eastAsia="SimSun" w:hAnsi="Times New Roman" w:cs="SimSun" w:hint="eastAsia"/>
          <w:sz w:val="24"/>
        </w:rPr>
        <w:t>Probit</w:t>
      </w:r>
      <w:proofErr w:type="spellEnd"/>
      <w:r>
        <w:rPr>
          <w:rFonts w:ascii="Times New Roman" w:eastAsia="SimSun" w:hAnsi="Times New Roman" w:cs="SimSun" w:hint="eastAsia"/>
          <w:sz w:val="24"/>
        </w:rPr>
        <w:t>模型分析环境认知（环境关心、环境态度、环境责任）、感知利益对消费者参与快递包装分类回收意愿与行为悖离的影响，运用层次回归将政策宣传、便利程度对环境认知、感知利益与消费者回收意愿与行为悖离关系的调节效应纳入分析，进而通过</w:t>
      </w:r>
      <w:r>
        <w:rPr>
          <w:rFonts w:ascii="Times New Roman" w:eastAsia="SimSun" w:hAnsi="Times New Roman" w:cs="SimSun" w:hint="eastAsia"/>
          <w:sz w:val="24"/>
        </w:rPr>
        <w:t>ISM</w:t>
      </w:r>
      <w:r>
        <w:rPr>
          <w:rFonts w:ascii="Times New Roman" w:eastAsia="SimSun" w:hAnsi="Times New Roman" w:cs="SimSun" w:hint="eastAsia"/>
          <w:sz w:val="24"/>
        </w:rPr>
        <w:t>模型探析各影响因素之间的逻辑层次关系</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_Ref170821419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[51]</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11768421"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w:t>
      </w:r>
      <w:r>
        <w:rPr>
          <w:rFonts w:ascii="Times New Roman" w:eastAsia="SimSun" w:hAnsi="Times New Roman" w:cs="SimSun" w:hint="eastAsia"/>
          <w:sz w:val="24"/>
        </w:rPr>
        <w:t>2</w:t>
      </w:r>
      <w:r>
        <w:rPr>
          <w:rFonts w:ascii="Times New Roman" w:eastAsia="SimSun" w:hAnsi="Times New Roman" w:cs="SimSun" w:hint="eastAsia"/>
          <w:sz w:val="24"/>
        </w:rPr>
        <w:t>）快递包装回收行为环境因素</w:t>
      </w:r>
    </w:p>
    <w:p w14:paraId="0AB79EA3"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此外，还有研究发现，亲环境行为意愿与亲环境行为之间存在着显著悖离</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_Ref170821434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[52]</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。产生上述问题的一个原因是：人们在进行行为决策时会面临各种外部性限制和约束，心理因素不是唯一的考量。为了完善相关研究，情境因素逐渐被纳入亲环境</w:t>
      </w:r>
      <w:r>
        <w:rPr>
          <w:rFonts w:ascii="Times New Roman" w:eastAsia="SimSun" w:hAnsi="Times New Roman" w:cs="SimSun" w:hint="eastAsia"/>
          <w:sz w:val="24"/>
        </w:rPr>
        <w:lastRenderedPageBreak/>
        <w:t>行为的研究范畴</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_Ref170821445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[53]</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r>
        <w:rPr>
          <w:rFonts w:ascii="Times New Roman" w:eastAsia="SimSun" w:hAnsi="Times New Roman" w:cs="SimSun" w:hint="eastAsia"/>
          <w:sz w:val="24"/>
        </w:rPr>
        <w:t>Dong</w:t>
      </w:r>
      <w:r>
        <w:rPr>
          <w:rFonts w:ascii="Times New Roman" w:eastAsia="SimSun" w:hAnsi="Times New Roman" w:cs="SimSun" w:hint="eastAsia"/>
          <w:sz w:val="24"/>
        </w:rPr>
        <w:t>和</w:t>
      </w:r>
      <w:r>
        <w:rPr>
          <w:rFonts w:ascii="Times New Roman" w:eastAsia="SimSun" w:hAnsi="Times New Roman" w:cs="SimSun" w:hint="eastAsia"/>
          <w:sz w:val="24"/>
        </w:rPr>
        <w:t>Hua</w:t>
      </w:r>
      <w:r>
        <w:rPr>
          <w:rFonts w:ascii="Times New Roman" w:eastAsia="SimSun" w:hAnsi="Times New Roman" w:cs="SimSun" w:hint="eastAsia"/>
          <w:sz w:val="24"/>
        </w:rPr>
        <w:t>则通过贝叶斯正则化神经网络模型深入分析社会规范、回收行为知识、价值观、公共性对二级变量行为意向的影响</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_Ref170821457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[54]</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r>
        <w:rPr>
          <w:rFonts w:ascii="Times New Roman" w:eastAsia="SimSun" w:hAnsi="Times New Roman" w:cs="SimSun" w:hint="eastAsia"/>
          <w:sz w:val="24"/>
        </w:rPr>
        <w:t>Hua</w:t>
      </w:r>
      <w:r>
        <w:rPr>
          <w:rFonts w:ascii="Times New Roman" w:eastAsia="SimSun" w:hAnsi="Times New Roman" w:cs="SimSun" w:hint="eastAsia"/>
          <w:sz w:val="24"/>
        </w:rPr>
        <w:t>等采用通径分析方法，对快递垃圾回收行为中社会资本、情境因素和个体差异变量之间的关系进行了测度和分析。结果表明，在社会资本变量中，社会社区信任在各作用路径上的直接和间接作用都极为明显。另外，作为快递废弃物回收行为的干预措施，情境变量必须注意措施颁布时机的重要性</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_Ref170821468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[55]</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r>
        <w:rPr>
          <w:rFonts w:ascii="Times New Roman" w:eastAsia="SimSun" w:hAnsi="Times New Roman" w:cs="SimSun" w:hint="eastAsia"/>
          <w:sz w:val="24"/>
        </w:rPr>
        <w:t>Wang</w:t>
      </w:r>
      <w:r>
        <w:rPr>
          <w:rFonts w:ascii="Times New Roman" w:eastAsia="SimSun" w:hAnsi="Times New Roman" w:cs="SimSun" w:hint="eastAsia"/>
          <w:sz w:val="24"/>
        </w:rPr>
        <w:t>等在计划行为理论中加入便利性、道德规范和后果意识，研究中国年轻消费者对可回收包装的使用意愿，并得出便利、主观规范和道德规范是影响中国年轻消费者使用意愿的最重要因素这一结论</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_Ref170821488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[56]</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roofErr w:type="spellStart"/>
      <w:r>
        <w:rPr>
          <w:rFonts w:ascii="Times New Roman" w:eastAsia="SimSun" w:hAnsi="Times New Roman" w:cs="SimSun" w:hint="eastAsia"/>
          <w:sz w:val="24"/>
        </w:rPr>
        <w:t>Reijonen</w:t>
      </w:r>
      <w:proofErr w:type="spellEnd"/>
      <w:r>
        <w:rPr>
          <w:rFonts w:ascii="Times New Roman" w:eastAsia="SimSun" w:hAnsi="Times New Roman" w:cs="SimSun" w:hint="eastAsia"/>
          <w:sz w:val="24"/>
        </w:rPr>
        <w:t>等在利用计划行为理论来确定芬兰新回收计划中的家用塑料分类和回收因素时，除发现态度和感知到的行为控制因素与回收行为表现出显著的正相关关系之外，还发现成本和便利条件的重要作用为支持家庭回收更多塑料包装提供了干预可能性</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_Ref170821498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[57]</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r>
        <w:rPr>
          <w:rFonts w:ascii="Times New Roman" w:eastAsia="SimSun" w:hAnsi="Times New Roman" w:cs="SimSun" w:hint="eastAsia"/>
          <w:sz w:val="24"/>
        </w:rPr>
        <w:t>Chen</w:t>
      </w:r>
      <w:r>
        <w:rPr>
          <w:rFonts w:ascii="Times New Roman" w:eastAsia="SimSun" w:hAnsi="Times New Roman" w:cs="SimSun" w:hint="eastAsia"/>
          <w:sz w:val="24"/>
        </w:rPr>
        <w:t>等将回收意向分为目标意向和实施意向，在计划行为理论中加入情境因素，并发现其对消费者回收意愿产生实质性正向影响</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_Ref170821508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[58]</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414D92FB" w14:textId="77777777" w:rsidR="00713B2B" w:rsidRDefault="00D04354">
      <w:pPr>
        <w:pStyle w:val="a"/>
        <w:spacing w:before="156" w:after="156"/>
      </w:pPr>
      <w:bookmarkStart w:id="33" w:name="_Toc192688319"/>
      <w:r>
        <w:t>2</w:t>
      </w:r>
      <w:r>
        <w:rPr>
          <w:rFonts w:hint="eastAsia"/>
        </w:rPr>
        <w:t>.3</w:t>
      </w:r>
      <w:r>
        <w:t xml:space="preserve"> </w:t>
      </w:r>
      <w:r>
        <w:rPr>
          <w:rFonts w:hint="eastAsia"/>
        </w:rPr>
        <w:t>干预措施研究现状</w:t>
      </w:r>
      <w:bookmarkEnd w:id="33"/>
    </w:p>
    <w:p w14:paraId="580C70C3"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近年来，行为干预措施在促进环境行为中的应用得到了广泛关注。干预措施旨在通过改变个体的认知、情感或行为路径，克服行为障碍，从而引导个体实施更具可持续性的行为</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_Ref170821531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[59]</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704ED0EA" w14:textId="77777777" w:rsidR="00713B2B" w:rsidRDefault="00D04354">
      <w:pPr>
        <w:pStyle w:val="a1"/>
        <w:spacing w:before="156" w:after="156"/>
      </w:pPr>
      <w:r>
        <w:rPr>
          <w:rFonts w:hint="eastAsia"/>
        </w:rPr>
        <w:t>2</w:t>
      </w:r>
      <w:r>
        <w:t xml:space="preserve">.3.1 </w:t>
      </w:r>
      <w:r>
        <w:rPr>
          <w:rFonts w:hint="eastAsia"/>
        </w:rPr>
        <w:t>干预策略</w:t>
      </w:r>
    </w:p>
    <w:p w14:paraId="1AB18650"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干预策略作为一种能够直接作用于行为并能改变行为的外设变量，被广泛应用于环保行为的研究中，</w:t>
      </w:r>
      <w:r>
        <w:rPr>
          <w:rFonts w:ascii="Times New Roman" w:eastAsia="SimSun" w:hAnsi="Times New Roman" w:cs="SimSun" w:hint="eastAsia"/>
          <w:sz w:val="24"/>
        </w:rPr>
        <w:t>Ji</w:t>
      </w:r>
      <w:r>
        <w:rPr>
          <w:rFonts w:ascii="Times New Roman" w:eastAsia="SimSun" w:hAnsi="Times New Roman" w:cs="SimSun"/>
          <w:sz w:val="24"/>
        </w:rPr>
        <w:t>ao</w:t>
      </w:r>
      <w:r>
        <w:rPr>
          <w:rFonts w:ascii="Times New Roman" w:eastAsia="SimSun" w:hAnsi="Times New Roman" w:cs="SimSun" w:hint="eastAsia"/>
          <w:sz w:val="24"/>
        </w:rPr>
        <w:t>等在一项元分析中将干预策略分为两类：旨在改变社会条件和结构的结构性或</w:t>
      </w:r>
      <w:commentRangeStart w:id="34"/>
      <w:r>
        <w:rPr>
          <w:rFonts w:ascii="Times New Roman" w:eastAsia="SimSun" w:hAnsi="Times New Roman" w:cs="SimSun" w:hint="eastAsia"/>
          <w:sz w:val="24"/>
        </w:rPr>
        <w:t>“硬”</w:t>
      </w:r>
      <w:commentRangeEnd w:id="34"/>
      <w:r w:rsidR="003F3D68">
        <w:rPr>
          <w:rStyle w:val="CommentReference"/>
        </w:rPr>
        <w:commentReference w:id="34"/>
      </w:r>
      <w:r>
        <w:rPr>
          <w:rFonts w:ascii="Times New Roman" w:eastAsia="SimSun" w:hAnsi="Times New Roman" w:cs="SimSun" w:hint="eastAsia"/>
          <w:sz w:val="24"/>
        </w:rPr>
        <w:t>干预，以及通过影响个体的价值观、态度、观念等来说服他们转变行为的“软”干预</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_Ref188773776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[60]</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r>
        <w:rPr>
          <w:rFonts w:ascii="Times New Roman" w:eastAsia="SimSun" w:hAnsi="Times New Roman" w:cs="SimSun" w:hint="eastAsia"/>
          <w:sz w:val="24"/>
        </w:rPr>
        <w:t>Steg</w:t>
      </w:r>
      <w:r>
        <w:rPr>
          <w:rFonts w:ascii="Times New Roman" w:eastAsia="SimSun" w:hAnsi="Times New Roman" w:cs="SimSun" w:hint="eastAsia"/>
          <w:sz w:val="24"/>
        </w:rPr>
        <w:t>在研究促进居民绿色出行时指出，“硬”干预措施主要采取改变环境基础设施（例如，改善步行和自行车道）和法律或经济政策（例如，交通限制政策、拥堵收费）的形式。然而，这些措施往往需要大量的资源，产生经济成本，并需要法律和政策的强制力量，其效果滞后，往往遭到公众的不满</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_Ref188775210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[61]</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。“软”干预则被</w:t>
      </w:r>
      <w:r>
        <w:rPr>
          <w:rFonts w:ascii="Times New Roman" w:eastAsia="SimSun" w:hAnsi="Times New Roman" w:cs="SimSun"/>
          <w:sz w:val="24"/>
        </w:rPr>
        <w:t>Sebastian</w:t>
      </w:r>
      <w:r>
        <w:rPr>
          <w:rFonts w:ascii="Times New Roman" w:eastAsia="SimSun" w:hAnsi="Times New Roman" w:cs="SimSun" w:hint="eastAsia"/>
          <w:sz w:val="24"/>
        </w:rPr>
        <w:t>等称为有意识的改变措</w:t>
      </w:r>
      <w:r>
        <w:rPr>
          <w:rFonts w:ascii="Times New Roman" w:eastAsia="SimSun" w:hAnsi="Times New Roman" w:cs="SimSun" w:hint="eastAsia"/>
          <w:sz w:val="24"/>
        </w:rPr>
        <w:lastRenderedPageBreak/>
        <w:t>施，并论证其在运输政策中的有效性</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_Ref188775221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[62]</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roofErr w:type="spellStart"/>
      <w:r>
        <w:rPr>
          <w:rFonts w:ascii="Times New Roman" w:eastAsia="SimSun" w:hAnsi="Times New Roman" w:cs="SimSun" w:hint="eastAsia"/>
          <w:sz w:val="24"/>
        </w:rPr>
        <w:t>Varotto</w:t>
      </w:r>
      <w:proofErr w:type="spellEnd"/>
      <w:r>
        <w:rPr>
          <w:rFonts w:ascii="Times New Roman" w:eastAsia="SimSun" w:hAnsi="Times New Roman" w:cs="SimSun" w:hint="eastAsia"/>
          <w:sz w:val="24"/>
        </w:rPr>
        <w:t>和</w:t>
      </w:r>
      <w:proofErr w:type="spellStart"/>
      <w:r>
        <w:rPr>
          <w:rFonts w:ascii="Times New Roman" w:eastAsia="SimSun" w:hAnsi="Times New Roman" w:cs="SimSun" w:hint="eastAsia"/>
          <w:sz w:val="24"/>
        </w:rPr>
        <w:t>Spagnolli</w:t>
      </w:r>
      <w:proofErr w:type="spellEnd"/>
      <w:r>
        <w:rPr>
          <w:rFonts w:ascii="Times New Roman" w:eastAsia="SimSun" w:hAnsi="Times New Roman" w:cs="SimSun" w:hint="eastAsia"/>
          <w:sz w:val="24"/>
        </w:rPr>
        <w:t>系统地回顾了垃圾回收的干预策略，报告了</w:t>
      </w:r>
      <w:r>
        <w:rPr>
          <w:rFonts w:ascii="Times New Roman" w:eastAsia="SimSun" w:hAnsi="Times New Roman" w:cs="SimSun" w:hint="eastAsia"/>
          <w:sz w:val="24"/>
        </w:rPr>
        <w:t>70</w:t>
      </w:r>
      <w:r>
        <w:rPr>
          <w:rFonts w:ascii="Times New Roman" w:eastAsia="SimSun" w:hAnsi="Times New Roman" w:cs="SimSun" w:hint="eastAsia"/>
          <w:sz w:val="24"/>
        </w:rPr>
        <w:t>项干预措施，结果表明，信息干预、激励、反馈、行为建模和环境改变是垃圾回收干预的最有效技术</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_Ref170821554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[63]</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r>
        <w:rPr>
          <w:rFonts w:ascii="Times New Roman" w:eastAsia="SimSun" w:hAnsi="Times New Roman" w:cs="SimSun" w:hint="eastAsia"/>
          <w:sz w:val="24"/>
        </w:rPr>
        <w:t>Li</w:t>
      </w:r>
      <w:r>
        <w:rPr>
          <w:rFonts w:ascii="Times New Roman" w:eastAsia="SimSun" w:hAnsi="Times New Roman" w:cs="SimSun" w:hint="eastAsia"/>
          <w:sz w:val="24"/>
        </w:rPr>
        <w:t>等考察了财政激励和非财政激励对回收行为的不同影响，建立了从激励到行为焦点和再循环行为的影响路径，以解释不同条件下奖励效果不同的原因</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_Ref170821563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[64]</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。更有研究表明，使用“软”措施一直是推动亲环境行为的主要方法</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_Ref190959944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[118]</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277A74B8" w14:textId="77777777" w:rsidR="00713B2B" w:rsidRDefault="00D04354">
      <w:pPr>
        <w:pStyle w:val="a1"/>
        <w:spacing w:before="156" w:after="156"/>
      </w:pPr>
      <w:r>
        <w:rPr>
          <w:rFonts w:hint="eastAsia"/>
        </w:rPr>
        <w:t>2</w:t>
      </w:r>
      <w:r>
        <w:t xml:space="preserve">.3.2 </w:t>
      </w:r>
      <w:r>
        <w:rPr>
          <w:rFonts w:hint="eastAsia"/>
        </w:rPr>
        <w:t>信息干预策略</w:t>
      </w:r>
    </w:p>
    <w:p w14:paraId="1FDC7F87"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在“软”干预策略中，信息干预的运用最为广泛。信息干预策略是指在不改变外部环境的前提下，利用信息影响消费者的感知、动机、知识以及规范的一种行为改变策略</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REF _Ref170821591 \r \h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[65]</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。信息干预策略是通过影响人们的信息处理系统，进而影响居民的态度及行为。大多数研究证实了信息干预策略的积极作用。</w:t>
      </w:r>
      <w:proofErr w:type="spellStart"/>
      <w:r>
        <w:rPr>
          <w:rFonts w:ascii="Times New Roman" w:eastAsia="SimSun" w:hAnsi="Times New Roman" w:cs="SimSun"/>
          <w:sz w:val="24"/>
        </w:rPr>
        <w:t>Karli</w:t>
      </w:r>
      <w:r>
        <w:rPr>
          <w:rFonts w:ascii="Times New Roman" w:eastAsia="SimSun" w:hAnsi="Times New Roman" w:cs="SimSun" w:hint="eastAsia"/>
          <w:sz w:val="24"/>
        </w:rPr>
        <w:t>n</w:t>
      </w:r>
      <w:proofErr w:type="spellEnd"/>
      <w:r>
        <w:rPr>
          <w:rFonts w:ascii="Times New Roman" w:eastAsia="SimSun" w:hAnsi="Times New Roman" w:cs="SimSun" w:hint="eastAsia"/>
          <w:sz w:val="24"/>
        </w:rPr>
        <w:t>等在对过去关于信息反馈和亲环境行为的理论和实证研究进行分析后，认为信息反馈是一种有希望的促进节能的策略</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_Ref188775920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[66]</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roofErr w:type="spellStart"/>
      <w:r>
        <w:rPr>
          <w:rFonts w:ascii="Times New Roman" w:eastAsia="SimSun" w:hAnsi="Times New Roman" w:cs="SimSun"/>
          <w:sz w:val="24"/>
        </w:rPr>
        <w:t>Tiefenbeck</w:t>
      </w:r>
      <w:proofErr w:type="spellEnd"/>
      <w:r>
        <w:rPr>
          <w:rFonts w:ascii="Times New Roman" w:eastAsia="SimSun" w:hAnsi="Times New Roman" w:cs="SimSun" w:hint="eastAsia"/>
          <w:sz w:val="24"/>
        </w:rPr>
        <w:t>等在研究酒店客人淋浴期间的节能行为时也得出相同的结论</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_Ref188776121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[67]</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roofErr w:type="spellStart"/>
      <w:r>
        <w:rPr>
          <w:rFonts w:ascii="Times New Roman" w:eastAsia="SimSun" w:hAnsi="Times New Roman" w:cs="SimSun"/>
          <w:sz w:val="24"/>
        </w:rPr>
        <w:t>Cardella</w:t>
      </w:r>
      <w:proofErr w:type="spellEnd"/>
      <w:r>
        <w:rPr>
          <w:rFonts w:ascii="Times New Roman" w:eastAsia="SimSun" w:hAnsi="Times New Roman" w:cs="SimSun" w:hint="eastAsia"/>
          <w:sz w:val="24"/>
        </w:rPr>
        <w:t>等的研究结果则表明，信息推动有可能成为一种合理的、经济的、有效的机制，以增加自愿绿色电力计划的采用</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_Ref188776993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[68]</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691518DC" w14:textId="77777777" w:rsidR="00713B2B" w:rsidRDefault="00D04354">
      <w:pPr>
        <w:pStyle w:val="ListParagraph"/>
        <w:numPr>
          <w:ilvl w:val="0"/>
          <w:numId w:val="1"/>
        </w:numPr>
        <w:spacing w:line="360" w:lineRule="auto"/>
        <w:ind w:firstLineChars="0"/>
        <w:rPr>
          <w:rFonts w:ascii="Times New Roman" w:eastAsia="SimSun" w:hAnsi="Times New Roman" w:cs="SimSun"/>
          <w:sz w:val="24"/>
        </w:rPr>
      </w:pPr>
      <w:r>
        <w:rPr>
          <w:rFonts w:ascii="Times New Roman" w:eastAsia="SimSun" w:hAnsi="Times New Roman" w:cs="SimSun" w:hint="eastAsia"/>
          <w:sz w:val="24"/>
        </w:rPr>
        <w:t>信息干预内容展现形式</w:t>
      </w:r>
    </w:p>
    <w:p w14:paraId="6967A050"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信息干预的有效性在很大程度上取决于所采取的信息干预内容展现形式</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_Ref188773776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[60]</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。根据研究侧重点的不同，展现形式可被分为：理性信息和感性信息</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_Ref188777261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[69]</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、利己信息和利他信息</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_Ref188777267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[70]</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、坚定主张和非坚定主张</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_Ref188777273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[71]</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等。理性信息与感性信息在信息干预中的作用各具特色。理性信息以事实、数据和逻辑推理为核心，旨在通过提升受众对行为后果的认知，增强其行为意愿。而感性信息则更多地依赖于情绪激发和心理共鸣，通过讲故事、视觉冲击等方式，引发受众的情感投入。学者们对理性信息和情感信息的不同影响有不同的看法</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_Ref188777729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[72]</w:t>
      </w:r>
      <w:r>
        <w:rPr>
          <w:rFonts w:ascii="Times New Roman" w:eastAsia="SimSun" w:hAnsi="Times New Roman" w:cs="SimSun"/>
          <w:sz w:val="24"/>
          <w:vertAlign w:val="superscript"/>
        </w:rPr>
        <w:fldChar w:fldCharType="end"/>
      </w:r>
      <w:r>
        <w:rPr>
          <w:rFonts w:ascii="Times New Roman" w:eastAsia="SimSun" w:hAnsi="Times New Roman" w:cs="SimSun"/>
          <w:sz w:val="24"/>
          <w:vertAlign w:val="superscript"/>
        </w:rPr>
        <w:t>,</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REF _Ref188777731 \r \h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[73]</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。利己信息聚焦于行为对个人的直接利益，利他信息则强调行为对他人或社会的积极影响。利己信息与利他信息在行为动机的激发机制上存在差异</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_Ref188784801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[74]</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477E0896"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坚定主张和非坚定主张是基于语言强度进行区分的，语言强度是指表达信息内容时的措辞强度</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_Ref188785261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[75]</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。坚定主张通过明确、强有力的语言和观点，直接传递行为建议或规范，非坚定主张则以开放性、柔性语言为特点</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_Ref188777273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[71]</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。目前关于语言强</w:t>
      </w:r>
      <w:r>
        <w:rPr>
          <w:rFonts w:ascii="Times New Roman" w:eastAsia="SimSun" w:hAnsi="Times New Roman" w:cs="SimSun" w:hint="eastAsia"/>
          <w:sz w:val="24"/>
        </w:rPr>
        <w:lastRenderedPageBreak/>
        <w:t>度在行为意愿领域的应用研究涉及健康、体育等与个人兴趣密切相关的行为。</w:t>
      </w:r>
      <w:r>
        <w:rPr>
          <w:rFonts w:ascii="Times New Roman" w:eastAsia="SimSun" w:hAnsi="Times New Roman" w:cs="SimSun" w:hint="eastAsia"/>
          <w:sz w:val="24"/>
        </w:rPr>
        <w:t xml:space="preserve"> </w:t>
      </w:r>
      <w:r>
        <w:rPr>
          <w:rFonts w:ascii="Times New Roman" w:eastAsia="SimSun" w:hAnsi="Times New Roman" w:cs="SimSun"/>
          <w:sz w:val="24"/>
        </w:rPr>
        <w:t>Dillard</w:t>
      </w:r>
      <w:r>
        <w:rPr>
          <w:rFonts w:ascii="Times New Roman" w:eastAsia="SimSun" w:hAnsi="Times New Roman" w:cs="SimSun" w:hint="eastAsia"/>
          <w:sz w:val="24"/>
        </w:rPr>
        <w:t>和</w:t>
      </w:r>
      <w:r>
        <w:rPr>
          <w:rFonts w:ascii="Times New Roman" w:eastAsia="SimSun" w:hAnsi="Times New Roman" w:cs="SimSun"/>
          <w:sz w:val="24"/>
        </w:rPr>
        <w:t>Shen</w:t>
      </w:r>
      <w:r>
        <w:rPr>
          <w:rFonts w:ascii="Times New Roman" w:eastAsia="SimSun" w:hAnsi="Times New Roman" w:cs="SimSun" w:hint="eastAsia"/>
          <w:sz w:val="24"/>
        </w:rPr>
        <w:t>进行了两项平行研究，一项倡导使用牙线，另一项则敦促学生限制饮酒，发现如果个体感知到说服性信息中包含的坚定主张语言威胁到个人自由，他就会产生抵抗</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_Ref188785701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[76]</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r>
        <w:rPr>
          <w:rFonts w:ascii="Times New Roman" w:eastAsia="SimSun" w:hAnsi="Times New Roman" w:cs="SimSun" w:hint="eastAsia"/>
          <w:sz w:val="24"/>
        </w:rPr>
        <w:t>Cornelissen</w:t>
      </w:r>
      <w:r>
        <w:rPr>
          <w:rFonts w:ascii="Times New Roman" w:eastAsia="SimSun" w:hAnsi="Times New Roman" w:cs="SimSun" w:hint="eastAsia"/>
          <w:sz w:val="24"/>
        </w:rPr>
        <w:t>等发现，使用坚定主张导向词可以有效促进绿色消费行为</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_Ref188785867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[77]</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roofErr w:type="spellStart"/>
      <w:r>
        <w:rPr>
          <w:rFonts w:ascii="Times New Roman" w:eastAsia="SimSun" w:hAnsi="Times New Roman" w:cs="SimSun"/>
          <w:sz w:val="24"/>
        </w:rPr>
        <w:t>Kronrod</w:t>
      </w:r>
      <w:proofErr w:type="spellEnd"/>
      <w:r>
        <w:rPr>
          <w:rFonts w:ascii="Times New Roman" w:eastAsia="SimSun" w:hAnsi="Times New Roman" w:cs="SimSun" w:hint="eastAsia"/>
          <w:sz w:val="24"/>
        </w:rPr>
        <w:t>等的研究表明，坚定主张语言的说服力取决于手头问题的重要性：接受者对他们认为重要的领域的强迫性要求反应更好，但当他们缺乏最初的信念时，他们需要更多的暗示性呼吁</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_Ref188777273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[71]</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491C2F12"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w:t>
      </w:r>
      <w:r>
        <w:rPr>
          <w:rFonts w:ascii="Times New Roman" w:eastAsia="SimSun" w:hAnsi="Times New Roman" w:cs="SimSun" w:hint="eastAsia"/>
          <w:sz w:val="24"/>
        </w:rPr>
        <w:t>2</w:t>
      </w:r>
      <w:r>
        <w:rPr>
          <w:rFonts w:ascii="Times New Roman" w:eastAsia="SimSun" w:hAnsi="Times New Roman" w:cs="SimSun" w:hint="eastAsia"/>
          <w:sz w:val="24"/>
        </w:rPr>
        <w:t>）信息干预频率</w:t>
      </w:r>
    </w:p>
    <w:p w14:paraId="59469171"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具体干预频率之间的差异会导致干预效果的巨大差异</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_Ref188773776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[60]</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。干预频率的设置在信息干预策略中扮演着关键角色，不同的干预频率会显著影响目标行为的激发强度和行为持续性。</w:t>
      </w:r>
      <w:r>
        <w:rPr>
          <w:rFonts w:ascii="Times New Roman" w:eastAsia="SimSun" w:hAnsi="Times New Roman" w:cs="SimSun"/>
          <w:sz w:val="24"/>
        </w:rPr>
        <w:t>Fischer</w:t>
      </w:r>
      <w:r>
        <w:rPr>
          <w:rFonts w:ascii="Times New Roman" w:eastAsia="SimSun" w:hAnsi="Times New Roman" w:cs="SimSun" w:hint="eastAsia"/>
          <w:sz w:val="24"/>
        </w:rPr>
        <w:t>为探究哪种信息反馈对改善用电量最有效，提出了一个心理学模型，说明了信息反馈是如何以及为什么起作用的，并指出快速及时的信息可以显著增强行为与后果之间的联系，从而使个体能够调节自己的节能行为</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_Ref188786580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[78]</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r>
        <w:rPr>
          <w:rFonts w:ascii="Times New Roman" w:eastAsia="SimSun" w:hAnsi="Times New Roman" w:cs="SimSun" w:hint="eastAsia"/>
          <w:sz w:val="24"/>
        </w:rPr>
        <w:t>Darby</w:t>
      </w:r>
      <w:r>
        <w:rPr>
          <w:rFonts w:ascii="Times New Roman" w:eastAsia="SimSun" w:hAnsi="Times New Roman" w:cs="SimSun" w:hint="eastAsia"/>
          <w:sz w:val="24"/>
        </w:rPr>
        <w:t>认为，通过定期且频繁地干预并反馈住宅能源使用的相关信息，相较于不采取如此频繁反馈的措施，能够更为有效地促进能源使用的节约与管理</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_Ref188786851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[79]</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。然而，</w:t>
      </w:r>
      <w:r>
        <w:rPr>
          <w:rFonts w:ascii="Times New Roman" w:eastAsia="SimSun" w:hAnsi="Times New Roman" w:cs="SimSun" w:hint="eastAsia"/>
          <w:sz w:val="24"/>
        </w:rPr>
        <w:t>Mi</w:t>
      </w:r>
      <w:r>
        <w:rPr>
          <w:rFonts w:ascii="Times New Roman" w:eastAsia="SimSun" w:hAnsi="Times New Roman" w:cs="SimSun" w:hint="eastAsia"/>
          <w:sz w:val="24"/>
        </w:rPr>
        <w:t>等在进行为期四个月的家庭用电实验后却发现，实验中涉及的反馈干预将干预频率从每周一次增加到每周两次，并没有显著减少家庭用电行为</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_Ref188787035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[80]</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034675F8" w14:textId="77777777" w:rsidR="00713B2B" w:rsidRDefault="00D04354">
      <w:pPr>
        <w:pStyle w:val="a"/>
        <w:spacing w:before="156" w:after="156"/>
      </w:pPr>
      <w:bookmarkStart w:id="35" w:name="_Toc192688320"/>
      <w:r>
        <w:t>2</w:t>
      </w:r>
      <w:r>
        <w:rPr>
          <w:rFonts w:hint="eastAsia"/>
        </w:rPr>
        <w:t>.4</w:t>
      </w:r>
      <w:r>
        <w:t xml:space="preserve"> </w:t>
      </w:r>
      <w:r>
        <w:rPr>
          <w:rFonts w:hint="eastAsia"/>
        </w:rPr>
        <w:t>研究评述</w:t>
      </w:r>
      <w:bookmarkEnd w:id="35"/>
    </w:p>
    <w:p w14:paraId="41285D5F"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当前的学术思想为本研究问题的凝练和定义提供了坚实的现实背景、理论和方法，但在前人的基础上为解决消费者快递包装回收行为决策问题，仍需在以下方面进行突破：</w:t>
      </w:r>
    </w:p>
    <w:p w14:paraId="4492DAC8"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w:t>
      </w:r>
      <w:r>
        <w:rPr>
          <w:rFonts w:ascii="Times New Roman" w:eastAsia="SimSun" w:hAnsi="Times New Roman" w:cs="SimSun" w:hint="eastAsia"/>
          <w:sz w:val="24"/>
        </w:rPr>
        <w:t>1</w:t>
      </w:r>
      <w:r>
        <w:rPr>
          <w:rFonts w:ascii="Times New Roman" w:eastAsia="SimSun" w:hAnsi="Times New Roman" w:cs="SimSun" w:hint="eastAsia"/>
          <w:sz w:val="24"/>
        </w:rPr>
        <w:t>）目前的研究已经从多个角度对快递包装回收行为决策的促进及相关影响因素进行了研究，并探讨了各因素对消费者快递包装行为的影响机制。从理论层面上为本文的研究提供了坚实的理论基础。但是，随着研究的深入及社会环境的变化，现有的计划行为理论、规范激活理论等对行为的解释力度已存在欠缺。因此，本研究在经典计划行为理论的基础上，结合</w:t>
      </w:r>
      <w:r>
        <w:rPr>
          <w:rFonts w:ascii="Times New Roman" w:eastAsia="SimSun" w:hAnsi="Times New Roman" w:cs="SimSun" w:hint="eastAsia"/>
          <w:sz w:val="24"/>
        </w:rPr>
        <w:t>A-B-C</w:t>
      </w:r>
      <w:r>
        <w:rPr>
          <w:rFonts w:ascii="Times New Roman" w:eastAsia="SimSun" w:hAnsi="Times New Roman" w:cs="SimSun" w:hint="eastAsia"/>
          <w:sz w:val="24"/>
        </w:rPr>
        <w:t>理论，探讨消费者自身主观因素对回收意愿产生影响的同时，研究意愿与行为产生背离的原因以及验</w:t>
      </w:r>
      <w:r>
        <w:rPr>
          <w:rFonts w:ascii="Times New Roman" w:eastAsia="SimSun" w:hAnsi="Times New Roman" w:cs="SimSun" w:hint="eastAsia"/>
          <w:sz w:val="24"/>
        </w:rPr>
        <w:lastRenderedPageBreak/>
        <w:t>证回收过程中情境因素在意愿转变行为中的调节效应，丰富了计划行为理论在回收行为研究中的内容。</w:t>
      </w:r>
    </w:p>
    <w:p w14:paraId="50E01042"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w:t>
      </w:r>
      <w:r>
        <w:rPr>
          <w:rFonts w:ascii="Times New Roman" w:eastAsia="SimSun" w:hAnsi="Times New Roman" w:cs="SimSun" w:hint="eastAsia"/>
          <w:sz w:val="24"/>
        </w:rPr>
        <w:t>2</w:t>
      </w:r>
      <w:r>
        <w:rPr>
          <w:rFonts w:ascii="Times New Roman" w:eastAsia="SimSun" w:hAnsi="Times New Roman" w:cs="SimSun" w:hint="eastAsia"/>
          <w:sz w:val="24"/>
        </w:rPr>
        <w:t>）在信息干预方面，目前的研究大多集中于节约资源行为、垃圾分类行为等，为本研究的实验设计提供了充实的经验参照。但是，将行为决策影响因素的探讨与信息干预控制变量实验相结合的研究尚且缺少。信息干预的加入能够进一步地挖掘出推动消费者参与快递包装回收的底层逻辑，更有效地探究如何促进消费者快递包装回收行为决策。因此，本文以行为决策影响因素研究为基础，设计信息干预实验，通过被试间设计的组间比较，来探析信息干预前后，消费者回收行为选择的变化，将理论研究成果与促进快递包装回收行为实践加以整合。</w:t>
      </w:r>
    </w:p>
    <w:p w14:paraId="3EDC9981"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w:t>
      </w:r>
      <w:r>
        <w:rPr>
          <w:rFonts w:ascii="Times New Roman" w:eastAsia="SimSun" w:hAnsi="Times New Roman" w:cs="SimSun" w:hint="eastAsia"/>
          <w:sz w:val="24"/>
        </w:rPr>
        <w:t>3</w:t>
      </w:r>
      <w:r>
        <w:rPr>
          <w:rFonts w:ascii="Times New Roman" w:eastAsia="SimSun" w:hAnsi="Times New Roman" w:cs="SimSun" w:hint="eastAsia"/>
          <w:sz w:val="24"/>
        </w:rPr>
        <w:t>）</w:t>
      </w:r>
      <w:bookmarkStart w:id="36" w:name="OLE_LINK8"/>
      <w:bookmarkStart w:id="37" w:name="OLE_LINK7"/>
      <w:r>
        <w:rPr>
          <w:rFonts w:ascii="Times New Roman" w:eastAsia="SimSun" w:hAnsi="Times New Roman" w:cs="SimSun" w:hint="eastAsia"/>
          <w:sz w:val="24"/>
        </w:rPr>
        <w:t>在具体信息干预策略设计方面，</w:t>
      </w:r>
      <w:bookmarkEnd w:id="36"/>
      <w:bookmarkEnd w:id="37"/>
      <w:r>
        <w:rPr>
          <w:rFonts w:ascii="Times New Roman" w:eastAsia="SimSun" w:hAnsi="Times New Roman" w:cs="SimSun" w:hint="eastAsia"/>
          <w:sz w:val="24"/>
        </w:rPr>
        <w:t>当前的大部分研究往往局限于仅考虑某一种单一的信息干预形式。然而，实际上，信息干预的有效性并非仅仅由单一因素所决定，而是深受多方面条件的共同影响。因此，为了设计出更加高效的信息干预策略，应当全面考虑干预内容的精准度与针对性，以及干预频率的适宜性等多个维度。通过对这些多维度因素的综合探讨与分析，能够更加精准地把握信息干预的关键要素，从而有助于制定出更加具有针对性和实效性的策略方案。</w:t>
      </w:r>
    </w:p>
    <w:p w14:paraId="2FF9C86D" w14:textId="77777777" w:rsidR="00713B2B" w:rsidRDefault="00713B2B">
      <w:pPr>
        <w:spacing w:line="360" w:lineRule="auto"/>
        <w:ind w:firstLineChars="200" w:firstLine="480"/>
        <w:rPr>
          <w:rFonts w:ascii="Times New Roman" w:eastAsia="SimSun" w:hAnsi="Times New Roman" w:cs="SimSun"/>
          <w:sz w:val="24"/>
        </w:rPr>
      </w:pPr>
    </w:p>
    <w:p w14:paraId="1C8AB9EB" w14:textId="77777777" w:rsidR="00713B2B" w:rsidRDefault="00713B2B">
      <w:pPr>
        <w:spacing w:line="360" w:lineRule="auto"/>
        <w:ind w:firstLineChars="200" w:firstLine="480"/>
        <w:rPr>
          <w:rFonts w:ascii="Times New Roman" w:eastAsia="SimSun" w:hAnsi="Times New Roman" w:cs="SimSun"/>
          <w:sz w:val="24"/>
        </w:rPr>
      </w:pPr>
    </w:p>
    <w:p w14:paraId="110B2851" w14:textId="77777777" w:rsidR="00713B2B" w:rsidRDefault="00713B2B">
      <w:pPr>
        <w:spacing w:line="360" w:lineRule="auto"/>
        <w:ind w:firstLineChars="200" w:firstLine="480"/>
        <w:rPr>
          <w:rFonts w:ascii="Times New Roman" w:eastAsia="SimSun" w:hAnsi="Times New Roman" w:cs="SimSun"/>
          <w:sz w:val="24"/>
        </w:rPr>
      </w:pPr>
    </w:p>
    <w:p w14:paraId="74166AE3" w14:textId="77777777" w:rsidR="00713B2B" w:rsidRDefault="00713B2B">
      <w:pPr>
        <w:spacing w:line="360" w:lineRule="auto"/>
        <w:ind w:firstLineChars="200" w:firstLine="480"/>
        <w:rPr>
          <w:rFonts w:ascii="Times New Roman" w:eastAsia="SimSun" w:hAnsi="Times New Roman" w:cs="SimSun"/>
          <w:sz w:val="24"/>
        </w:rPr>
      </w:pPr>
    </w:p>
    <w:p w14:paraId="1B0F80E6" w14:textId="77777777" w:rsidR="00713B2B" w:rsidRDefault="00713B2B">
      <w:pPr>
        <w:spacing w:line="360" w:lineRule="auto"/>
        <w:ind w:firstLineChars="200" w:firstLine="480"/>
        <w:rPr>
          <w:rFonts w:ascii="Times New Roman" w:eastAsia="SimSun" w:hAnsi="Times New Roman" w:cs="SimSun"/>
          <w:sz w:val="24"/>
        </w:rPr>
      </w:pPr>
    </w:p>
    <w:p w14:paraId="3CD0C9E7" w14:textId="77777777" w:rsidR="00713B2B" w:rsidRDefault="00713B2B">
      <w:pPr>
        <w:spacing w:line="360" w:lineRule="auto"/>
        <w:ind w:firstLineChars="200" w:firstLine="480"/>
        <w:rPr>
          <w:rFonts w:ascii="Times New Roman" w:eastAsia="SimSun" w:hAnsi="Times New Roman" w:cs="SimSun"/>
          <w:sz w:val="24"/>
        </w:rPr>
      </w:pPr>
    </w:p>
    <w:p w14:paraId="30DE6E4C" w14:textId="77777777" w:rsidR="00713B2B" w:rsidRDefault="00713B2B">
      <w:pPr>
        <w:spacing w:line="360" w:lineRule="auto"/>
        <w:ind w:firstLineChars="200" w:firstLine="480"/>
        <w:rPr>
          <w:rFonts w:ascii="Times New Roman" w:eastAsia="SimSun" w:hAnsi="Times New Roman" w:cs="SimSun"/>
          <w:sz w:val="24"/>
        </w:rPr>
      </w:pPr>
    </w:p>
    <w:p w14:paraId="603A291B" w14:textId="77777777" w:rsidR="00713B2B" w:rsidRDefault="00713B2B">
      <w:pPr>
        <w:spacing w:line="360" w:lineRule="auto"/>
        <w:ind w:firstLineChars="200" w:firstLine="480"/>
        <w:rPr>
          <w:rFonts w:ascii="Times New Roman" w:eastAsia="SimSun" w:hAnsi="Times New Roman" w:cs="SimSun"/>
          <w:sz w:val="24"/>
        </w:rPr>
      </w:pPr>
    </w:p>
    <w:p w14:paraId="3247E64C" w14:textId="77777777" w:rsidR="00713B2B" w:rsidRDefault="00713B2B">
      <w:pPr>
        <w:spacing w:line="360" w:lineRule="auto"/>
        <w:ind w:firstLineChars="200" w:firstLine="480"/>
        <w:rPr>
          <w:rFonts w:ascii="Times New Roman" w:eastAsia="SimSun" w:hAnsi="Times New Roman" w:cs="SimSun"/>
          <w:sz w:val="24"/>
        </w:rPr>
      </w:pPr>
    </w:p>
    <w:p w14:paraId="0B5AC442" w14:textId="77777777" w:rsidR="00713B2B" w:rsidRDefault="00713B2B">
      <w:pPr>
        <w:spacing w:line="360" w:lineRule="auto"/>
        <w:ind w:firstLineChars="200" w:firstLine="480"/>
        <w:rPr>
          <w:rFonts w:ascii="Times New Roman" w:eastAsia="SimSun" w:hAnsi="Times New Roman" w:cs="SimSun"/>
          <w:sz w:val="24"/>
        </w:rPr>
      </w:pPr>
    </w:p>
    <w:p w14:paraId="3427D8DE" w14:textId="77777777" w:rsidR="00713B2B" w:rsidRDefault="00713B2B">
      <w:pPr>
        <w:spacing w:line="360" w:lineRule="auto"/>
        <w:ind w:firstLineChars="200" w:firstLine="480"/>
        <w:rPr>
          <w:rFonts w:ascii="Times New Roman" w:eastAsia="SimSun" w:hAnsi="Times New Roman" w:cs="SimSun"/>
          <w:sz w:val="24"/>
        </w:rPr>
      </w:pPr>
    </w:p>
    <w:p w14:paraId="77B77BA9" w14:textId="77777777" w:rsidR="00713B2B" w:rsidRDefault="00713B2B">
      <w:pPr>
        <w:spacing w:line="360" w:lineRule="auto"/>
        <w:ind w:firstLineChars="200" w:firstLine="480"/>
        <w:rPr>
          <w:rFonts w:ascii="Times New Roman" w:eastAsia="SimSun" w:hAnsi="Times New Roman" w:cs="SimSun"/>
          <w:sz w:val="24"/>
        </w:rPr>
      </w:pPr>
    </w:p>
    <w:p w14:paraId="550FF961" w14:textId="77777777" w:rsidR="00713B2B" w:rsidRDefault="00713B2B">
      <w:pPr>
        <w:spacing w:line="360" w:lineRule="auto"/>
        <w:ind w:firstLineChars="200" w:firstLine="480"/>
        <w:rPr>
          <w:rFonts w:ascii="Times New Roman" w:eastAsia="SimSun" w:hAnsi="Times New Roman" w:cs="SimSun"/>
          <w:sz w:val="24"/>
        </w:rPr>
      </w:pPr>
    </w:p>
    <w:p w14:paraId="60DEE929" w14:textId="77777777" w:rsidR="00713B2B" w:rsidRDefault="00713B2B">
      <w:pPr>
        <w:spacing w:line="360" w:lineRule="auto"/>
        <w:ind w:firstLineChars="200" w:firstLine="480"/>
        <w:rPr>
          <w:rFonts w:ascii="Times New Roman" w:eastAsia="SimSun" w:hAnsi="Times New Roman" w:cs="SimSun"/>
          <w:sz w:val="24"/>
        </w:rPr>
      </w:pPr>
    </w:p>
    <w:p w14:paraId="62A3AB73" w14:textId="77777777" w:rsidR="00713B2B" w:rsidRDefault="00713B2B">
      <w:pPr>
        <w:spacing w:line="360" w:lineRule="auto"/>
        <w:rPr>
          <w:rFonts w:ascii="Times New Roman" w:eastAsia="SimSun" w:hAnsi="Times New Roman" w:cs="SimSun"/>
          <w:sz w:val="24"/>
        </w:rPr>
      </w:pPr>
    </w:p>
    <w:p w14:paraId="3BF547A6" w14:textId="77777777" w:rsidR="00713B2B" w:rsidRDefault="00D04354">
      <w:pPr>
        <w:pStyle w:val="a3"/>
      </w:pPr>
      <w:bookmarkStart w:id="38" w:name="_Toc192688321"/>
      <w:r>
        <w:lastRenderedPageBreak/>
        <w:t xml:space="preserve">3 </w:t>
      </w:r>
      <w:r>
        <w:rPr>
          <w:rFonts w:hint="eastAsia"/>
        </w:rPr>
        <w:t>消费者快递包装回收行为决策机制研究</w:t>
      </w:r>
      <w:bookmarkEnd w:id="38"/>
    </w:p>
    <w:p w14:paraId="4BCA8239"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数字经济的迅猛发展不仅推动了电子商务行业的兴盛，还导致了快递包装规模的显著增加。快递包装逆向物流的推进研究，离不开最重要的角色——消费者。为了提高消费者参与快递包装回收的积极性，并促进其转化为实际行为，本研究试图挖掘消费者快递包装回收行为影响因素，分析行为决策过程。</w:t>
      </w:r>
    </w:p>
    <w:p w14:paraId="32F29328" w14:textId="77777777" w:rsidR="00713B2B" w:rsidRDefault="00D04354">
      <w:pPr>
        <w:pStyle w:val="a"/>
        <w:spacing w:before="156" w:after="156"/>
      </w:pPr>
      <w:bookmarkStart w:id="39" w:name="_Toc192688322"/>
      <w:r>
        <w:rPr>
          <w:rFonts w:hint="eastAsia"/>
        </w:rPr>
        <w:t>3</w:t>
      </w:r>
      <w:r>
        <w:t xml:space="preserve">.1 </w:t>
      </w:r>
      <w:r>
        <w:rPr>
          <w:rFonts w:hint="eastAsia"/>
        </w:rPr>
        <w:t>理论基础</w:t>
      </w:r>
      <w:bookmarkEnd w:id="39"/>
    </w:p>
    <w:p w14:paraId="1F044631" w14:textId="77777777" w:rsidR="00713B2B" w:rsidRDefault="00D04354">
      <w:pPr>
        <w:pStyle w:val="a1"/>
        <w:spacing w:before="156" w:after="156"/>
      </w:pPr>
      <w:bookmarkStart w:id="40" w:name="OLE_LINK10"/>
      <w:bookmarkStart w:id="41" w:name="OLE_LINK9"/>
      <w:r>
        <w:rPr>
          <w:rFonts w:hint="eastAsia"/>
        </w:rPr>
        <w:t>3</w:t>
      </w:r>
      <w:r>
        <w:t xml:space="preserve">.1.1 </w:t>
      </w:r>
      <w:r>
        <w:rPr>
          <w:rFonts w:hint="eastAsia"/>
        </w:rPr>
        <w:t>计划行为理论</w:t>
      </w:r>
    </w:p>
    <w:bookmarkEnd w:id="40"/>
    <w:bookmarkEnd w:id="41"/>
    <w:p w14:paraId="0205856B"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计划行为理论最初是由</w:t>
      </w:r>
      <w:proofErr w:type="spellStart"/>
      <w:r>
        <w:rPr>
          <w:rFonts w:ascii="Times New Roman" w:eastAsia="SimSun" w:hAnsi="Times New Roman" w:cs="SimSun" w:hint="eastAsia"/>
          <w:sz w:val="24"/>
        </w:rPr>
        <w:t>Icek</w:t>
      </w:r>
      <w:proofErr w:type="spellEnd"/>
      <w:r>
        <w:rPr>
          <w:rFonts w:ascii="Times New Roman" w:eastAsia="SimSun" w:hAnsi="Times New Roman" w:cs="SimSun" w:hint="eastAsia"/>
          <w:sz w:val="24"/>
        </w:rPr>
        <w:t xml:space="preserve"> Ajzen</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_Ref188788593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[81]</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提出的，是在原先与</w:t>
      </w:r>
      <w:r>
        <w:rPr>
          <w:rFonts w:ascii="Times New Roman" w:eastAsia="SimSun" w:hAnsi="Times New Roman" w:cs="SimSun" w:hint="eastAsia"/>
          <w:sz w:val="24"/>
        </w:rPr>
        <w:t>Fishbein</w:t>
      </w:r>
      <w:r>
        <w:rPr>
          <w:rFonts w:ascii="Times New Roman" w:eastAsia="SimSun" w:hAnsi="Times New Roman" w:cs="SimSun" w:hint="eastAsia"/>
          <w:sz w:val="24"/>
        </w:rPr>
        <w:t>共同提出的理性行为理论的基础上，加入了“知觉行为控制”这一新概念，如图</w:t>
      </w:r>
      <w:r>
        <w:rPr>
          <w:rFonts w:ascii="Times New Roman" w:eastAsia="SimSun" w:hAnsi="Times New Roman" w:cs="SimSun"/>
          <w:sz w:val="24"/>
        </w:rPr>
        <w:t>3</w:t>
      </w:r>
      <w:r>
        <w:rPr>
          <w:rFonts w:ascii="Times New Roman" w:eastAsia="SimSun" w:hAnsi="Times New Roman" w:cs="SimSun" w:hint="eastAsia"/>
          <w:sz w:val="24"/>
        </w:rPr>
        <w:t>-</w:t>
      </w:r>
      <w:r>
        <w:rPr>
          <w:rFonts w:ascii="Times New Roman" w:eastAsia="SimSun" w:hAnsi="Times New Roman" w:cs="SimSun"/>
          <w:sz w:val="24"/>
        </w:rPr>
        <w:t>1</w:t>
      </w:r>
      <w:r>
        <w:rPr>
          <w:rFonts w:ascii="Times New Roman" w:eastAsia="SimSun" w:hAnsi="Times New Roman" w:cs="SimSun" w:hint="eastAsia"/>
          <w:sz w:val="24"/>
        </w:rPr>
        <w:t>所示。因为</w:t>
      </w:r>
      <w:r>
        <w:rPr>
          <w:rFonts w:ascii="Times New Roman" w:eastAsia="SimSun" w:hAnsi="Times New Roman" w:cs="SimSun" w:hint="eastAsia"/>
          <w:sz w:val="24"/>
        </w:rPr>
        <w:t>Ajzen</w:t>
      </w:r>
      <w:r>
        <w:rPr>
          <w:rFonts w:ascii="Times New Roman" w:eastAsia="SimSun" w:hAnsi="Times New Roman" w:cs="SimSun" w:hint="eastAsia"/>
          <w:sz w:val="24"/>
        </w:rPr>
        <w:t>的研究表明，人类的行为并不是完全受意志驱动，而是可以控制的。早在</w:t>
      </w:r>
      <w:r>
        <w:rPr>
          <w:rFonts w:ascii="Times New Roman" w:eastAsia="SimSun" w:hAnsi="Times New Roman" w:cs="SimSun" w:hint="eastAsia"/>
          <w:sz w:val="24"/>
        </w:rPr>
        <w:t>1991</w:t>
      </w:r>
      <w:r>
        <w:rPr>
          <w:rFonts w:ascii="Times New Roman" w:eastAsia="SimSun" w:hAnsi="Times New Roman" w:cs="SimSun" w:hint="eastAsia"/>
          <w:sz w:val="24"/>
        </w:rPr>
        <w:t>年，</w:t>
      </w:r>
      <w:r>
        <w:rPr>
          <w:rFonts w:ascii="Times New Roman" w:eastAsia="SimSun" w:hAnsi="Times New Roman" w:cs="SimSun" w:hint="eastAsia"/>
          <w:sz w:val="24"/>
        </w:rPr>
        <w:t>Ajzen</w:t>
      </w:r>
      <w:r>
        <w:rPr>
          <w:rFonts w:ascii="Times New Roman" w:eastAsia="SimSun" w:hAnsi="Times New Roman" w:cs="SimSun" w:hint="eastAsia"/>
          <w:sz w:val="24"/>
        </w:rPr>
        <w:t>就在文章中阐述了每个变量的详细内涵，并表明任何可能影响行为的因素都是通过影响行为意向，来间接影响具体行为的实施，而行为意向受到三项因素的影响，分别为：个体对于实施某项特定行为所持的“态度”、个人所受到外在环境或个体影响的“主观规范”以及表示个体能感知到实施某项特定行为困难度的“知觉行为规范”。</w:t>
      </w:r>
    </w:p>
    <w:p w14:paraId="28DC1584" w14:textId="77777777" w:rsidR="00713B2B" w:rsidRDefault="00D04354">
      <w:pPr>
        <w:spacing w:line="360" w:lineRule="auto"/>
        <w:ind w:firstLineChars="200" w:firstLine="480"/>
        <w:jc w:val="center"/>
        <w:rPr>
          <w:rFonts w:ascii="SimSun" w:eastAsia="SimSun" w:hAnsi="SimSun" w:cs="SimSun"/>
          <w:sz w:val="24"/>
        </w:rPr>
      </w:pPr>
      <w:r>
        <w:rPr>
          <w:rFonts w:ascii="SimSun" w:eastAsia="SimSun" w:hAnsi="SimSun" w:cs="SimSun"/>
          <w:noProof/>
          <w:sz w:val="24"/>
        </w:rPr>
        <w:drawing>
          <wp:inline distT="0" distB="0" distL="0" distR="0" wp14:anchorId="0B188841" wp14:editId="472FD053">
            <wp:extent cx="4828540" cy="262826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828540" cy="2628265"/>
                    </a:xfrm>
                    <a:prstGeom prst="rect">
                      <a:avLst/>
                    </a:prstGeom>
                    <a:noFill/>
                  </pic:spPr>
                </pic:pic>
              </a:graphicData>
            </a:graphic>
          </wp:inline>
        </w:drawing>
      </w:r>
    </w:p>
    <w:p w14:paraId="1E3232E9" w14:textId="77777777" w:rsidR="00713B2B" w:rsidRPr="00363098" w:rsidRDefault="00D04354" w:rsidP="00363098">
      <w:pPr>
        <w:pStyle w:val="a5"/>
        <w:ind w:firstLine="428"/>
      </w:pPr>
      <w:bookmarkStart w:id="42" w:name="_Toc192689017"/>
      <w:r w:rsidRPr="00363098">
        <w:rPr>
          <w:rFonts w:hint="eastAsia"/>
        </w:rPr>
        <w:t>图</w:t>
      </w:r>
      <w:r w:rsidRPr="00363098">
        <w:t>3-1</w:t>
      </w:r>
      <w:r w:rsidRPr="00363098">
        <w:rPr>
          <w:rFonts w:hint="eastAsia"/>
        </w:rPr>
        <w:t xml:space="preserve"> </w:t>
      </w:r>
      <w:r w:rsidRPr="00363098">
        <w:rPr>
          <w:rFonts w:hint="eastAsia"/>
        </w:rPr>
        <w:t>计划行为理论</w:t>
      </w:r>
      <w:bookmarkEnd w:id="42"/>
    </w:p>
    <w:p w14:paraId="06D7E9D8"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理论提出以来，就被广泛地运用于解释行为意向与行为本身的关系，以及探究影响行为意向的各种因素。在采用</w:t>
      </w:r>
      <w:r>
        <w:rPr>
          <w:rFonts w:ascii="Times New Roman" w:eastAsia="SimSun" w:hAnsi="Times New Roman" w:cs="SimSun" w:hint="eastAsia"/>
          <w:sz w:val="24"/>
        </w:rPr>
        <w:t>TPB</w:t>
      </w:r>
      <w:r>
        <w:rPr>
          <w:rFonts w:ascii="Times New Roman" w:eastAsia="SimSun" w:hAnsi="Times New Roman" w:cs="SimSun" w:hint="eastAsia"/>
          <w:sz w:val="24"/>
        </w:rPr>
        <w:t>进行研究的对象中，回收行为决策是</w:t>
      </w:r>
      <w:r>
        <w:rPr>
          <w:rFonts w:ascii="Times New Roman" w:eastAsia="SimSun" w:hAnsi="Times New Roman" w:cs="SimSun" w:hint="eastAsia"/>
          <w:sz w:val="24"/>
        </w:rPr>
        <w:lastRenderedPageBreak/>
        <w:t>较为普遍的一种</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_Ref188788750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[82]</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r>
        <w:rPr>
          <w:rFonts w:ascii="Times New Roman" w:eastAsia="SimSun" w:hAnsi="Times New Roman" w:cs="SimSun" w:hint="eastAsia"/>
          <w:sz w:val="24"/>
        </w:rPr>
        <w:t>TPB</w:t>
      </w:r>
      <w:r>
        <w:rPr>
          <w:rFonts w:ascii="Times New Roman" w:eastAsia="SimSun" w:hAnsi="Times New Roman" w:cs="SimSun" w:hint="eastAsia"/>
          <w:sz w:val="24"/>
        </w:rPr>
        <w:t>不仅被用来研究影响回收行为的因素，而且探究各变量之间的交互关系，以揭示影响因素对快递包装行为决策过程作用的路径和机理。研究表明，</w:t>
      </w:r>
      <w:r>
        <w:rPr>
          <w:rFonts w:ascii="Times New Roman" w:eastAsia="SimSun" w:hAnsi="Times New Roman" w:cs="SimSun" w:hint="eastAsia"/>
          <w:sz w:val="24"/>
        </w:rPr>
        <w:t>TPB</w:t>
      </w:r>
      <w:r>
        <w:rPr>
          <w:rFonts w:ascii="Times New Roman" w:eastAsia="SimSun" w:hAnsi="Times New Roman" w:cs="SimSun" w:hint="eastAsia"/>
          <w:sz w:val="24"/>
        </w:rPr>
        <w:t>强调成本效益分析，在行为成本较高或行为受到较大约束的情况下，具有更强的解释力</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_Ref170820646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[30]</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。相比垃圾分类行为，快递包装的回收体系尚不完善，可能与居民原有的回收习惯相冲突，往往需要更高的成本和精力。</w:t>
      </w:r>
      <w:r>
        <w:rPr>
          <w:rFonts w:ascii="Times New Roman" w:eastAsia="SimSun" w:hAnsi="Times New Roman" w:cs="SimSun" w:hint="eastAsia"/>
          <w:sz w:val="24"/>
        </w:rPr>
        <w:t>TPB</w:t>
      </w:r>
      <w:r>
        <w:rPr>
          <w:rFonts w:ascii="Times New Roman" w:eastAsia="SimSun" w:hAnsi="Times New Roman" w:cs="SimSun" w:hint="eastAsia"/>
          <w:sz w:val="24"/>
        </w:rPr>
        <w:t>通过考虑更广泛的因素，在解释行为方差的比例方面表现出更全面的覆盖性。此外，</w:t>
      </w:r>
      <w:r>
        <w:rPr>
          <w:rFonts w:ascii="Times New Roman" w:eastAsia="SimSun" w:hAnsi="Times New Roman" w:cs="SimSun" w:hint="eastAsia"/>
          <w:sz w:val="24"/>
        </w:rPr>
        <w:t>TPB</w:t>
      </w:r>
      <w:r>
        <w:rPr>
          <w:rFonts w:ascii="Times New Roman" w:eastAsia="SimSun" w:hAnsi="Times New Roman" w:cs="SimSun" w:hint="eastAsia"/>
          <w:sz w:val="24"/>
        </w:rPr>
        <w:t>模型被认为是制定行为干预措施最有效的理论之一</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_Ref188788750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[82]</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。通过研究影响回收行为的关键因素，</w:t>
      </w:r>
      <w:r>
        <w:rPr>
          <w:rFonts w:ascii="Times New Roman" w:eastAsia="SimSun" w:hAnsi="Times New Roman" w:cs="SimSun" w:hint="eastAsia"/>
          <w:sz w:val="24"/>
        </w:rPr>
        <w:t>TPB</w:t>
      </w:r>
      <w:r>
        <w:rPr>
          <w:rFonts w:ascii="Times New Roman" w:eastAsia="SimSun" w:hAnsi="Times New Roman" w:cs="SimSun" w:hint="eastAsia"/>
          <w:sz w:val="24"/>
        </w:rPr>
        <w:t>能够为提高回收率提供科学依据，从而帮助设计针对性的干预措施，更有效地实现快递包装回收的目标。</w:t>
      </w:r>
    </w:p>
    <w:p w14:paraId="2432A4BD" w14:textId="77777777" w:rsidR="00713B2B" w:rsidRDefault="00D04354">
      <w:pPr>
        <w:pStyle w:val="a1"/>
        <w:spacing w:before="156" w:after="156"/>
      </w:pPr>
      <w:r>
        <w:rPr>
          <w:rFonts w:hint="eastAsia"/>
        </w:rPr>
        <w:t>3.1.</w:t>
      </w:r>
      <w:r>
        <w:t xml:space="preserve">2 </w:t>
      </w:r>
      <w:r>
        <w:rPr>
          <w:rFonts w:hint="eastAsia"/>
        </w:rPr>
        <w:t>态度</w:t>
      </w:r>
      <w:r>
        <w:rPr>
          <w:rFonts w:hint="eastAsia"/>
        </w:rPr>
        <w:t>-</w:t>
      </w:r>
      <w:r>
        <w:rPr>
          <w:rFonts w:hint="eastAsia"/>
        </w:rPr>
        <w:t>行为</w:t>
      </w:r>
      <w:r>
        <w:rPr>
          <w:rFonts w:hint="eastAsia"/>
        </w:rPr>
        <w:t>-</w:t>
      </w:r>
      <w:r>
        <w:rPr>
          <w:rFonts w:hint="eastAsia"/>
        </w:rPr>
        <w:t>条件理论</w:t>
      </w:r>
    </w:p>
    <w:p w14:paraId="45E6B303"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学者</w:t>
      </w:r>
      <w:proofErr w:type="spellStart"/>
      <w:r>
        <w:rPr>
          <w:rFonts w:ascii="Times New Roman" w:eastAsia="SimSun" w:hAnsi="Times New Roman" w:cs="SimSun" w:hint="eastAsia"/>
          <w:sz w:val="24"/>
        </w:rPr>
        <w:t>Guagnano</w:t>
      </w:r>
      <w:proofErr w:type="spellEnd"/>
      <w:r>
        <w:rPr>
          <w:rFonts w:ascii="Times New Roman" w:eastAsia="SimSun" w:hAnsi="Times New Roman" w:cs="SimSun" w:hint="eastAsia"/>
          <w:sz w:val="24"/>
        </w:rPr>
        <w:t>等于</w:t>
      </w:r>
      <w:r>
        <w:rPr>
          <w:rFonts w:ascii="Times New Roman" w:eastAsia="SimSun" w:hAnsi="Times New Roman" w:cs="SimSun" w:hint="eastAsia"/>
          <w:sz w:val="24"/>
        </w:rPr>
        <w:t>1995</w:t>
      </w:r>
      <w:r>
        <w:rPr>
          <w:rFonts w:ascii="Times New Roman" w:eastAsia="SimSun" w:hAnsi="Times New Roman" w:cs="SimSun" w:hint="eastAsia"/>
          <w:sz w:val="24"/>
        </w:rPr>
        <w:t>年提出了预测生活垃圾循环利用行为的态度</w:t>
      </w:r>
      <w:r>
        <w:rPr>
          <w:rFonts w:ascii="Times New Roman" w:eastAsia="SimSun" w:hAnsi="Times New Roman" w:cs="SimSun" w:hint="eastAsia"/>
          <w:sz w:val="24"/>
        </w:rPr>
        <w:t>-</w:t>
      </w:r>
      <w:r>
        <w:rPr>
          <w:rFonts w:ascii="Times New Roman" w:eastAsia="SimSun" w:hAnsi="Times New Roman" w:cs="SimSun" w:hint="eastAsia"/>
          <w:sz w:val="24"/>
        </w:rPr>
        <w:t>行为</w:t>
      </w:r>
      <w:r>
        <w:rPr>
          <w:rFonts w:ascii="Times New Roman" w:eastAsia="SimSun" w:hAnsi="Times New Roman" w:cs="SimSun" w:hint="eastAsia"/>
          <w:sz w:val="24"/>
        </w:rPr>
        <w:t>-</w:t>
      </w:r>
      <w:r>
        <w:rPr>
          <w:rFonts w:ascii="Times New Roman" w:eastAsia="SimSun" w:hAnsi="Times New Roman" w:cs="SimSun" w:hint="eastAsia"/>
          <w:sz w:val="24"/>
        </w:rPr>
        <w:t>条件理论</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_Ref188790485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[83]</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。该理论模型是在</w:t>
      </w:r>
      <w:r>
        <w:rPr>
          <w:rFonts w:ascii="Times New Roman" w:eastAsia="SimSun" w:hAnsi="Times New Roman" w:cs="SimSun" w:hint="eastAsia"/>
          <w:sz w:val="24"/>
        </w:rPr>
        <w:t>Stem</w:t>
      </w:r>
      <w:r>
        <w:rPr>
          <w:rFonts w:ascii="Times New Roman" w:eastAsia="SimSun" w:hAnsi="Times New Roman" w:cs="SimSun" w:hint="eastAsia"/>
          <w:sz w:val="24"/>
        </w:rPr>
        <w:t>和</w:t>
      </w:r>
      <w:proofErr w:type="spellStart"/>
      <w:r>
        <w:rPr>
          <w:rFonts w:ascii="Times New Roman" w:eastAsia="SimSun" w:hAnsi="Times New Roman" w:cs="SimSun" w:hint="eastAsia"/>
          <w:sz w:val="24"/>
        </w:rPr>
        <w:t>Oskamp</w:t>
      </w:r>
      <w:proofErr w:type="spellEnd"/>
      <w:r>
        <w:rPr>
          <w:rFonts w:ascii="Times New Roman" w:eastAsia="SimSun" w:hAnsi="Times New Roman" w:cs="SimSun" w:hint="eastAsia"/>
          <w:sz w:val="24"/>
        </w:rPr>
        <w:t>于</w:t>
      </w:r>
      <w:r>
        <w:rPr>
          <w:rFonts w:ascii="Times New Roman" w:eastAsia="SimSun" w:hAnsi="Times New Roman" w:cs="SimSun" w:hint="eastAsia"/>
          <w:sz w:val="24"/>
        </w:rPr>
        <w:t>1987</w:t>
      </w:r>
      <w:r>
        <w:rPr>
          <w:rFonts w:ascii="Times New Roman" w:eastAsia="SimSun" w:hAnsi="Times New Roman" w:cs="SimSun" w:hint="eastAsia"/>
          <w:sz w:val="24"/>
        </w:rPr>
        <w:t>年提出的一个相对复杂的环境行为模型基础上改进而来的。</w:t>
      </w:r>
      <w:r>
        <w:rPr>
          <w:rFonts w:ascii="Times New Roman" w:eastAsia="SimSun" w:hAnsi="Times New Roman" w:cs="SimSun" w:hint="eastAsia"/>
          <w:sz w:val="24"/>
        </w:rPr>
        <w:t>Stem</w:t>
      </w:r>
      <w:r>
        <w:rPr>
          <w:rFonts w:ascii="Times New Roman" w:eastAsia="SimSun" w:hAnsi="Times New Roman" w:cs="SimSun" w:hint="eastAsia"/>
          <w:sz w:val="24"/>
        </w:rPr>
        <w:t>和</w:t>
      </w:r>
      <w:proofErr w:type="spellStart"/>
      <w:r>
        <w:rPr>
          <w:rFonts w:ascii="Times New Roman" w:eastAsia="SimSun" w:hAnsi="Times New Roman" w:cs="SimSun" w:hint="eastAsia"/>
          <w:sz w:val="24"/>
        </w:rPr>
        <w:t>Oskamp</w:t>
      </w:r>
      <w:proofErr w:type="spellEnd"/>
      <w:r>
        <w:rPr>
          <w:rFonts w:ascii="Times New Roman" w:eastAsia="SimSun" w:hAnsi="Times New Roman" w:cs="SimSun" w:hint="eastAsia"/>
          <w:sz w:val="24"/>
        </w:rPr>
        <w:t>的复杂环境行为模型认为环境行为是一系列因果相关的内外部因素共同作用的结果。其中外部因素包括具体结构、社会制度和经济激励，内部因素包括一般的和特定的环境态度和信仰、信息以及行为意向。基于这个环境行为模型，</w:t>
      </w:r>
      <w:proofErr w:type="spellStart"/>
      <w:r>
        <w:rPr>
          <w:rFonts w:ascii="Times New Roman" w:eastAsia="SimSun" w:hAnsi="Times New Roman" w:cs="SimSun" w:hint="eastAsia"/>
          <w:sz w:val="24"/>
        </w:rPr>
        <w:t>Guagnano</w:t>
      </w:r>
      <w:proofErr w:type="spellEnd"/>
      <w:r>
        <w:rPr>
          <w:rFonts w:ascii="Times New Roman" w:eastAsia="SimSun" w:hAnsi="Times New Roman" w:cs="SimSun" w:hint="eastAsia"/>
          <w:sz w:val="24"/>
        </w:rPr>
        <w:t>等学者提出的</w:t>
      </w:r>
      <w:r>
        <w:rPr>
          <w:rFonts w:ascii="Times New Roman" w:eastAsia="SimSun" w:hAnsi="Times New Roman" w:cs="SimSun" w:hint="eastAsia"/>
          <w:sz w:val="24"/>
        </w:rPr>
        <w:t>A-B-C</w:t>
      </w:r>
      <w:r>
        <w:rPr>
          <w:rFonts w:ascii="Times New Roman" w:eastAsia="SimSun" w:hAnsi="Times New Roman" w:cs="SimSun" w:hint="eastAsia"/>
          <w:sz w:val="24"/>
        </w:rPr>
        <w:t>理论认为，生活垃圾循环利用行为是个体对循环利用所持有的态度变量和外部条件共同作用的结果。其模型框架如图</w:t>
      </w:r>
      <w:r>
        <w:rPr>
          <w:rFonts w:ascii="Times New Roman" w:eastAsia="SimSun" w:hAnsi="Times New Roman" w:cs="SimSun"/>
          <w:sz w:val="24"/>
        </w:rPr>
        <w:t>3</w:t>
      </w:r>
      <w:r>
        <w:rPr>
          <w:rFonts w:ascii="Times New Roman" w:eastAsia="SimSun" w:hAnsi="Times New Roman" w:cs="SimSun" w:hint="eastAsia"/>
          <w:sz w:val="24"/>
        </w:rPr>
        <w:t>-</w:t>
      </w:r>
      <w:r>
        <w:rPr>
          <w:rFonts w:ascii="Times New Roman" w:eastAsia="SimSun" w:hAnsi="Times New Roman" w:cs="SimSun"/>
          <w:sz w:val="24"/>
        </w:rPr>
        <w:t>2</w:t>
      </w:r>
      <w:r>
        <w:rPr>
          <w:rFonts w:ascii="Times New Roman" w:eastAsia="SimSun" w:hAnsi="Times New Roman" w:cs="SimSun" w:hint="eastAsia"/>
          <w:sz w:val="24"/>
        </w:rPr>
        <w:t>所示。</w:t>
      </w:r>
    </w:p>
    <w:p w14:paraId="3E6E5773" w14:textId="77777777" w:rsidR="00713B2B" w:rsidRDefault="00D04354">
      <w:pPr>
        <w:spacing w:line="360" w:lineRule="auto"/>
        <w:ind w:firstLineChars="200" w:firstLine="480"/>
        <w:jc w:val="center"/>
        <w:rPr>
          <w:rFonts w:ascii="SimSun" w:eastAsia="SimSun" w:hAnsi="SimSun" w:cs="SimSun"/>
          <w:sz w:val="24"/>
        </w:rPr>
      </w:pPr>
      <w:commentRangeStart w:id="43"/>
      <w:r>
        <w:rPr>
          <w:rFonts w:ascii="SimSun" w:eastAsia="SimSun" w:hAnsi="SimSun" w:cs="SimSun"/>
          <w:noProof/>
          <w:sz w:val="24"/>
        </w:rPr>
        <w:drawing>
          <wp:inline distT="0" distB="0" distL="0" distR="0" wp14:anchorId="1057C829" wp14:editId="12A695BA">
            <wp:extent cx="4009390" cy="24384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009390" cy="2438400"/>
                    </a:xfrm>
                    <a:prstGeom prst="rect">
                      <a:avLst/>
                    </a:prstGeom>
                    <a:noFill/>
                  </pic:spPr>
                </pic:pic>
              </a:graphicData>
            </a:graphic>
          </wp:inline>
        </w:drawing>
      </w:r>
      <w:commentRangeEnd w:id="43"/>
      <w:r w:rsidR="00933355">
        <w:rPr>
          <w:rStyle w:val="CommentReference"/>
        </w:rPr>
        <w:commentReference w:id="43"/>
      </w:r>
    </w:p>
    <w:p w14:paraId="2A1DBD0E" w14:textId="77777777" w:rsidR="00713B2B" w:rsidRPr="00363098" w:rsidRDefault="00D04354" w:rsidP="00363098">
      <w:pPr>
        <w:pStyle w:val="a5"/>
        <w:ind w:firstLine="428"/>
      </w:pPr>
      <w:bookmarkStart w:id="44" w:name="_Toc192689018"/>
      <w:r w:rsidRPr="00363098">
        <w:rPr>
          <w:rFonts w:hint="eastAsia"/>
        </w:rPr>
        <w:t>图</w:t>
      </w:r>
      <w:r w:rsidRPr="00363098">
        <w:t>3</w:t>
      </w:r>
      <w:r w:rsidRPr="00363098">
        <w:rPr>
          <w:rFonts w:hint="eastAsia"/>
        </w:rPr>
        <w:t>-</w:t>
      </w:r>
      <w:r w:rsidRPr="00363098">
        <w:t>2</w:t>
      </w:r>
      <w:r w:rsidRPr="00363098">
        <w:rPr>
          <w:rFonts w:hint="eastAsia"/>
        </w:rPr>
        <w:t xml:space="preserve"> A-B-C</w:t>
      </w:r>
      <w:r w:rsidRPr="00363098">
        <w:rPr>
          <w:rFonts w:hint="eastAsia"/>
        </w:rPr>
        <w:t>理论</w:t>
      </w:r>
      <w:bookmarkEnd w:id="44"/>
    </w:p>
    <w:p w14:paraId="51EA999A" w14:textId="77777777" w:rsidR="00713B2B" w:rsidRDefault="00713B2B">
      <w:pPr>
        <w:spacing w:line="360" w:lineRule="auto"/>
        <w:ind w:firstLineChars="200" w:firstLine="480"/>
        <w:rPr>
          <w:rFonts w:ascii="SimSun" w:eastAsia="SimSun" w:hAnsi="SimSun" w:cs="SimSun"/>
          <w:sz w:val="24"/>
        </w:rPr>
      </w:pPr>
    </w:p>
    <w:p w14:paraId="301388C8"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lastRenderedPageBreak/>
        <w:t>有研究发现，亲环境态度、亲环境行为意愿与亲环境行为之间存在着显著悖离，即存在知行不一致的问题</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_Ref188791030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[84]</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。产生上述问题的一个原因是：人们在进行行为决策时会面临各种外部性限制和约束，心理因素不是唯一的考量</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_Ref188715156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[18]</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为了完善相关研究，情境因素逐渐被纳入亲环境行为的研究范畴。态度—行为—情境理论是用来检验情境因素对居民亲环境行为影响的主要理论。该理论强调了情境因素对亲环境行为的影响，以及情境因素通过与态度变量相互作用来影响亲环境行为</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_Ref188791082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[85-</w:t>
      </w:r>
      <w:r>
        <w:rPr>
          <w:rFonts w:ascii="Times New Roman" w:eastAsia="SimSun" w:hAnsi="Times New Roman" w:cs="SimSun"/>
          <w:sz w:val="24"/>
          <w:vertAlign w:val="superscript"/>
        </w:rPr>
        <w:fldChar w:fldCharType="end"/>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REF _Ref188791084 \r \h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86]</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78732058" w14:textId="307B7AB8" w:rsidR="00713B2B" w:rsidRDefault="00D04354">
      <w:pPr>
        <w:pStyle w:val="a"/>
        <w:spacing w:before="156" w:after="156"/>
      </w:pPr>
      <w:bookmarkStart w:id="45" w:name="_Toc192688323"/>
      <w:r>
        <w:rPr>
          <w:rFonts w:hint="eastAsia"/>
        </w:rPr>
        <w:t>3.2</w:t>
      </w:r>
      <w:r>
        <w:t xml:space="preserve"> </w:t>
      </w:r>
      <w:ins w:id="46" w:author="Mian YAN" w:date="2025-03-14T16:06:00Z">
        <w:r w:rsidR="00D51538">
          <w:rPr>
            <w:rFonts w:hint="eastAsia"/>
          </w:rPr>
          <w:t>模型构建与</w:t>
        </w:r>
      </w:ins>
      <w:r>
        <w:rPr>
          <w:rFonts w:hint="eastAsia"/>
        </w:rPr>
        <w:t>研究假设</w:t>
      </w:r>
      <w:bookmarkEnd w:id="45"/>
    </w:p>
    <w:p w14:paraId="73ACB8F1" w14:textId="77777777" w:rsidR="00713B2B" w:rsidRDefault="00D04354">
      <w:pPr>
        <w:pStyle w:val="a1"/>
        <w:spacing w:before="156" w:after="156"/>
      </w:pPr>
      <w:r>
        <w:rPr>
          <w:rFonts w:hint="eastAsia"/>
        </w:rPr>
        <w:t>3</w:t>
      </w:r>
      <w:r>
        <w:t xml:space="preserve">.2.1 </w:t>
      </w:r>
      <w:r>
        <w:rPr>
          <w:rFonts w:hint="eastAsia"/>
        </w:rPr>
        <w:t>回收意愿和回收行为</w:t>
      </w:r>
    </w:p>
    <w:p w14:paraId="443FE1D2"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在</w:t>
      </w:r>
      <w:r>
        <w:rPr>
          <w:rFonts w:ascii="Times New Roman" w:eastAsia="SimSun" w:hAnsi="Times New Roman" w:cs="SimSun" w:hint="eastAsia"/>
          <w:sz w:val="24"/>
        </w:rPr>
        <w:t>T</w:t>
      </w:r>
      <w:r>
        <w:rPr>
          <w:rFonts w:ascii="Times New Roman" w:eastAsia="SimSun" w:hAnsi="Times New Roman" w:cs="SimSun"/>
          <w:sz w:val="24"/>
        </w:rPr>
        <w:t>PB</w:t>
      </w:r>
      <w:r>
        <w:rPr>
          <w:rFonts w:ascii="Times New Roman" w:eastAsia="SimSun" w:hAnsi="Times New Roman" w:cs="SimSun" w:hint="eastAsia"/>
          <w:sz w:val="24"/>
        </w:rPr>
        <w:t>中，行为意向指的是个体从事特定行为的倾向。行为可以定义为个体所采取的可观察到的行动，这种行动受其行为意图和感知到的行为控制的影响。这个概念包含了在采取行动之前指导个人的意图、意识形态倾向和动机</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_Ref188788593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[81]</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更具体地说，行为意图反映了个体在面对特定情况时对结果的期望，以及他们对成功实施行为的心理准备和信心。因此，行为意向不仅是实际行为的重要预测因子，也是理解决策过程和驱动行为机制的关键因素。在此基础上，提出以下假设：</w:t>
      </w:r>
    </w:p>
    <w:p w14:paraId="61C72142"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H</w:t>
      </w:r>
      <w:r>
        <w:rPr>
          <w:rFonts w:ascii="Times New Roman" w:eastAsia="SimSun" w:hAnsi="Times New Roman" w:cs="SimSun"/>
          <w:sz w:val="24"/>
        </w:rPr>
        <w:t>1</w:t>
      </w:r>
      <w:r>
        <w:rPr>
          <w:rFonts w:ascii="Times New Roman" w:eastAsia="SimSun" w:hAnsi="Times New Roman" w:cs="SimSun" w:hint="eastAsia"/>
          <w:sz w:val="24"/>
        </w:rPr>
        <w:t>：回收意愿与回收行为正相关</w:t>
      </w:r>
    </w:p>
    <w:p w14:paraId="2F53D75D" w14:textId="77777777" w:rsidR="00713B2B" w:rsidRDefault="00D04354">
      <w:pPr>
        <w:pStyle w:val="a1"/>
        <w:spacing w:before="156" w:after="156"/>
      </w:pPr>
      <w:r>
        <w:rPr>
          <w:rFonts w:hint="eastAsia"/>
        </w:rPr>
        <w:t>3</w:t>
      </w:r>
      <w:r>
        <w:t xml:space="preserve">.2.2 </w:t>
      </w:r>
      <w:r>
        <w:rPr>
          <w:rFonts w:hint="eastAsia"/>
        </w:rPr>
        <w:t>主观规范</w:t>
      </w:r>
    </w:p>
    <w:p w14:paraId="3E79E453"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根据</w:t>
      </w:r>
      <w:r>
        <w:rPr>
          <w:rFonts w:ascii="Times New Roman" w:eastAsia="SimSun" w:hAnsi="Times New Roman" w:cs="SimSun" w:hint="eastAsia"/>
          <w:sz w:val="24"/>
        </w:rPr>
        <w:t>Ajzen</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_Ref188788593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[81]</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的定义，主观规范是指个体对是否执行特定行为所感受到的社会压力。这种压力通常来自亲密的家庭、朋友、同事或社会规则和规定。在亲环境行为的背景下，重要他人参与环境活动可以作为一个积极的榜样，从而影响个人的行为选择。因此，当个体感知到更强的主观规范时，他们更有可能被激励去采用和模仿这些重要他人的行为。此外，重要他人对亲环境行为的支持或反对会显著影响消费者的意图和实际行为。这强调了社会认同和他人评价在塑造亲环境行为中的重要性</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_Ref188791618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[87]</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。先前的研究表明，主观规范显著影响亲环境意愿，包括农业废弃物回收</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_Ref188791627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[88]</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和购买绿色产品的意愿</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_Ref188791635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[89]</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。基于这些发现，提出以下假设：</w:t>
      </w:r>
    </w:p>
    <w:p w14:paraId="65392050"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H2</w:t>
      </w:r>
      <w:r>
        <w:rPr>
          <w:rFonts w:ascii="Times New Roman" w:eastAsia="SimSun" w:hAnsi="Times New Roman" w:cs="SimSun" w:hint="eastAsia"/>
          <w:sz w:val="24"/>
        </w:rPr>
        <w:t>：主观规范与回收意愿正相关</w:t>
      </w:r>
    </w:p>
    <w:p w14:paraId="5B9986EF" w14:textId="77777777" w:rsidR="00713B2B" w:rsidRDefault="00713B2B">
      <w:pPr>
        <w:spacing w:line="360" w:lineRule="auto"/>
        <w:ind w:firstLineChars="200" w:firstLine="480"/>
        <w:rPr>
          <w:rFonts w:ascii="Times New Roman" w:eastAsia="SimSun" w:hAnsi="Times New Roman" w:cs="SimSun"/>
          <w:sz w:val="24"/>
        </w:rPr>
      </w:pPr>
    </w:p>
    <w:p w14:paraId="2BDA71EA" w14:textId="77777777" w:rsidR="00713B2B" w:rsidRDefault="00D04354">
      <w:pPr>
        <w:pStyle w:val="a1"/>
        <w:spacing w:before="156" w:after="156"/>
      </w:pPr>
      <w:r>
        <w:rPr>
          <w:rFonts w:hint="eastAsia"/>
        </w:rPr>
        <w:lastRenderedPageBreak/>
        <w:t>3</w:t>
      </w:r>
      <w:r>
        <w:t xml:space="preserve">.2.3 </w:t>
      </w:r>
      <w:r>
        <w:rPr>
          <w:rFonts w:hint="eastAsia"/>
        </w:rPr>
        <w:t>态度</w:t>
      </w:r>
    </w:p>
    <w:p w14:paraId="7650F7D8"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态度被定义为个体对从事某一特定行为的积极或消极评价，在先前的研究中已被证明与行为意图显著相关</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_Ref188788593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[81]</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。在环境保护的背景下，态度经常被视为行为意图和后续行为的关键预测因素</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_Ref188791618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[87]</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。根据</w:t>
      </w:r>
      <w:r>
        <w:rPr>
          <w:rFonts w:ascii="Times New Roman" w:eastAsia="SimSun" w:hAnsi="Times New Roman" w:cs="SimSun" w:hint="eastAsia"/>
          <w:sz w:val="24"/>
        </w:rPr>
        <w:t>TPB</w:t>
      </w:r>
      <w:r>
        <w:rPr>
          <w:rFonts w:ascii="Times New Roman" w:eastAsia="SimSun" w:hAnsi="Times New Roman" w:cs="SimSun" w:hint="eastAsia"/>
          <w:sz w:val="24"/>
        </w:rPr>
        <w:t>，对特定行为持积极态度的个体更有可能表现出更大的参与该行为的意愿。这表明积极的态度是行动的激励因素</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_Ref188788593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[81]</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。相反，对行为的消极态度可能会阻碍个人的行动意愿，导致较低的参与度</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_Ref12513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[15]</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。因此，态度的积极或消极在行为决策过程中起着举足轻重的作用，直接影响着个体的行为意愿。此外，大量的实证研究证实了态度对回收行为的积极影响。例如，</w:t>
      </w:r>
      <w:proofErr w:type="spellStart"/>
      <w:r>
        <w:rPr>
          <w:rFonts w:ascii="Times New Roman" w:eastAsia="SimSun" w:hAnsi="Times New Roman" w:cs="SimSun" w:hint="eastAsia"/>
          <w:sz w:val="24"/>
        </w:rPr>
        <w:t>Dhir</w:t>
      </w:r>
      <w:proofErr w:type="spellEnd"/>
      <w:r>
        <w:rPr>
          <w:rFonts w:ascii="Times New Roman" w:eastAsia="SimSun" w:hAnsi="Times New Roman" w:cs="SimSun" w:hint="eastAsia"/>
          <w:sz w:val="24"/>
        </w:rPr>
        <w:t>等人</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_Ref188791901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[90]</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认为，提高消费者回收电子垃圾的意愿与他们对回收的积极态度密切相关。在快递包装回收的背景下，对回收持支持和积极态度的消费者更有可能表现出更大的主动性和内在动机来参与回收活动</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_Ref188218240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[3]</w:t>
      </w:r>
      <w:r>
        <w:rPr>
          <w:rFonts w:ascii="Times New Roman" w:eastAsia="SimSun" w:hAnsi="Times New Roman" w:cs="SimSun"/>
          <w:sz w:val="24"/>
          <w:vertAlign w:val="superscript"/>
        </w:rPr>
        <w:fldChar w:fldCharType="end"/>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REF _Ref170821508 \r \h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[58]</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。基于这些发现，提出以下假设：</w:t>
      </w:r>
    </w:p>
    <w:p w14:paraId="1B411182"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H3</w:t>
      </w:r>
      <w:r>
        <w:rPr>
          <w:rFonts w:ascii="Times New Roman" w:eastAsia="SimSun" w:hAnsi="Times New Roman" w:cs="SimSun" w:hint="eastAsia"/>
          <w:sz w:val="24"/>
        </w:rPr>
        <w:t>：态度与回收意向正相关</w:t>
      </w:r>
    </w:p>
    <w:p w14:paraId="2A495B67" w14:textId="77777777" w:rsidR="00713B2B" w:rsidRDefault="00D04354">
      <w:pPr>
        <w:pStyle w:val="a1"/>
        <w:spacing w:before="156" w:after="156"/>
      </w:pPr>
      <w:r>
        <w:rPr>
          <w:rFonts w:hint="eastAsia"/>
        </w:rPr>
        <w:t>3</w:t>
      </w:r>
      <w:r>
        <w:t xml:space="preserve">.2.4 </w:t>
      </w:r>
      <w:r>
        <w:rPr>
          <w:rFonts w:hint="eastAsia"/>
        </w:rPr>
        <w:t>知觉行为控制</w:t>
      </w:r>
    </w:p>
    <w:p w14:paraId="5B445A94"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知觉行为控制是指个体在执行特定行为时对其能力和资源的主观评估。这一概念不仅反映了个体对行为的自信和感知控制，还考虑了环境因素和可用资源的影响</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_Ref188788593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[81]</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具体来说，当决定是否参与一项行为时，个人会综合考虑各种因素，比如所需的时间和精力、经济成本以及执行的难易程度。如果个人认为这些因素是障碍，他们可能会犹豫采取行动，这反过来又影响他们参与行为的意图。在回收的背景下，知觉行为控制越来越被认为是一个关键因素</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_Ref188792362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[91]</w:t>
      </w:r>
      <w:r>
        <w:rPr>
          <w:rFonts w:ascii="Times New Roman" w:eastAsia="SimSun" w:hAnsi="Times New Roman" w:cs="SimSun"/>
          <w:sz w:val="24"/>
          <w:vertAlign w:val="superscript"/>
        </w:rPr>
        <w:fldChar w:fldCharType="end"/>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REF _Ref188792363 \r \h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[92]</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。个体对回收过程的理解和感知直接影响其参与回收的意愿和实际的回收行为</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_Ref170821508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[58]</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。当个人清楚地了解如何分类和回收，哪些物品是可回收的，以及何时何地回收的物流时，他们更有可能感到控制和自信，从而增加他们积极参与回收活动的可能性。基于此，提出以下假设</w:t>
      </w:r>
      <w:r>
        <w:rPr>
          <w:rFonts w:ascii="Times New Roman" w:eastAsia="SimSun" w:hAnsi="Times New Roman" w:cs="SimSun" w:hint="eastAsia"/>
          <w:sz w:val="24"/>
        </w:rPr>
        <w:t>:</w:t>
      </w:r>
    </w:p>
    <w:p w14:paraId="6853C9A3" w14:textId="77777777" w:rsidR="00713B2B" w:rsidRDefault="00D04354">
      <w:pPr>
        <w:spacing w:line="360" w:lineRule="auto"/>
        <w:ind w:firstLineChars="100" w:firstLine="240"/>
        <w:rPr>
          <w:rFonts w:ascii="Times New Roman" w:eastAsia="SimSun" w:hAnsi="Times New Roman" w:cs="SimSun"/>
          <w:sz w:val="24"/>
        </w:rPr>
      </w:pPr>
      <w:r>
        <w:rPr>
          <w:rFonts w:ascii="Times New Roman" w:eastAsia="SimSun" w:hAnsi="Times New Roman" w:cs="SimSun" w:hint="eastAsia"/>
          <w:sz w:val="24"/>
        </w:rPr>
        <w:t>H4</w:t>
      </w:r>
      <w:r>
        <w:rPr>
          <w:rFonts w:ascii="Times New Roman" w:eastAsia="SimSun" w:hAnsi="Times New Roman" w:cs="SimSun" w:hint="eastAsia"/>
          <w:sz w:val="24"/>
        </w:rPr>
        <w:t>：知觉行为控制与回收意愿正相关</w:t>
      </w:r>
    </w:p>
    <w:p w14:paraId="716B654D" w14:textId="77777777" w:rsidR="00713B2B" w:rsidRDefault="00D04354">
      <w:pPr>
        <w:pStyle w:val="a1"/>
        <w:spacing w:before="156" w:after="156"/>
      </w:pPr>
      <w:r>
        <w:rPr>
          <w:rFonts w:hint="eastAsia"/>
        </w:rPr>
        <w:t>3</w:t>
      </w:r>
      <w:r>
        <w:t xml:space="preserve">.2.5 </w:t>
      </w:r>
      <w:r>
        <w:rPr>
          <w:rFonts w:hint="eastAsia"/>
        </w:rPr>
        <w:t>激励</w:t>
      </w:r>
    </w:p>
    <w:p w14:paraId="401A3B2D" w14:textId="77777777" w:rsidR="00713B2B" w:rsidRDefault="00D04354">
      <w:pPr>
        <w:spacing w:line="360" w:lineRule="auto"/>
        <w:ind w:firstLineChars="150" w:firstLine="360"/>
        <w:rPr>
          <w:rFonts w:ascii="Times New Roman" w:eastAsia="SimSun" w:hAnsi="Times New Roman" w:cs="SimSun"/>
          <w:sz w:val="24"/>
        </w:rPr>
      </w:pPr>
      <w:r>
        <w:rPr>
          <w:rFonts w:ascii="Times New Roman" w:eastAsia="SimSun" w:hAnsi="Times New Roman" w:cs="SimSun" w:hint="eastAsia"/>
          <w:sz w:val="24"/>
        </w:rPr>
        <w:t>在本研究中，激励是指旨在鼓励个人从事回收活动的外部激励或奖励。这些</w:t>
      </w:r>
      <w:r>
        <w:rPr>
          <w:rFonts w:ascii="Times New Roman" w:eastAsia="SimSun" w:hAnsi="Times New Roman" w:cs="SimSun" w:hint="eastAsia"/>
          <w:sz w:val="24"/>
        </w:rPr>
        <w:lastRenderedPageBreak/>
        <w:t>措施可能包括经济奖励、折扣或基于积分的奖励，这些措施有助于增加个人积极参与回收行为的可能性。激励已经成为组织、管理者和政策制定者用来促进行为改变的一种越来越普遍的工具。这一战略的有效性体现在它能够通过各种激励措施影响个人和群体的行为选择，从而支持实现具体目标并促进组织的整体发展。关于激励对主观规范的影响，研究表明，受到激励的行为更容易获得社会认可</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_Ref188792728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[93]</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这让消费者意识到，从事此类行为不仅是个人的选择，也是一种社会责任。这种社会认知显著增强了个体的主观规范，鼓励他们将自己的决定与社会期望保持一致，而社会期望反过来又增强了他们的行为意图。此外，积极激励可以显著改善个体参与特定行为的态度。当消费者感知到与行为相关的直接利益时，他们更有可能形成积极的态度，从而增加他们的行为意图。例如，</w:t>
      </w:r>
      <w:proofErr w:type="spellStart"/>
      <w:r>
        <w:rPr>
          <w:rFonts w:ascii="Times New Roman" w:eastAsia="SimSun" w:hAnsi="Times New Roman" w:cs="SimSun" w:hint="eastAsia"/>
          <w:sz w:val="24"/>
        </w:rPr>
        <w:t>Gibovic</w:t>
      </w:r>
      <w:proofErr w:type="spellEnd"/>
      <w:r>
        <w:rPr>
          <w:rFonts w:ascii="Times New Roman" w:eastAsia="SimSun" w:hAnsi="Times New Roman" w:cs="SimSun" w:hint="eastAsia"/>
          <w:sz w:val="24"/>
        </w:rPr>
        <w:t>和</w:t>
      </w:r>
      <w:proofErr w:type="spellStart"/>
      <w:r>
        <w:rPr>
          <w:rFonts w:ascii="Times New Roman" w:eastAsia="SimSun" w:hAnsi="Times New Roman" w:cs="SimSun" w:hint="eastAsia"/>
          <w:sz w:val="24"/>
        </w:rPr>
        <w:t>Bikfalvi</w:t>
      </w:r>
      <w:proofErr w:type="spellEnd"/>
      <w:r>
        <w:rPr>
          <w:rFonts w:ascii="Times New Roman" w:eastAsia="SimSun" w:hAnsi="Times New Roman" w:cs="SimSun" w:hint="eastAsia"/>
          <w:sz w:val="24"/>
        </w:rPr>
        <w:t>认为，多样化、有效和创新的激励措施可以改变人们的回收习惯</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_Ref188792745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[94]</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。根据自我效能理论，当个体从外部获得支持和激励时，他们更有可能相信自己有能力执行特定的行为。这种高度的自我效能感增强了他们的行为控制感，直接影响了他们的行为选择</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_Ref188792756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[95]</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。基于这些见解，提出以下假设：</w:t>
      </w:r>
    </w:p>
    <w:p w14:paraId="495CFF18" w14:textId="77777777" w:rsidR="00713B2B" w:rsidRDefault="00D04354">
      <w:pPr>
        <w:spacing w:line="360" w:lineRule="auto"/>
        <w:ind w:leftChars="150" w:left="315"/>
        <w:rPr>
          <w:rFonts w:ascii="Times New Roman" w:eastAsia="SimSun" w:hAnsi="Times New Roman" w:cs="SimSun"/>
          <w:sz w:val="24"/>
        </w:rPr>
      </w:pPr>
      <w:r>
        <w:rPr>
          <w:rFonts w:ascii="Times New Roman" w:eastAsia="SimSun" w:hAnsi="Times New Roman" w:cs="SimSun" w:hint="eastAsia"/>
          <w:sz w:val="24"/>
        </w:rPr>
        <w:t>H5a</w:t>
      </w:r>
      <w:r>
        <w:rPr>
          <w:rFonts w:ascii="Times New Roman" w:eastAsia="SimSun" w:hAnsi="Times New Roman" w:cs="SimSun" w:hint="eastAsia"/>
          <w:sz w:val="24"/>
        </w:rPr>
        <w:t>：激励与主观规范显著相关</w:t>
      </w:r>
      <w:r>
        <w:rPr>
          <w:rFonts w:ascii="Times New Roman" w:eastAsia="SimSun" w:hAnsi="Times New Roman" w:cs="SimSun" w:hint="eastAsia"/>
          <w:sz w:val="24"/>
        </w:rPr>
        <w:cr/>
        <w:t>H5b</w:t>
      </w:r>
      <w:r>
        <w:rPr>
          <w:rFonts w:ascii="Times New Roman" w:eastAsia="SimSun" w:hAnsi="Times New Roman" w:cs="SimSun" w:hint="eastAsia"/>
          <w:sz w:val="24"/>
        </w:rPr>
        <w:t>：激励与态度显著相关</w:t>
      </w:r>
      <w:r>
        <w:rPr>
          <w:rFonts w:ascii="Times New Roman" w:eastAsia="SimSun" w:hAnsi="Times New Roman" w:cs="SimSun" w:hint="eastAsia"/>
          <w:sz w:val="24"/>
        </w:rPr>
        <w:cr/>
        <w:t>H5c</w:t>
      </w:r>
      <w:r>
        <w:rPr>
          <w:rFonts w:ascii="Times New Roman" w:eastAsia="SimSun" w:hAnsi="Times New Roman" w:cs="SimSun" w:hint="eastAsia"/>
          <w:sz w:val="24"/>
        </w:rPr>
        <w:t>：激励与知觉行为控制显著相关</w:t>
      </w:r>
    </w:p>
    <w:p w14:paraId="0FB31C14" w14:textId="77777777" w:rsidR="00713B2B" w:rsidRDefault="00D04354">
      <w:pPr>
        <w:pStyle w:val="a1"/>
        <w:spacing w:before="156" w:after="156"/>
      </w:pPr>
      <w:r>
        <w:rPr>
          <w:rFonts w:hint="eastAsia"/>
        </w:rPr>
        <w:t>3</w:t>
      </w:r>
      <w:r>
        <w:t xml:space="preserve">.2.6 </w:t>
      </w:r>
      <w:r>
        <w:rPr>
          <w:rFonts w:hint="eastAsia"/>
        </w:rPr>
        <w:t>促进条件</w:t>
      </w:r>
    </w:p>
    <w:p w14:paraId="6548F55E"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在本研究中，“促进条件”是指使个人更容易从事回收活动的外部因素或资源。这些措施包括提供方便的回收箱、明确的回收方法指引，以及展示回收工作的成效。外部条件因素在促进或阻碍生活垃圾回收行为中起着至关重要的作用。其中，时间约束和机会成本被认为是影响个人参与环境活动的重要决定因素</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_Ref188793103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[96]</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要有效降低时间成本，相关设施的完善和服务的全面就显得尤为重要。环境设施的质量对形成居民的环境态度至关重要。当环境设施运行良好、维护良好时，居民对生态保护的态度更积极，也更愿意参与相关活动。这种积极态度的形成与积极体验的可及性密切相关，而积极体验反过来又加强了环境保护行动的内在动机</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_Ref188218240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[3]</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。关于感知行为控制，研究表明，发达的环境设施可以显著提高个体的自我效能感</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_Ref188792756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[95]</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。便利的回收站和清晰的回收说明等设施的优化，让居民对参与环保活</w:t>
      </w:r>
      <w:r>
        <w:rPr>
          <w:rFonts w:ascii="Times New Roman" w:eastAsia="SimSun" w:hAnsi="Times New Roman" w:cs="SimSun" w:hint="eastAsia"/>
          <w:sz w:val="24"/>
        </w:rPr>
        <w:lastRenderedPageBreak/>
        <w:t>动更有信心和乐观。行为控制感知水平越高，个体面临的心理障碍越少，更倾向于发起可持续的行为。此外，高质量的环境设施可以提高居民对环境友好行为的社会接受度，使他们的行为与主流社会价值观保持一致，从而增强他们的主观规范。基于此，提出以下假设：</w:t>
      </w:r>
    </w:p>
    <w:p w14:paraId="3AFA09A4"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H6a</w:t>
      </w:r>
      <w:r>
        <w:rPr>
          <w:rFonts w:ascii="Times New Roman" w:eastAsia="SimSun" w:hAnsi="Times New Roman" w:cs="SimSun" w:hint="eastAsia"/>
          <w:sz w:val="24"/>
        </w:rPr>
        <w:t>：促进条件与主观规范显著相关</w:t>
      </w:r>
    </w:p>
    <w:p w14:paraId="2550A109"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H6b</w:t>
      </w:r>
      <w:r>
        <w:rPr>
          <w:rFonts w:ascii="Times New Roman" w:eastAsia="SimSun" w:hAnsi="Times New Roman" w:cs="SimSun" w:hint="eastAsia"/>
          <w:sz w:val="24"/>
        </w:rPr>
        <w:t>：促进条件与态度显著相关</w:t>
      </w:r>
    </w:p>
    <w:p w14:paraId="213EA28C"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H6c</w:t>
      </w:r>
      <w:r>
        <w:rPr>
          <w:rFonts w:ascii="Times New Roman" w:eastAsia="SimSun" w:hAnsi="Times New Roman" w:cs="SimSun" w:hint="eastAsia"/>
          <w:sz w:val="24"/>
        </w:rPr>
        <w:t>：促进条件与知觉行为控制显著相关</w:t>
      </w:r>
    </w:p>
    <w:p w14:paraId="7AEEAB40" w14:textId="77777777" w:rsidR="00713B2B" w:rsidRDefault="00D04354">
      <w:pPr>
        <w:pStyle w:val="a1"/>
        <w:spacing w:before="156" w:after="156"/>
      </w:pPr>
      <w:commentRangeStart w:id="47"/>
      <w:r>
        <w:rPr>
          <w:rFonts w:hint="eastAsia"/>
        </w:rPr>
        <w:t>3</w:t>
      </w:r>
      <w:r>
        <w:t xml:space="preserve">.2.7 </w:t>
      </w:r>
      <w:r>
        <w:rPr>
          <w:rFonts w:hint="eastAsia"/>
        </w:rPr>
        <w:t>信息宣传</w:t>
      </w:r>
      <w:commentRangeEnd w:id="47"/>
      <w:r w:rsidR="00233063">
        <w:rPr>
          <w:rStyle w:val="CommentReference"/>
          <w:rFonts w:asciiTheme="minorHAnsi" w:eastAsiaTheme="minorEastAsia" w:hAnsiTheme="minorHAnsi" w:cstheme="minorBidi"/>
        </w:rPr>
        <w:commentReference w:id="47"/>
      </w:r>
    </w:p>
    <w:p w14:paraId="312CA0A6"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在快递包装回收行为的背景下，信息宣传是指通过传播信息来提高人们对回收的重要性和正确做法的认识和教育。这包括广告、活动、社交媒体和小册子等渠道，以激励消费者参与回收行为。</w:t>
      </w:r>
      <w:r>
        <w:rPr>
          <w:rFonts w:ascii="Times New Roman" w:eastAsia="SimSun" w:hAnsi="Times New Roman" w:cs="SimSun" w:hint="eastAsia"/>
          <w:sz w:val="24"/>
        </w:rPr>
        <w:t>TPB</w:t>
      </w:r>
      <w:r>
        <w:rPr>
          <w:rFonts w:ascii="Times New Roman" w:eastAsia="SimSun" w:hAnsi="Times New Roman" w:cs="SimSun" w:hint="eastAsia"/>
          <w:sz w:val="24"/>
        </w:rPr>
        <w:t>认为行为意图是实际行为的关键前提。然而，研究表明，尽管公民的环境意识和行为意愿有所增强，但他们的实际行动并不一定会改变</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_Ref188793463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[97]</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，这表明存在“意图</w:t>
      </w:r>
      <w:r>
        <w:rPr>
          <w:rFonts w:ascii="Times New Roman" w:eastAsia="SimSun" w:hAnsi="Times New Roman" w:cs="SimSun" w:hint="eastAsia"/>
          <w:sz w:val="24"/>
        </w:rPr>
        <w:t>-</w:t>
      </w:r>
      <w:r>
        <w:rPr>
          <w:rFonts w:ascii="Times New Roman" w:eastAsia="SimSun" w:hAnsi="Times New Roman" w:cs="SimSun" w:hint="eastAsia"/>
          <w:sz w:val="24"/>
        </w:rPr>
        <w:t>行为差距”。意图不等于行为；这两者并不相同，行为也不完全是由行为意图驱动的。个体在做出行为决策时，面临着各种外在的限制和约束，这说明心理因素本身并不能解释行为。换句话说，虽然个体可能具有较高的环境意识和强烈的参与意愿，但其实际行为仍可能受到环境条件、社会影响、经济约束等外部因素的制约。此外，现实生活中的约束也会导致信息不对称。研究表明，环境知识水平与居民是否积极参与环境行为显著相关</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_Ref188793472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[98]</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当个体缺乏必要的环境知识或信息时，他们参与环境行为的意愿可能会减弱。因此，提高居民的环境知识和信息获取对于缩小意愿与行动之间的差距，进一步促进可持续行为的实施至关重要。基于此，提出以下假设：</w:t>
      </w:r>
    </w:p>
    <w:p w14:paraId="181BD773"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H7</w:t>
      </w:r>
      <w:r>
        <w:rPr>
          <w:rFonts w:ascii="Times New Roman" w:eastAsia="SimSun" w:hAnsi="Times New Roman" w:cs="SimSun" w:hint="eastAsia"/>
          <w:sz w:val="24"/>
        </w:rPr>
        <w:t>：信息传播对回收意愿转化为回收行为具有调节作用</w:t>
      </w:r>
    </w:p>
    <w:p w14:paraId="7F2513C4" w14:textId="76D1C0B7" w:rsidR="00713B2B" w:rsidRDefault="00D04354">
      <w:pPr>
        <w:pStyle w:val="a"/>
        <w:spacing w:before="156" w:after="156"/>
      </w:pPr>
      <w:bookmarkStart w:id="48" w:name="_Toc192688324"/>
      <w:r>
        <w:rPr>
          <w:rFonts w:hint="eastAsia"/>
        </w:rPr>
        <w:t xml:space="preserve">3.3 </w:t>
      </w:r>
      <w:del w:id="49" w:author="Mian YAN" w:date="2025-03-14T16:06:00Z">
        <w:r w:rsidDel="00D51538">
          <w:rPr>
            <w:rFonts w:hint="eastAsia"/>
          </w:rPr>
          <w:delText>模型构建</w:delText>
        </w:r>
      </w:del>
      <w:bookmarkEnd w:id="48"/>
      <w:ins w:id="50" w:author="Mian YAN" w:date="2025-03-14T16:06:00Z">
        <w:r w:rsidR="00D51538">
          <w:rPr>
            <w:rFonts w:hint="eastAsia"/>
          </w:rPr>
          <w:t>结构模型</w:t>
        </w:r>
      </w:ins>
    </w:p>
    <w:p w14:paraId="4C7440DC"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根据上述提出的假设，构建的研究模型如图</w:t>
      </w:r>
      <w:r>
        <w:rPr>
          <w:rFonts w:ascii="Times New Roman" w:eastAsia="SimSun" w:hAnsi="Times New Roman" w:cs="SimSun" w:hint="eastAsia"/>
          <w:sz w:val="24"/>
        </w:rPr>
        <w:t>3-2</w:t>
      </w:r>
      <w:r>
        <w:rPr>
          <w:rFonts w:ascii="Times New Roman" w:eastAsia="SimSun" w:hAnsi="Times New Roman" w:cs="SimSun" w:hint="eastAsia"/>
          <w:sz w:val="24"/>
        </w:rPr>
        <w:t>所示。</w:t>
      </w:r>
    </w:p>
    <w:p w14:paraId="22E91F1A" w14:textId="77777777" w:rsidR="00713B2B" w:rsidRDefault="00D04354">
      <w:pPr>
        <w:spacing w:line="360" w:lineRule="auto"/>
        <w:jc w:val="center"/>
        <w:rPr>
          <w:rFonts w:ascii="SimSun" w:eastAsia="SimSun" w:hAnsi="SimSun" w:cs="SimSun"/>
          <w:sz w:val="24"/>
        </w:rPr>
      </w:pPr>
      <w:r>
        <w:rPr>
          <w:rFonts w:ascii="SimSun" w:eastAsia="SimSun" w:hAnsi="SimSun" w:cs="SimSun"/>
          <w:noProof/>
          <w:sz w:val="24"/>
        </w:rPr>
        <w:lastRenderedPageBreak/>
        <w:drawing>
          <wp:inline distT="0" distB="0" distL="0" distR="0" wp14:anchorId="1BCAC954" wp14:editId="4D9A5D4D">
            <wp:extent cx="3255010" cy="15494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04456" cy="1573455"/>
                    </a:xfrm>
                    <a:prstGeom prst="rect">
                      <a:avLst/>
                    </a:prstGeom>
                  </pic:spPr>
                </pic:pic>
              </a:graphicData>
            </a:graphic>
          </wp:inline>
        </w:drawing>
      </w:r>
    </w:p>
    <w:p w14:paraId="645AE07D" w14:textId="77777777" w:rsidR="00713B2B" w:rsidRPr="00363098" w:rsidRDefault="00D04354" w:rsidP="00363098">
      <w:pPr>
        <w:pStyle w:val="a5"/>
        <w:ind w:firstLine="428"/>
      </w:pPr>
      <w:bookmarkStart w:id="51" w:name="_Toc192689019"/>
      <w:r w:rsidRPr="00363098">
        <w:rPr>
          <w:rFonts w:hint="eastAsia"/>
        </w:rPr>
        <w:t>图</w:t>
      </w:r>
      <w:r w:rsidRPr="00363098">
        <w:t>3-2</w:t>
      </w:r>
      <w:r w:rsidRPr="00363098">
        <w:rPr>
          <w:rFonts w:hint="eastAsia"/>
        </w:rPr>
        <w:t xml:space="preserve"> </w:t>
      </w:r>
      <w:r w:rsidRPr="00363098">
        <w:rPr>
          <w:rFonts w:hint="eastAsia"/>
        </w:rPr>
        <w:t>研究结构模型</w:t>
      </w:r>
      <w:bookmarkEnd w:id="51"/>
    </w:p>
    <w:p w14:paraId="0D631685" w14:textId="77777777" w:rsidR="00713B2B" w:rsidRDefault="00D04354">
      <w:pPr>
        <w:pStyle w:val="a"/>
        <w:spacing w:before="156" w:after="156"/>
      </w:pPr>
      <w:bookmarkStart w:id="52" w:name="_Toc192688325"/>
      <w:r>
        <w:rPr>
          <w:rFonts w:hint="eastAsia"/>
        </w:rPr>
        <w:t xml:space="preserve">3.4 </w:t>
      </w:r>
      <w:r>
        <w:rPr>
          <w:rFonts w:hint="eastAsia"/>
        </w:rPr>
        <w:t>量表构建</w:t>
      </w:r>
      <w:bookmarkEnd w:id="52"/>
    </w:p>
    <w:p w14:paraId="2D63B081" w14:textId="77777777" w:rsidR="00713B2B" w:rsidRDefault="00D04354">
      <w:pPr>
        <w:pStyle w:val="a1"/>
        <w:spacing w:before="156" w:after="156"/>
      </w:pPr>
      <w:r>
        <w:rPr>
          <w:rFonts w:hint="eastAsia"/>
        </w:rPr>
        <w:t>3.4.1</w:t>
      </w:r>
      <w:r>
        <w:t xml:space="preserve"> </w:t>
      </w:r>
      <w:r>
        <w:rPr>
          <w:rFonts w:hint="eastAsia"/>
        </w:rPr>
        <w:t>量表与问卷设计</w:t>
      </w:r>
    </w:p>
    <w:p w14:paraId="64770394"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本文在综合前述的基础上并根据研究背景和研究目的，对所要测量的变量相关的各个指标的题项进行了整理归纳。实证研究采用问卷调查作为主要数据收集方法。问卷设计基于扩展的</w:t>
      </w:r>
      <w:r>
        <w:rPr>
          <w:rFonts w:ascii="Times New Roman" w:eastAsia="SimSun" w:hAnsi="Times New Roman" w:cs="SimSun" w:hint="eastAsia"/>
          <w:sz w:val="24"/>
        </w:rPr>
        <w:t>TPB</w:t>
      </w:r>
      <w:r>
        <w:rPr>
          <w:rFonts w:ascii="Times New Roman" w:eastAsia="SimSun" w:hAnsi="Times New Roman" w:cs="SimSun" w:hint="eastAsia"/>
          <w:sz w:val="24"/>
        </w:rPr>
        <w:t>模型。问卷的第一部分收集了人口统计数据，包括性别、年龄、教育程度和收入。参与者还被问及他们从事快递包装回收的意图和他们的实际回收行为，通过与最近的邮件和网上购物频率相关的问题来评估。问卷的第二部分侧重于从提出的研究模型和假设中得出的测量变量。每个变量的条目都是根据英语文献中已有的条目进行改编，专门针对快递包装回收行为进行定制，然后翻译成中文。总共包括</w:t>
      </w:r>
      <w:r>
        <w:rPr>
          <w:rFonts w:ascii="Times New Roman" w:eastAsia="SimSun" w:hAnsi="Times New Roman" w:cs="SimSun" w:hint="eastAsia"/>
          <w:sz w:val="24"/>
        </w:rPr>
        <w:t>8</w:t>
      </w:r>
      <w:r>
        <w:rPr>
          <w:rFonts w:ascii="Times New Roman" w:eastAsia="SimSun" w:hAnsi="Times New Roman" w:cs="SimSun" w:hint="eastAsia"/>
          <w:sz w:val="24"/>
        </w:rPr>
        <w:t>个维度，如表</w:t>
      </w:r>
      <w:r>
        <w:rPr>
          <w:rFonts w:ascii="Times New Roman" w:eastAsia="SimSun" w:hAnsi="Times New Roman" w:cs="SimSun"/>
          <w:sz w:val="24"/>
        </w:rPr>
        <w:t>3-1</w:t>
      </w:r>
      <w:r>
        <w:rPr>
          <w:rFonts w:ascii="Times New Roman" w:eastAsia="SimSun" w:hAnsi="Times New Roman" w:cs="SimSun" w:hint="eastAsia"/>
          <w:sz w:val="24"/>
        </w:rPr>
        <w:t>所示。问卷采用</w:t>
      </w:r>
      <w:r>
        <w:rPr>
          <w:rFonts w:ascii="Times New Roman" w:eastAsia="SimSun" w:hAnsi="Times New Roman" w:cs="SimSun" w:hint="eastAsia"/>
          <w:sz w:val="24"/>
        </w:rPr>
        <w:t>7</w:t>
      </w:r>
      <w:r>
        <w:rPr>
          <w:rFonts w:ascii="Times New Roman" w:eastAsia="SimSun" w:hAnsi="Times New Roman" w:cs="SimSun" w:hint="eastAsia"/>
          <w:sz w:val="24"/>
        </w:rPr>
        <w:t>分李克特量表。虽然</w:t>
      </w:r>
      <w:r>
        <w:rPr>
          <w:rFonts w:ascii="Times New Roman" w:eastAsia="SimSun" w:hAnsi="Times New Roman" w:cs="SimSun" w:hint="eastAsia"/>
          <w:sz w:val="24"/>
        </w:rPr>
        <w:t>5</w:t>
      </w:r>
      <w:r>
        <w:rPr>
          <w:rFonts w:ascii="Times New Roman" w:eastAsia="SimSun" w:hAnsi="Times New Roman" w:cs="SimSun" w:hint="eastAsia"/>
          <w:sz w:val="24"/>
        </w:rPr>
        <w:t>分李克特量表可能会限制反应的范围，更大的量表可能会导致混乱，但选择</w:t>
      </w:r>
      <w:r>
        <w:rPr>
          <w:rFonts w:ascii="Times New Roman" w:eastAsia="SimSun" w:hAnsi="Times New Roman" w:cs="SimSun" w:hint="eastAsia"/>
          <w:sz w:val="24"/>
        </w:rPr>
        <w:t>7</w:t>
      </w:r>
      <w:r>
        <w:rPr>
          <w:rFonts w:ascii="Times New Roman" w:eastAsia="SimSun" w:hAnsi="Times New Roman" w:cs="SimSun" w:hint="eastAsia"/>
          <w:sz w:val="24"/>
        </w:rPr>
        <w:t>分量表是为了减少不精确和增加反应的可变性，从而最大限度地减少中性反应并确保更高的准确性</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_Ref188794438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[99]</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p>
    <w:p w14:paraId="44D11FE1" w14:textId="77777777" w:rsidR="00713B2B" w:rsidRDefault="00D04354" w:rsidP="00363098">
      <w:pPr>
        <w:pStyle w:val="a7"/>
      </w:pPr>
      <w:bookmarkStart w:id="53" w:name="_Toc192689086"/>
      <w:r>
        <w:rPr>
          <w:rFonts w:hint="eastAsia"/>
        </w:rPr>
        <w:t>表</w:t>
      </w:r>
      <w:r>
        <w:rPr>
          <w:rFonts w:hint="eastAsia"/>
        </w:rPr>
        <w:t xml:space="preserve">3-1 </w:t>
      </w:r>
      <w:r>
        <w:rPr>
          <w:rFonts w:hint="eastAsia"/>
        </w:rPr>
        <w:t>变量和测量题项</w:t>
      </w:r>
      <w:bookmarkEnd w:id="53"/>
    </w:p>
    <w:tbl>
      <w:tblPr>
        <w:tblStyle w:val="TableGrid"/>
        <w:tblW w:w="0" w:type="auto"/>
        <w:jc w:val="center"/>
        <w:tblLook w:val="04A0" w:firstRow="1" w:lastRow="0" w:firstColumn="1" w:lastColumn="0" w:noHBand="0" w:noVBand="1"/>
      </w:tblPr>
      <w:tblGrid>
        <w:gridCol w:w="1044"/>
        <w:gridCol w:w="4408"/>
        <w:gridCol w:w="3070"/>
      </w:tblGrid>
      <w:tr w:rsidR="00713B2B" w14:paraId="0BECF598" w14:textId="77777777">
        <w:trPr>
          <w:jc w:val="center"/>
        </w:trPr>
        <w:tc>
          <w:tcPr>
            <w:tcW w:w="1048" w:type="dxa"/>
            <w:tcBorders>
              <w:left w:val="nil"/>
              <w:bottom w:val="single" w:sz="4" w:space="0" w:color="auto"/>
              <w:right w:val="nil"/>
            </w:tcBorders>
            <w:vAlign w:val="center"/>
          </w:tcPr>
          <w:p w14:paraId="25C0CFC9" w14:textId="77777777" w:rsidR="00713B2B" w:rsidRDefault="00D04354">
            <w:pPr>
              <w:jc w:val="center"/>
              <w:rPr>
                <w:rFonts w:ascii="Times New Roman" w:eastAsia="SimSun" w:hAnsi="Times New Roman" w:cs="SimSun"/>
              </w:rPr>
            </w:pPr>
            <w:r>
              <w:rPr>
                <w:rFonts w:ascii="Times New Roman" w:eastAsia="SimSun" w:hAnsi="Times New Roman" w:cs="SimSun" w:hint="eastAsia"/>
              </w:rPr>
              <w:t>变量</w:t>
            </w:r>
          </w:p>
        </w:tc>
        <w:tc>
          <w:tcPr>
            <w:tcW w:w="5581" w:type="dxa"/>
            <w:tcBorders>
              <w:left w:val="nil"/>
              <w:bottom w:val="single" w:sz="4" w:space="0" w:color="auto"/>
              <w:right w:val="nil"/>
            </w:tcBorders>
            <w:vAlign w:val="center"/>
          </w:tcPr>
          <w:p w14:paraId="70F00BB6" w14:textId="77777777" w:rsidR="00713B2B" w:rsidRDefault="00D04354">
            <w:pPr>
              <w:jc w:val="center"/>
              <w:rPr>
                <w:rFonts w:ascii="Times New Roman" w:eastAsia="SimSun" w:hAnsi="Times New Roman" w:cs="SimSun"/>
              </w:rPr>
            </w:pPr>
            <w:r>
              <w:rPr>
                <w:rFonts w:ascii="Times New Roman" w:eastAsia="SimSun" w:hAnsi="Times New Roman" w:cs="SimSun" w:hint="eastAsia"/>
              </w:rPr>
              <w:t>测量题项及编码</w:t>
            </w:r>
          </w:p>
        </w:tc>
        <w:tc>
          <w:tcPr>
            <w:tcW w:w="1893" w:type="dxa"/>
            <w:tcBorders>
              <w:left w:val="nil"/>
              <w:bottom w:val="single" w:sz="4" w:space="0" w:color="auto"/>
              <w:right w:val="nil"/>
            </w:tcBorders>
            <w:vAlign w:val="center"/>
          </w:tcPr>
          <w:p w14:paraId="43FE4013" w14:textId="77777777" w:rsidR="00713B2B" w:rsidRDefault="00D04354">
            <w:pPr>
              <w:spacing w:line="360" w:lineRule="auto"/>
              <w:jc w:val="center"/>
              <w:rPr>
                <w:rFonts w:ascii="Times New Roman" w:eastAsia="SimSun" w:hAnsi="Times New Roman" w:cs="SimSun"/>
              </w:rPr>
            </w:pPr>
            <w:r>
              <w:rPr>
                <w:rFonts w:ascii="Times New Roman" w:eastAsia="SimSun" w:hAnsi="Times New Roman" w:cs="SimSun" w:hint="eastAsia"/>
              </w:rPr>
              <w:t>来源</w:t>
            </w:r>
          </w:p>
        </w:tc>
      </w:tr>
      <w:tr w:rsidR="00713B2B" w14:paraId="24FBA2AC" w14:textId="77777777">
        <w:trPr>
          <w:jc w:val="center"/>
        </w:trPr>
        <w:tc>
          <w:tcPr>
            <w:tcW w:w="1048" w:type="dxa"/>
            <w:vMerge w:val="restart"/>
            <w:tcBorders>
              <w:top w:val="single" w:sz="4" w:space="0" w:color="auto"/>
              <w:left w:val="nil"/>
              <w:bottom w:val="nil"/>
              <w:right w:val="nil"/>
            </w:tcBorders>
            <w:vAlign w:val="center"/>
          </w:tcPr>
          <w:p w14:paraId="1C966FC9" w14:textId="77777777" w:rsidR="00713B2B" w:rsidRDefault="00D04354">
            <w:pPr>
              <w:jc w:val="center"/>
              <w:rPr>
                <w:rFonts w:ascii="Times New Roman" w:eastAsia="SimSun" w:hAnsi="Times New Roman" w:cs="SimSun"/>
              </w:rPr>
            </w:pPr>
            <w:r>
              <w:rPr>
                <w:rFonts w:ascii="Times New Roman" w:eastAsia="SimSun" w:hAnsi="Times New Roman" w:cs="SimSun" w:hint="eastAsia"/>
              </w:rPr>
              <w:t>主观</w:t>
            </w:r>
          </w:p>
          <w:p w14:paraId="524B21E6" w14:textId="77777777" w:rsidR="00713B2B" w:rsidRDefault="00D04354">
            <w:pPr>
              <w:jc w:val="center"/>
              <w:rPr>
                <w:rFonts w:ascii="Times New Roman" w:eastAsia="SimSun" w:hAnsi="Times New Roman" w:cs="SimSun"/>
              </w:rPr>
            </w:pPr>
            <w:r>
              <w:rPr>
                <w:rFonts w:ascii="Times New Roman" w:eastAsia="SimSun" w:hAnsi="Times New Roman" w:cs="SimSun" w:hint="eastAsia"/>
              </w:rPr>
              <w:t>规范</w:t>
            </w:r>
          </w:p>
          <w:p w14:paraId="27605105" w14:textId="77777777" w:rsidR="00713B2B" w:rsidRDefault="00D04354">
            <w:pPr>
              <w:jc w:val="center"/>
              <w:rPr>
                <w:rFonts w:ascii="Times New Roman" w:eastAsia="SimSun" w:hAnsi="Times New Roman" w:cs="SimSun"/>
              </w:rPr>
            </w:pPr>
            <w:r>
              <w:rPr>
                <w:rFonts w:ascii="Times New Roman" w:eastAsia="SimSun" w:hAnsi="Times New Roman" w:cs="SimSun" w:hint="eastAsia"/>
              </w:rPr>
              <w:t>（</w:t>
            </w:r>
            <w:r>
              <w:rPr>
                <w:rFonts w:ascii="Times New Roman" w:eastAsia="SimSun" w:hAnsi="Times New Roman" w:cs="SimSun" w:hint="eastAsia"/>
              </w:rPr>
              <w:t>SN</w:t>
            </w:r>
            <w:commentRangeStart w:id="54"/>
            <w:r>
              <w:rPr>
                <w:rFonts w:ascii="Times New Roman" w:eastAsia="SimSun" w:hAnsi="Times New Roman" w:cs="SimSun" w:hint="eastAsia"/>
              </w:rPr>
              <w:t>）</w:t>
            </w:r>
            <w:commentRangeEnd w:id="54"/>
            <w:r w:rsidR="00C70592">
              <w:rPr>
                <w:rStyle w:val="CommentReference"/>
              </w:rPr>
              <w:commentReference w:id="54"/>
            </w:r>
          </w:p>
        </w:tc>
        <w:tc>
          <w:tcPr>
            <w:tcW w:w="5581" w:type="dxa"/>
            <w:tcBorders>
              <w:top w:val="single" w:sz="4" w:space="0" w:color="auto"/>
              <w:left w:val="nil"/>
              <w:bottom w:val="nil"/>
              <w:right w:val="nil"/>
            </w:tcBorders>
          </w:tcPr>
          <w:p w14:paraId="3510E5D6" w14:textId="77777777" w:rsidR="00713B2B" w:rsidRDefault="00D04354">
            <w:pPr>
              <w:jc w:val="left"/>
              <w:rPr>
                <w:rFonts w:ascii="Times New Roman" w:eastAsia="SimSun" w:hAnsi="Times New Roman" w:cs="SimSun"/>
              </w:rPr>
            </w:pPr>
            <w:r>
              <w:rPr>
                <w:rFonts w:ascii="Times New Roman" w:eastAsia="SimSun" w:hAnsi="Times New Roman" w:cs="SimSun" w:hint="eastAsia"/>
              </w:rPr>
              <w:t>SN1</w:t>
            </w:r>
            <w:r>
              <w:rPr>
                <w:rFonts w:ascii="Times New Roman" w:eastAsia="SimSun" w:hAnsi="Times New Roman" w:cs="SimSun" w:hint="eastAsia"/>
              </w:rPr>
              <w:t>：如果我周围的很多人都在参与，那么我也会参加回收活动</w:t>
            </w:r>
          </w:p>
        </w:tc>
        <w:tc>
          <w:tcPr>
            <w:tcW w:w="1893" w:type="dxa"/>
            <w:vMerge w:val="restart"/>
            <w:tcBorders>
              <w:top w:val="single" w:sz="4" w:space="0" w:color="auto"/>
              <w:left w:val="nil"/>
              <w:bottom w:val="nil"/>
              <w:right w:val="nil"/>
            </w:tcBorders>
            <w:vAlign w:val="center"/>
          </w:tcPr>
          <w:p w14:paraId="644E2559" w14:textId="77777777" w:rsidR="00713B2B" w:rsidRDefault="00D04354">
            <w:pPr>
              <w:jc w:val="center"/>
              <w:rPr>
                <w:rFonts w:ascii="Times New Roman" w:eastAsia="SimSun" w:hAnsi="Times New Roman" w:cs="SimSun"/>
              </w:rPr>
            </w:pPr>
            <w:proofErr w:type="spellStart"/>
            <w:r>
              <w:rPr>
                <w:rFonts w:ascii="Times New Roman" w:eastAsia="SimSun" w:hAnsi="Times New Roman" w:cs="SimSun"/>
              </w:rPr>
              <w:t>Tonglet</w:t>
            </w:r>
            <w:proofErr w:type="spellEnd"/>
            <w:r>
              <w:rPr>
                <w:rFonts w:ascii="Times New Roman" w:eastAsia="SimSun" w:hAnsi="Times New Roman" w:cs="SimSun"/>
              </w:rPr>
              <w:t xml:space="preserve"> et al.(2004)</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_Ref170820669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[31]</w:t>
            </w:r>
            <w:r>
              <w:rPr>
                <w:rFonts w:ascii="Times New Roman" w:eastAsia="SimSun" w:hAnsi="Times New Roman" w:cs="SimSun"/>
                <w:vertAlign w:val="superscript"/>
              </w:rPr>
              <w:fldChar w:fldCharType="end"/>
            </w:r>
            <w:r>
              <w:rPr>
                <w:rFonts w:ascii="Times New Roman" w:eastAsia="SimSun" w:hAnsi="Times New Roman" w:cs="SimSun"/>
              </w:rPr>
              <w:t>, Ajzen (2002)</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_Ref188876662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[100]</w:t>
            </w:r>
            <w:r>
              <w:rPr>
                <w:rFonts w:ascii="Times New Roman" w:eastAsia="SimSun" w:hAnsi="Times New Roman" w:cs="SimSun"/>
                <w:vertAlign w:val="superscript"/>
              </w:rPr>
              <w:fldChar w:fldCharType="end"/>
            </w:r>
            <w:r>
              <w:rPr>
                <w:rFonts w:ascii="Times New Roman" w:eastAsia="SimSun" w:hAnsi="Times New Roman" w:cs="SimSun"/>
              </w:rPr>
              <w:t>, Ajzen (1991)</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_Ref188788593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[81]</w:t>
            </w:r>
            <w:r>
              <w:rPr>
                <w:rFonts w:ascii="Times New Roman" w:eastAsia="SimSun" w:hAnsi="Times New Roman" w:cs="SimSun"/>
                <w:vertAlign w:val="superscript"/>
              </w:rPr>
              <w:fldChar w:fldCharType="end"/>
            </w:r>
            <w:r>
              <w:rPr>
                <w:rFonts w:ascii="Times New Roman" w:eastAsia="SimSun" w:hAnsi="Times New Roman" w:cs="SimSun"/>
              </w:rPr>
              <w:t>, Wu et al. (2024)</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_Ref188218240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[3]</w:t>
            </w:r>
            <w:r>
              <w:rPr>
                <w:rFonts w:ascii="Times New Roman" w:eastAsia="SimSun" w:hAnsi="Times New Roman" w:cs="SimSun"/>
                <w:vertAlign w:val="superscript"/>
              </w:rPr>
              <w:fldChar w:fldCharType="end"/>
            </w:r>
          </w:p>
        </w:tc>
      </w:tr>
      <w:tr w:rsidR="00713B2B" w14:paraId="6FAC6AFF" w14:textId="77777777">
        <w:trPr>
          <w:jc w:val="center"/>
        </w:trPr>
        <w:tc>
          <w:tcPr>
            <w:tcW w:w="1048" w:type="dxa"/>
            <w:vMerge/>
            <w:tcBorders>
              <w:top w:val="nil"/>
              <w:left w:val="nil"/>
              <w:bottom w:val="nil"/>
              <w:right w:val="nil"/>
            </w:tcBorders>
            <w:vAlign w:val="center"/>
          </w:tcPr>
          <w:p w14:paraId="649C6411"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5EB7DA3B" w14:textId="77777777" w:rsidR="00713B2B" w:rsidRDefault="00D04354">
            <w:pPr>
              <w:jc w:val="left"/>
              <w:rPr>
                <w:rFonts w:ascii="Times New Roman" w:eastAsia="SimSun" w:hAnsi="Times New Roman" w:cs="SimSun"/>
              </w:rPr>
            </w:pPr>
            <w:r>
              <w:rPr>
                <w:rFonts w:ascii="Times New Roman" w:eastAsia="SimSun" w:hAnsi="Times New Roman" w:cs="SimSun" w:hint="eastAsia"/>
              </w:rPr>
              <w:t>SN2</w:t>
            </w:r>
            <w:r>
              <w:rPr>
                <w:rFonts w:ascii="Times New Roman" w:eastAsia="SimSun" w:hAnsi="Times New Roman" w:cs="SimSun" w:hint="eastAsia"/>
              </w:rPr>
              <w:t>：如果大多数对我很重要的人都认为我应该参与回收快递包装，那么我会参加</w:t>
            </w:r>
          </w:p>
        </w:tc>
        <w:tc>
          <w:tcPr>
            <w:tcW w:w="1893" w:type="dxa"/>
            <w:vMerge/>
            <w:tcBorders>
              <w:top w:val="single" w:sz="4" w:space="0" w:color="auto"/>
              <w:left w:val="nil"/>
              <w:bottom w:val="nil"/>
              <w:right w:val="nil"/>
            </w:tcBorders>
            <w:vAlign w:val="center"/>
          </w:tcPr>
          <w:p w14:paraId="4E3C0584" w14:textId="77777777" w:rsidR="00713B2B" w:rsidRDefault="00713B2B">
            <w:pPr>
              <w:spacing w:line="360" w:lineRule="auto"/>
              <w:jc w:val="center"/>
              <w:rPr>
                <w:rFonts w:ascii="Times New Roman" w:eastAsia="SimSun" w:hAnsi="Times New Roman" w:cs="SimSun"/>
              </w:rPr>
            </w:pPr>
          </w:p>
        </w:tc>
      </w:tr>
      <w:tr w:rsidR="00713B2B" w14:paraId="206308D6" w14:textId="77777777">
        <w:trPr>
          <w:jc w:val="center"/>
        </w:trPr>
        <w:tc>
          <w:tcPr>
            <w:tcW w:w="1048" w:type="dxa"/>
            <w:vMerge/>
            <w:tcBorders>
              <w:top w:val="nil"/>
              <w:left w:val="nil"/>
              <w:bottom w:val="nil"/>
              <w:right w:val="nil"/>
            </w:tcBorders>
            <w:vAlign w:val="center"/>
          </w:tcPr>
          <w:p w14:paraId="4491B4DE"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24D488C9" w14:textId="77777777" w:rsidR="00713B2B" w:rsidRDefault="00D04354">
            <w:pPr>
              <w:jc w:val="left"/>
              <w:rPr>
                <w:rFonts w:ascii="Times New Roman" w:eastAsia="SimSun" w:hAnsi="Times New Roman" w:cs="SimSun"/>
              </w:rPr>
            </w:pPr>
            <w:r>
              <w:rPr>
                <w:rFonts w:ascii="Times New Roman" w:eastAsia="SimSun" w:hAnsi="Times New Roman" w:cs="SimSun" w:hint="eastAsia"/>
              </w:rPr>
              <w:t>SN3</w:t>
            </w:r>
            <w:r>
              <w:rPr>
                <w:rFonts w:ascii="Times New Roman" w:eastAsia="SimSun" w:hAnsi="Times New Roman" w:cs="SimSun" w:hint="eastAsia"/>
              </w:rPr>
              <w:t>：如果我的家人、朋友等进行垃圾分类，将会提高我参与的积极性</w:t>
            </w:r>
          </w:p>
        </w:tc>
        <w:tc>
          <w:tcPr>
            <w:tcW w:w="1893" w:type="dxa"/>
            <w:vMerge/>
            <w:tcBorders>
              <w:top w:val="single" w:sz="4" w:space="0" w:color="auto"/>
              <w:left w:val="nil"/>
              <w:bottom w:val="nil"/>
              <w:right w:val="nil"/>
            </w:tcBorders>
            <w:vAlign w:val="center"/>
          </w:tcPr>
          <w:p w14:paraId="08903C39" w14:textId="77777777" w:rsidR="00713B2B" w:rsidRDefault="00713B2B">
            <w:pPr>
              <w:spacing w:line="360" w:lineRule="auto"/>
              <w:jc w:val="center"/>
              <w:rPr>
                <w:rFonts w:ascii="Times New Roman" w:eastAsia="SimSun" w:hAnsi="Times New Roman" w:cs="SimSun"/>
              </w:rPr>
            </w:pPr>
          </w:p>
        </w:tc>
      </w:tr>
      <w:tr w:rsidR="00713B2B" w14:paraId="3859636E" w14:textId="77777777">
        <w:trPr>
          <w:jc w:val="center"/>
        </w:trPr>
        <w:tc>
          <w:tcPr>
            <w:tcW w:w="1048" w:type="dxa"/>
            <w:vMerge/>
            <w:tcBorders>
              <w:top w:val="nil"/>
              <w:left w:val="nil"/>
              <w:bottom w:val="nil"/>
              <w:right w:val="nil"/>
            </w:tcBorders>
            <w:vAlign w:val="center"/>
          </w:tcPr>
          <w:p w14:paraId="1256C114"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2539CCBF" w14:textId="77777777" w:rsidR="00713B2B" w:rsidRDefault="00D04354">
            <w:pPr>
              <w:jc w:val="left"/>
              <w:rPr>
                <w:rFonts w:ascii="Times New Roman" w:eastAsia="SimSun" w:hAnsi="Times New Roman" w:cs="SimSun"/>
              </w:rPr>
            </w:pPr>
            <w:r>
              <w:rPr>
                <w:rFonts w:ascii="Times New Roman" w:eastAsia="SimSun" w:hAnsi="Times New Roman" w:cs="SimSun" w:hint="eastAsia"/>
              </w:rPr>
              <w:t>SN4</w:t>
            </w:r>
            <w:r>
              <w:rPr>
                <w:rFonts w:ascii="Times New Roman" w:eastAsia="SimSun" w:hAnsi="Times New Roman" w:cs="SimSun" w:hint="eastAsia"/>
              </w:rPr>
              <w:t>：社会环境中舆论的引导会影响我快递包装回收的实施</w:t>
            </w:r>
          </w:p>
        </w:tc>
        <w:tc>
          <w:tcPr>
            <w:tcW w:w="1893" w:type="dxa"/>
            <w:vMerge/>
            <w:tcBorders>
              <w:top w:val="single" w:sz="4" w:space="0" w:color="auto"/>
              <w:left w:val="nil"/>
              <w:bottom w:val="nil"/>
              <w:right w:val="nil"/>
            </w:tcBorders>
            <w:vAlign w:val="center"/>
          </w:tcPr>
          <w:p w14:paraId="357082DF" w14:textId="77777777" w:rsidR="00713B2B" w:rsidRDefault="00713B2B">
            <w:pPr>
              <w:spacing w:line="360" w:lineRule="auto"/>
              <w:jc w:val="center"/>
              <w:rPr>
                <w:rFonts w:ascii="Times New Roman" w:eastAsia="SimSun" w:hAnsi="Times New Roman" w:cs="SimSun"/>
              </w:rPr>
            </w:pPr>
          </w:p>
        </w:tc>
      </w:tr>
      <w:tr w:rsidR="00713B2B" w14:paraId="5156D511" w14:textId="77777777">
        <w:trPr>
          <w:jc w:val="center"/>
        </w:trPr>
        <w:tc>
          <w:tcPr>
            <w:tcW w:w="1048" w:type="dxa"/>
            <w:vMerge w:val="restart"/>
            <w:tcBorders>
              <w:top w:val="nil"/>
              <w:left w:val="nil"/>
              <w:bottom w:val="nil"/>
              <w:right w:val="nil"/>
            </w:tcBorders>
            <w:vAlign w:val="center"/>
          </w:tcPr>
          <w:p w14:paraId="58483233" w14:textId="77777777" w:rsidR="00713B2B" w:rsidRDefault="00D04354">
            <w:pPr>
              <w:jc w:val="center"/>
              <w:rPr>
                <w:rFonts w:ascii="Times New Roman" w:eastAsia="SimSun" w:hAnsi="Times New Roman" w:cs="SimSun"/>
              </w:rPr>
            </w:pPr>
            <w:r>
              <w:rPr>
                <w:rFonts w:ascii="Times New Roman" w:eastAsia="SimSun" w:hAnsi="Times New Roman" w:cs="SimSun" w:hint="eastAsia"/>
              </w:rPr>
              <w:t>态度</w:t>
            </w:r>
          </w:p>
          <w:p w14:paraId="64BAB40E" w14:textId="77777777" w:rsidR="00713B2B" w:rsidRDefault="00D04354">
            <w:pPr>
              <w:jc w:val="center"/>
              <w:rPr>
                <w:rFonts w:ascii="Times New Roman" w:eastAsia="SimSun" w:hAnsi="Times New Roman" w:cs="SimSun"/>
              </w:rPr>
            </w:pPr>
            <w:r>
              <w:rPr>
                <w:rFonts w:ascii="Times New Roman" w:eastAsia="SimSun" w:hAnsi="Times New Roman" w:cs="SimSun" w:hint="eastAsia"/>
              </w:rPr>
              <w:t>（</w:t>
            </w:r>
            <w:r>
              <w:rPr>
                <w:rFonts w:ascii="Times New Roman" w:eastAsia="SimSun" w:hAnsi="Times New Roman" w:cs="SimSun" w:hint="eastAsia"/>
              </w:rPr>
              <w:t>ATT</w:t>
            </w:r>
            <w:r>
              <w:rPr>
                <w:rFonts w:ascii="Times New Roman" w:eastAsia="SimSun" w:hAnsi="Times New Roman" w:cs="SimSun" w:hint="eastAsia"/>
              </w:rPr>
              <w:t>）</w:t>
            </w:r>
          </w:p>
        </w:tc>
        <w:tc>
          <w:tcPr>
            <w:tcW w:w="5581" w:type="dxa"/>
            <w:tcBorders>
              <w:top w:val="nil"/>
              <w:left w:val="nil"/>
              <w:bottom w:val="nil"/>
              <w:right w:val="nil"/>
            </w:tcBorders>
          </w:tcPr>
          <w:p w14:paraId="699A5BA5" w14:textId="77777777" w:rsidR="00713B2B" w:rsidRDefault="00D04354">
            <w:pPr>
              <w:jc w:val="left"/>
              <w:rPr>
                <w:rFonts w:ascii="Times New Roman" w:eastAsia="SimSun" w:hAnsi="Times New Roman" w:cs="SimSun"/>
              </w:rPr>
            </w:pPr>
            <w:r>
              <w:rPr>
                <w:rFonts w:ascii="Times New Roman" w:eastAsia="SimSun" w:hAnsi="Times New Roman" w:cs="SimSun" w:hint="eastAsia"/>
              </w:rPr>
              <w:t>ATT1</w:t>
            </w:r>
            <w:r>
              <w:rPr>
                <w:rFonts w:ascii="Times New Roman" w:eastAsia="SimSun" w:hAnsi="Times New Roman" w:cs="SimSun" w:hint="eastAsia"/>
              </w:rPr>
              <w:t>：我相信积极参与快递包装的回收将有助于节约资源和保护环境</w:t>
            </w:r>
          </w:p>
        </w:tc>
        <w:tc>
          <w:tcPr>
            <w:tcW w:w="1893" w:type="dxa"/>
            <w:vMerge w:val="restart"/>
            <w:tcBorders>
              <w:top w:val="nil"/>
              <w:left w:val="nil"/>
              <w:bottom w:val="nil"/>
              <w:right w:val="nil"/>
            </w:tcBorders>
            <w:vAlign w:val="center"/>
          </w:tcPr>
          <w:p w14:paraId="61BAAB9F" w14:textId="77777777" w:rsidR="00713B2B" w:rsidRDefault="00D04354">
            <w:pPr>
              <w:jc w:val="center"/>
              <w:rPr>
                <w:rFonts w:ascii="Times New Roman" w:eastAsia="SimSun" w:hAnsi="Times New Roman" w:cs="SimSun"/>
              </w:rPr>
            </w:pPr>
            <w:r>
              <w:rPr>
                <w:rFonts w:ascii="Times New Roman" w:eastAsia="SimSun" w:hAnsi="Times New Roman" w:cs="SimSun"/>
              </w:rPr>
              <w:t>Ru et al.(2019)</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_Ref188876782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[101]</w:t>
            </w:r>
            <w:r>
              <w:rPr>
                <w:rFonts w:ascii="Times New Roman" w:eastAsia="SimSun" w:hAnsi="Times New Roman" w:cs="SimSun"/>
                <w:vertAlign w:val="superscript"/>
              </w:rPr>
              <w:fldChar w:fldCharType="end"/>
            </w:r>
            <w:r>
              <w:rPr>
                <w:rFonts w:ascii="Times New Roman" w:eastAsia="SimSun" w:hAnsi="Times New Roman" w:cs="SimSun"/>
              </w:rPr>
              <w:t xml:space="preserve">, </w:t>
            </w:r>
            <w:proofErr w:type="spellStart"/>
            <w:r>
              <w:rPr>
                <w:rFonts w:ascii="Times New Roman" w:eastAsia="SimSun" w:hAnsi="Times New Roman" w:cs="SimSun"/>
              </w:rPr>
              <w:t>Oztekin</w:t>
            </w:r>
            <w:proofErr w:type="spellEnd"/>
            <w:r>
              <w:rPr>
                <w:rFonts w:ascii="Times New Roman" w:eastAsia="SimSun" w:hAnsi="Times New Roman" w:cs="SimSun"/>
              </w:rPr>
              <w:t xml:space="preserve"> et al.(2017)</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_Ref188876797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[102]</w:t>
            </w:r>
            <w:r>
              <w:rPr>
                <w:rFonts w:ascii="Times New Roman" w:eastAsia="SimSun" w:hAnsi="Times New Roman" w:cs="SimSun"/>
                <w:vertAlign w:val="superscript"/>
              </w:rPr>
              <w:fldChar w:fldCharType="end"/>
            </w:r>
            <w:r>
              <w:rPr>
                <w:rFonts w:ascii="Times New Roman" w:eastAsia="SimSun" w:hAnsi="Times New Roman" w:cs="SimSun"/>
              </w:rPr>
              <w:t xml:space="preserve">, </w:t>
            </w:r>
            <w:proofErr w:type="spellStart"/>
            <w:r>
              <w:rPr>
                <w:rFonts w:ascii="Times New Roman" w:eastAsia="SimSun" w:hAnsi="Times New Roman" w:cs="SimSun"/>
              </w:rPr>
              <w:t>Kautish</w:t>
            </w:r>
            <w:proofErr w:type="spellEnd"/>
            <w:r>
              <w:rPr>
                <w:rFonts w:ascii="Times New Roman" w:eastAsia="SimSun" w:hAnsi="Times New Roman" w:cs="SimSun"/>
              </w:rPr>
              <w:t xml:space="preserve"> et </w:t>
            </w:r>
            <w:r>
              <w:rPr>
                <w:rFonts w:ascii="Times New Roman" w:eastAsia="SimSun" w:hAnsi="Times New Roman" w:cs="SimSun"/>
              </w:rPr>
              <w:lastRenderedPageBreak/>
              <w:t>al.(2019)</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_Ref188876808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[103]</w:t>
            </w:r>
            <w:r>
              <w:rPr>
                <w:rFonts w:ascii="Times New Roman" w:eastAsia="SimSun" w:hAnsi="Times New Roman" w:cs="SimSun"/>
                <w:vertAlign w:val="superscript"/>
              </w:rPr>
              <w:fldChar w:fldCharType="end"/>
            </w:r>
            <w:r>
              <w:rPr>
                <w:rFonts w:ascii="Times New Roman" w:eastAsia="SimSun" w:hAnsi="Times New Roman" w:cs="SimSun"/>
              </w:rPr>
              <w:t>, Chen and Chen (2024)</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_Ref170821508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[58]</w:t>
            </w:r>
            <w:r>
              <w:rPr>
                <w:rFonts w:ascii="Times New Roman" w:eastAsia="SimSun" w:hAnsi="Times New Roman" w:cs="SimSun"/>
                <w:vertAlign w:val="superscript"/>
              </w:rPr>
              <w:fldChar w:fldCharType="end"/>
            </w:r>
          </w:p>
        </w:tc>
      </w:tr>
      <w:tr w:rsidR="00713B2B" w14:paraId="31C25F1F" w14:textId="77777777">
        <w:trPr>
          <w:jc w:val="center"/>
        </w:trPr>
        <w:tc>
          <w:tcPr>
            <w:tcW w:w="1048" w:type="dxa"/>
            <w:vMerge/>
            <w:tcBorders>
              <w:top w:val="nil"/>
              <w:left w:val="nil"/>
              <w:bottom w:val="nil"/>
              <w:right w:val="nil"/>
            </w:tcBorders>
            <w:vAlign w:val="center"/>
          </w:tcPr>
          <w:p w14:paraId="0B38D302"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1E03A16F" w14:textId="77777777" w:rsidR="00713B2B" w:rsidRDefault="00D04354">
            <w:pPr>
              <w:jc w:val="left"/>
              <w:rPr>
                <w:rFonts w:ascii="Times New Roman" w:eastAsia="SimSun" w:hAnsi="Times New Roman" w:cs="SimSun"/>
              </w:rPr>
            </w:pPr>
            <w:r>
              <w:rPr>
                <w:rFonts w:ascii="Times New Roman" w:eastAsia="SimSun" w:hAnsi="Times New Roman" w:cs="SimSun" w:hint="eastAsia"/>
              </w:rPr>
              <w:t>ATT2</w:t>
            </w:r>
            <w:r>
              <w:rPr>
                <w:rFonts w:ascii="Times New Roman" w:eastAsia="SimSun" w:hAnsi="Times New Roman" w:cs="SimSun" w:hint="eastAsia"/>
              </w:rPr>
              <w:t>：我认为回收快递包装是有意义的，值得花时间去做</w:t>
            </w:r>
          </w:p>
        </w:tc>
        <w:tc>
          <w:tcPr>
            <w:tcW w:w="1893" w:type="dxa"/>
            <w:vMerge/>
            <w:tcBorders>
              <w:top w:val="single" w:sz="4" w:space="0" w:color="auto"/>
              <w:left w:val="nil"/>
              <w:bottom w:val="nil"/>
              <w:right w:val="nil"/>
            </w:tcBorders>
            <w:vAlign w:val="center"/>
          </w:tcPr>
          <w:p w14:paraId="0C54F186" w14:textId="77777777" w:rsidR="00713B2B" w:rsidRDefault="00713B2B">
            <w:pPr>
              <w:jc w:val="center"/>
              <w:rPr>
                <w:rFonts w:ascii="Times New Roman" w:eastAsia="SimSun" w:hAnsi="Times New Roman" w:cs="SimSun"/>
              </w:rPr>
            </w:pPr>
          </w:p>
        </w:tc>
      </w:tr>
      <w:tr w:rsidR="00713B2B" w14:paraId="5ACED081" w14:textId="77777777">
        <w:trPr>
          <w:jc w:val="center"/>
        </w:trPr>
        <w:tc>
          <w:tcPr>
            <w:tcW w:w="1048" w:type="dxa"/>
            <w:vMerge/>
            <w:tcBorders>
              <w:top w:val="nil"/>
              <w:left w:val="nil"/>
              <w:bottom w:val="nil"/>
              <w:right w:val="nil"/>
            </w:tcBorders>
            <w:vAlign w:val="center"/>
          </w:tcPr>
          <w:p w14:paraId="08C80002"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7BB4F4BC" w14:textId="77777777" w:rsidR="00713B2B" w:rsidRDefault="00D04354">
            <w:pPr>
              <w:jc w:val="left"/>
              <w:rPr>
                <w:rFonts w:ascii="Times New Roman" w:eastAsia="SimSun" w:hAnsi="Times New Roman" w:cs="SimSun"/>
              </w:rPr>
            </w:pPr>
            <w:r>
              <w:rPr>
                <w:rFonts w:ascii="Times New Roman" w:eastAsia="SimSun" w:hAnsi="Times New Roman" w:cs="SimSun" w:hint="eastAsia"/>
              </w:rPr>
              <w:t>ATT3</w:t>
            </w:r>
            <w:r>
              <w:rPr>
                <w:rFonts w:ascii="Times New Roman" w:eastAsia="SimSun" w:hAnsi="Times New Roman" w:cs="SimSun" w:hint="eastAsia"/>
              </w:rPr>
              <w:t>：我认为参与快递包装回收可以让我感到快乐</w:t>
            </w:r>
          </w:p>
        </w:tc>
        <w:tc>
          <w:tcPr>
            <w:tcW w:w="1893" w:type="dxa"/>
            <w:vMerge/>
            <w:tcBorders>
              <w:top w:val="single" w:sz="4" w:space="0" w:color="auto"/>
              <w:left w:val="nil"/>
              <w:bottom w:val="nil"/>
              <w:right w:val="nil"/>
            </w:tcBorders>
            <w:vAlign w:val="center"/>
          </w:tcPr>
          <w:p w14:paraId="681DD059" w14:textId="77777777" w:rsidR="00713B2B" w:rsidRDefault="00713B2B">
            <w:pPr>
              <w:jc w:val="center"/>
              <w:rPr>
                <w:rFonts w:ascii="Times New Roman" w:eastAsia="SimSun" w:hAnsi="Times New Roman" w:cs="SimSun"/>
              </w:rPr>
            </w:pPr>
          </w:p>
        </w:tc>
      </w:tr>
      <w:tr w:rsidR="00713B2B" w14:paraId="52E84D36" w14:textId="77777777">
        <w:trPr>
          <w:jc w:val="center"/>
        </w:trPr>
        <w:tc>
          <w:tcPr>
            <w:tcW w:w="1048" w:type="dxa"/>
            <w:vMerge/>
            <w:tcBorders>
              <w:top w:val="nil"/>
              <w:left w:val="nil"/>
              <w:bottom w:val="nil"/>
              <w:right w:val="nil"/>
            </w:tcBorders>
            <w:vAlign w:val="center"/>
          </w:tcPr>
          <w:p w14:paraId="4B21CD76"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6AD41795" w14:textId="77777777" w:rsidR="00713B2B" w:rsidRDefault="00D04354">
            <w:pPr>
              <w:jc w:val="left"/>
              <w:rPr>
                <w:rFonts w:ascii="Times New Roman" w:eastAsia="SimSun" w:hAnsi="Times New Roman" w:cs="SimSun"/>
              </w:rPr>
            </w:pPr>
            <w:r>
              <w:rPr>
                <w:rFonts w:ascii="Times New Roman" w:eastAsia="SimSun" w:hAnsi="Times New Roman" w:cs="SimSun" w:hint="eastAsia"/>
              </w:rPr>
              <w:t>ATT4</w:t>
            </w:r>
            <w:r>
              <w:rPr>
                <w:rFonts w:ascii="Times New Roman" w:eastAsia="SimSun" w:hAnsi="Times New Roman" w:cs="SimSun" w:hint="eastAsia"/>
              </w:rPr>
              <w:t>：回收利用快递包装可以保护生态环境，促进可持续发展</w:t>
            </w:r>
          </w:p>
        </w:tc>
        <w:tc>
          <w:tcPr>
            <w:tcW w:w="1893" w:type="dxa"/>
            <w:vMerge/>
            <w:tcBorders>
              <w:top w:val="single" w:sz="4" w:space="0" w:color="auto"/>
              <w:left w:val="nil"/>
              <w:bottom w:val="nil"/>
              <w:right w:val="nil"/>
            </w:tcBorders>
            <w:vAlign w:val="center"/>
          </w:tcPr>
          <w:p w14:paraId="6599A8A9" w14:textId="77777777" w:rsidR="00713B2B" w:rsidRDefault="00713B2B">
            <w:pPr>
              <w:jc w:val="center"/>
              <w:rPr>
                <w:rFonts w:ascii="Times New Roman" w:eastAsia="SimSun" w:hAnsi="Times New Roman" w:cs="SimSun"/>
              </w:rPr>
            </w:pPr>
          </w:p>
        </w:tc>
      </w:tr>
      <w:tr w:rsidR="00713B2B" w14:paraId="41DD2CAE" w14:textId="77777777">
        <w:trPr>
          <w:jc w:val="center"/>
        </w:trPr>
        <w:tc>
          <w:tcPr>
            <w:tcW w:w="1048" w:type="dxa"/>
            <w:vMerge w:val="restart"/>
            <w:tcBorders>
              <w:top w:val="nil"/>
              <w:left w:val="nil"/>
              <w:bottom w:val="nil"/>
              <w:right w:val="nil"/>
            </w:tcBorders>
            <w:vAlign w:val="center"/>
          </w:tcPr>
          <w:p w14:paraId="34E6E716" w14:textId="77777777" w:rsidR="00713B2B" w:rsidRDefault="00D04354">
            <w:pPr>
              <w:jc w:val="center"/>
              <w:rPr>
                <w:rFonts w:ascii="Times New Roman" w:eastAsia="SimSun" w:hAnsi="Times New Roman" w:cs="SimSun"/>
              </w:rPr>
            </w:pPr>
            <w:r>
              <w:rPr>
                <w:rFonts w:ascii="Times New Roman" w:eastAsia="SimSun" w:hAnsi="Times New Roman" w:cs="SimSun" w:hint="eastAsia"/>
              </w:rPr>
              <w:t>知觉行为控制</w:t>
            </w:r>
          </w:p>
          <w:p w14:paraId="193C0200" w14:textId="77777777" w:rsidR="00713B2B" w:rsidRDefault="00D04354">
            <w:pPr>
              <w:jc w:val="center"/>
              <w:rPr>
                <w:rFonts w:ascii="Times New Roman" w:eastAsia="SimSun" w:hAnsi="Times New Roman" w:cs="SimSun"/>
              </w:rPr>
            </w:pPr>
            <w:r>
              <w:rPr>
                <w:rFonts w:ascii="Times New Roman" w:eastAsia="SimSun" w:hAnsi="Times New Roman" w:cs="SimSun" w:hint="eastAsia"/>
              </w:rPr>
              <w:t>（</w:t>
            </w:r>
            <w:r>
              <w:rPr>
                <w:rFonts w:ascii="Times New Roman" w:eastAsia="SimSun" w:hAnsi="Times New Roman" w:cs="SimSun" w:hint="eastAsia"/>
              </w:rPr>
              <w:t>PBC</w:t>
            </w:r>
            <w:r>
              <w:rPr>
                <w:rFonts w:ascii="Times New Roman" w:eastAsia="SimSun" w:hAnsi="Times New Roman" w:cs="SimSun" w:hint="eastAsia"/>
              </w:rPr>
              <w:t>）</w:t>
            </w:r>
          </w:p>
        </w:tc>
        <w:tc>
          <w:tcPr>
            <w:tcW w:w="5581" w:type="dxa"/>
            <w:tcBorders>
              <w:top w:val="nil"/>
              <w:left w:val="nil"/>
              <w:bottom w:val="nil"/>
              <w:right w:val="nil"/>
            </w:tcBorders>
          </w:tcPr>
          <w:p w14:paraId="2E2566A9" w14:textId="77777777" w:rsidR="00713B2B" w:rsidRDefault="00D04354">
            <w:pPr>
              <w:jc w:val="left"/>
              <w:rPr>
                <w:rFonts w:ascii="Times New Roman" w:eastAsia="SimSun" w:hAnsi="Times New Roman" w:cs="SimSun"/>
              </w:rPr>
            </w:pPr>
            <w:r>
              <w:rPr>
                <w:rFonts w:ascii="Times New Roman" w:eastAsia="SimSun" w:hAnsi="Times New Roman" w:cs="SimSun" w:hint="eastAsia"/>
              </w:rPr>
              <w:t>PBC1</w:t>
            </w:r>
            <w:r>
              <w:rPr>
                <w:rFonts w:ascii="Times New Roman" w:eastAsia="SimSun" w:hAnsi="Times New Roman" w:cs="SimSun" w:hint="eastAsia"/>
              </w:rPr>
              <w:t>：了解如何进行快递包装回收，对我决定参与快递包装回收很重要</w:t>
            </w:r>
          </w:p>
        </w:tc>
        <w:tc>
          <w:tcPr>
            <w:tcW w:w="1893" w:type="dxa"/>
            <w:vMerge w:val="restart"/>
            <w:tcBorders>
              <w:top w:val="nil"/>
              <w:left w:val="nil"/>
              <w:bottom w:val="nil"/>
              <w:right w:val="nil"/>
            </w:tcBorders>
            <w:vAlign w:val="center"/>
          </w:tcPr>
          <w:p w14:paraId="6BE01EC2" w14:textId="3C36B5F1" w:rsidR="00713B2B" w:rsidRDefault="00D04354">
            <w:pPr>
              <w:jc w:val="center"/>
              <w:rPr>
                <w:rFonts w:ascii="Times New Roman" w:eastAsia="SimSun" w:hAnsi="Times New Roman" w:cs="SimSun"/>
              </w:rPr>
            </w:pPr>
            <w:r>
              <w:rPr>
                <w:rFonts w:ascii="Times New Roman" w:eastAsia="SimSun" w:hAnsi="Times New Roman" w:cs="SimSun"/>
              </w:rPr>
              <w:t>Stewart Barr</w:t>
            </w:r>
            <w:ins w:id="55" w:author="Mian YAN" w:date="2025-03-14T16:10:00Z">
              <w:r w:rsidR="009967C0">
                <w:rPr>
                  <w:rFonts w:ascii="Times New Roman" w:eastAsia="SimSun" w:hAnsi="Times New Roman" w:cs="SimSun"/>
                </w:rPr>
                <w:t xml:space="preserve"> </w:t>
              </w:r>
            </w:ins>
            <w:r>
              <w:rPr>
                <w:rFonts w:ascii="Times New Roman" w:eastAsia="SimSun" w:hAnsi="Times New Roman" w:cs="SimSun"/>
              </w:rPr>
              <w:t>(2003)</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_Ref188876949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[104]</w:t>
            </w:r>
            <w:r>
              <w:rPr>
                <w:rFonts w:ascii="Times New Roman" w:eastAsia="SimSun" w:hAnsi="Times New Roman" w:cs="SimSun"/>
                <w:vertAlign w:val="superscript"/>
              </w:rPr>
              <w:fldChar w:fldCharType="end"/>
            </w:r>
            <w:r>
              <w:rPr>
                <w:rFonts w:ascii="Times New Roman" w:eastAsia="SimSun" w:hAnsi="Times New Roman" w:cs="SimSun"/>
              </w:rPr>
              <w:t xml:space="preserve">, </w:t>
            </w:r>
            <w:proofErr w:type="spellStart"/>
            <w:r>
              <w:rPr>
                <w:rFonts w:ascii="Times New Roman" w:eastAsia="SimSun" w:hAnsi="Times New Roman" w:cs="SimSun"/>
              </w:rPr>
              <w:t>Tonglet</w:t>
            </w:r>
            <w:proofErr w:type="spellEnd"/>
            <w:r>
              <w:rPr>
                <w:rFonts w:ascii="Times New Roman" w:eastAsia="SimSun" w:hAnsi="Times New Roman" w:cs="SimSun"/>
              </w:rPr>
              <w:t xml:space="preserve"> et al.</w:t>
            </w:r>
            <w:ins w:id="56" w:author="Mian YAN" w:date="2025-03-14T16:10:00Z">
              <w:r w:rsidR="009967C0">
                <w:rPr>
                  <w:rFonts w:ascii="Times New Roman" w:eastAsia="SimSun" w:hAnsi="Times New Roman" w:cs="SimSun"/>
                </w:rPr>
                <w:t xml:space="preserve"> </w:t>
              </w:r>
            </w:ins>
            <w:r>
              <w:rPr>
                <w:rFonts w:ascii="Times New Roman" w:eastAsia="SimSun" w:hAnsi="Times New Roman" w:cs="SimSun"/>
              </w:rPr>
              <w:t>(2004)</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_Ref170820669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[31]</w:t>
            </w:r>
            <w:r>
              <w:rPr>
                <w:rFonts w:ascii="Times New Roman" w:eastAsia="SimSun" w:hAnsi="Times New Roman" w:cs="SimSun"/>
                <w:vertAlign w:val="superscript"/>
              </w:rPr>
              <w:fldChar w:fldCharType="end"/>
            </w:r>
            <w:r>
              <w:rPr>
                <w:rFonts w:ascii="Times New Roman" w:eastAsia="SimSun" w:hAnsi="Times New Roman" w:cs="SimSun"/>
              </w:rPr>
              <w:t xml:space="preserve">, </w:t>
            </w:r>
          </w:p>
          <w:p w14:paraId="1008EF9E" w14:textId="77777777" w:rsidR="00713B2B" w:rsidRDefault="00D04354">
            <w:pPr>
              <w:jc w:val="center"/>
              <w:rPr>
                <w:rFonts w:ascii="Times New Roman" w:eastAsia="SimSun" w:hAnsi="Times New Roman" w:cs="SimSun"/>
              </w:rPr>
            </w:pPr>
            <w:r>
              <w:rPr>
                <w:rFonts w:ascii="Times New Roman" w:eastAsia="SimSun" w:hAnsi="Times New Roman" w:cs="SimSun"/>
              </w:rPr>
              <w:t>Si et al. (2020)</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_Ref188876961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[105]</w:t>
            </w:r>
            <w:r>
              <w:rPr>
                <w:rFonts w:ascii="Times New Roman" w:eastAsia="SimSun" w:hAnsi="Times New Roman" w:cs="SimSun"/>
                <w:vertAlign w:val="superscript"/>
              </w:rPr>
              <w:fldChar w:fldCharType="end"/>
            </w:r>
          </w:p>
        </w:tc>
      </w:tr>
      <w:tr w:rsidR="00713B2B" w14:paraId="557A0526" w14:textId="77777777">
        <w:trPr>
          <w:jc w:val="center"/>
        </w:trPr>
        <w:tc>
          <w:tcPr>
            <w:tcW w:w="1048" w:type="dxa"/>
            <w:vMerge/>
            <w:tcBorders>
              <w:top w:val="nil"/>
              <w:left w:val="nil"/>
              <w:bottom w:val="nil"/>
              <w:right w:val="nil"/>
            </w:tcBorders>
            <w:vAlign w:val="center"/>
          </w:tcPr>
          <w:p w14:paraId="5D07F676"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1586F240" w14:textId="77777777" w:rsidR="00713B2B" w:rsidRDefault="00D04354">
            <w:pPr>
              <w:jc w:val="left"/>
              <w:rPr>
                <w:rFonts w:ascii="Times New Roman" w:eastAsia="SimSun" w:hAnsi="Times New Roman" w:cs="SimSun"/>
              </w:rPr>
            </w:pPr>
            <w:r>
              <w:rPr>
                <w:rFonts w:ascii="Times New Roman" w:eastAsia="SimSun" w:hAnsi="Times New Roman" w:cs="SimSun" w:hint="eastAsia"/>
              </w:rPr>
              <w:t>PBC2</w:t>
            </w:r>
            <w:r>
              <w:rPr>
                <w:rFonts w:ascii="Times New Roman" w:eastAsia="SimSun" w:hAnsi="Times New Roman" w:cs="SimSun" w:hint="eastAsia"/>
              </w:rPr>
              <w:t>：如果我有充足的时间，我会进行快递包装回收</w:t>
            </w:r>
          </w:p>
        </w:tc>
        <w:tc>
          <w:tcPr>
            <w:tcW w:w="1893" w:type="dxa"/>
            <w:vMerge/>
            <w:tcBorders>
              <w:top w:val="single" w:sz="4" w:space="0" w:color="auto"/>
              <w:left w:val="nil"/>
              <w:bottom w:val="nil"/>
              <w:right w:val="nil"/>
            </w:tcBorders>
            <w:vAlign w:val="center"/>
          </w:tcPr>
          <w:p w14:paraId="75082B82" w14:textId="77777777" w:rsidR="00713B2B" w:rsidRDefault="00713B2B">
            <w:pPr>
              <w:spacing w:line="360" w:lineRule="auto"/>
              <w:jc w:val="center"/>
              <w:rPr>
                <w:rFonts w:ascii="Times New Roman" w:eastAsia="SimSun" w:hAnsi="Times New Roman" w:cs="SimSun"/>
              </w:rPr>
            </w:pPr>
          </w:p>
        </w:tc>
      </w:tr>
      <w:tr w:rsidR="00713B2B" w14:paraId="074387EA" w14:textId="77777777">
        <w:trPr>
          <w:jc w:val="center"/>
        </w:trPr>
        <w:tc>
          <w:tcPr>
            <w:tcW w:w="1048" w:type="dxa"/>
            <w:vMerge/>
            <w:tcBorders>
              <w:top w:val="nil"/>
              <w:left w:val="nil"/>
              <w:bottom w:val="nil"/>
              <w:right w:val="nil"/>
            </w:tcBorders>
            <w:vAlign w:val="center"/>
          </w:tcPr>
          <w:p w14:paraId="45246470"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202DEA2A" w14:textId="77777777" w:rsidR="00713B2B" w:rsidRDefault="00D04354">
            <w:pPr>
              <w:jc w:val="left"/>
              <w:rPr>
                <w:rFonts w:ascii="Times New Roman" w:eastAsia="SimSun" w:hAnsi="Times New Roman" w:cs="SimSun"/>
              </w:rPr>
            </w:pPr>
            <w:r>
              <w:rPr>
                <w:rFonts w:ascii="Times New Roman" w:eastAsia="SimSun" w:hAnsi="Times New Roman" w:cs="SimSun" w:hint="eastAsia"/>
              </w:rPr>
              <w:t>PBC3</w:t>
            </w:r>
            <w:r>
              <w:rPr>
                <w:rFonts w:ascii="Times New Roman" w:eastAsia="SimSun" w:hAnsi="Times New Roman" w:cs="SimSun" w:hint="eastAsia"/>
              </w:rPr>
              <w:t>：如果我知道去哪里回收快递包装，我会进行快递包装回收</w:t>
            </w:r>
          </w:p>
        </w:tc>
        <w:tc>
          <w:tcPr>
            <w:tcW w:w="1893" w:type="dxa"/>
            <w:vMerge/>
            <w:tcBorders>
              <w:top w:val="single" w:sz="4" w:space="0" w:color="auto"/>
              <w:left w:val="nil"/>
              <w:bottom w:val="nil"/>
              <w:right w:val="nil"/>
            </w:tcBorders>
            <w:vAlign w:val="center"/>
          </w:tcPr>
          <w:p w14:paraId="1C7D200E" w14:textId="77777777" w:rsidR="00713B2B" w:rsidRDefault="00713B2B">
            <w:pPr>
              <w:spacing w:line="360" w:lineRule="auto"/>
              <w:jc w:val="center"/>
              <w:rPr>
                <w:rFonts w:ascii="Times New Roman" w:eastAsia="SimSun" w:hAnsi="Times New Roman" w:cs="SimSun"/>
              </w:rPr>
            </w:pPr>
          </w:p>
        </w:tc>
      </w:tr>
      <w:tr w:rsidR="00713B2B" w14:paraId="7C60F1F1" w14:textId="77777777">
        <w:trPr>
          <w:jc w:val="center"/>
        </w:trPr>
        <w:tc>
          <w:tcPr>
            <w:tcW w:w="1048" w:type="dxa"/>
            <w:vMerge/>
            <w:tcBorders>
              <w:top w:val="nil"/>
              <w:left w:val="nil"/>
              <w:bottom w:val="nil"/>
              <w:right w:val="nil"/>
            </w:tcBorders>
            <w:vAlign w:val="center"/>
          </w:tcPr>
          <w:p w14:paraId="44C1D2C8"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5AC01407" w14:textId="77777777" w:rsidR="00713B2B" w:rsidRDefault="00D04354">
            <w:pPr>
              <w:jc w:val="left"/>
              <w:rPr>
                <w:rFonts w:ascii="Times New Roman" w:eastAsia="SimSun" w:hAnsi="Times New Roman" w:cs="SimSun"/>
              </w:rPr>
            </w:pPr>
            <w:r>
              <w:rPr>
                <w:rFonts w:ascii="Times New Roman" w:eastAsia="SimSun" w:hAnsi="Times New Roman" w:cs="SimSun" w:hint="eastAsia"/>
              </w:rPr>
              <w:t>PBC4</w:t>
            </w:r>
            <w:r>
              <w:rPr>
                <w:rFonts w:ascii="Times New Roman" w:eastAsia="SimSun" w:hAnsi="Times New Roman" w:cs="SimSun" w:hint="eastAsia"/>
              </w:rPr>
              <w:t>：如果我愿意，我可以做好包装回收工作</w:t>
            </w:r>
          </w:p>
        </w:tc>
        <w:tc>
          <w:tcPr>
            <w:tcW w:w="1893" w:type="dxa"/>
            <w:vMerge/>
            <w:tcBorders>
              <w:top w:val="single" w:sz="4" w:space="0" w:color="auto"/>
              <w:left w:val="nil"/>
              <w:bottom w:val="nil"/>
              <w:right w:val="nil"/>
            </w:tcBorders>
            <w:vAlign w:val="center"/>
          </w:tcPr>
          <w:p w14:paraId="15CD346D" w14:textId="77777777" w:rsidR="00713B2B" w:rsidRDefault="00713B2B">
            <w:pPr>
              <w:spacing w:line="360" w:lineRule="auto"/>
              <w:jc w:val="center"/>
              <w:rPr>
                <w:rFonts w:ascii="Times New Roman" w:eastAsia="SimSun" w:hAnsi="Times New Roman" w:cs="SimSun"/>
              </w:rPr>
            </w:pPr>
          </w:p>
        </w:tc>
      </w:tr>
      <w:tr w:rsidR="00713B2B" w14:paraId="27AE4083" w14:textId="77777777">
        <w:trPr>
          <w:jc w:val="center"/>
        </w:trPr>
        <w:tc>
          <w:tcPr>
            <w:tcW w:w="1048" w:type="dxa"/>
            <w:vMerge w:val="restart"/>
            <w:tcBorders>
              <w:top w:val="nil"/>
              <w:left w:val="nil"/>
              <w:bottom w:val="nil"/>
              <w:right w:val="nil"/>
            </w:tcBorders>
            <w:vAlign w:val="center"/>
          </w:tcPr>
          <w:p w14:paraId="2E2E9B2B" w14:textId="77777777" w:rsidR="00713B2B" w:rsidRDefault="00D04354">
            <w:pPr>
              <w:jc w:val="center"/>
              <w:rPr>
                <w:rFonts w:ascii="Times New Roman" w:eastAsia="SimSun" w:hAnsi="Times New Roman" w:cs="SimSun"/>
              </w:rPr>
            </w:pPr>
            <w:r>
              <w:rPr>
                <w:rFonts w:ascii="Times New Roman" w:eastAsia="SimSun" w:hAnsi="Times New Roman" w:cs="SimSun" w:hint="eastAsia"/>
              </w:rPr>
              <w:t>回收</w:t>
            </w:r>
          </w:p>
          <w:p w14:paraId="4D039AC2" w14:textId="77777777" w:rsidR="00713B2B" w:rsidRDefault="00D04354">
            <w:pPr>
              <w:jc w:val="center"/>
              <w:rPr>
                <w:rFonts w:ascii="Times New Roman" w:eastAsia="SimSun" w:hAnsi="Times New Roman" w:cs="SimSun"/>
              </w:rPr>
            </w:pPr>
            <w:r>
              <w:rPr>
                <w:rFonts w:ascii="Times New Roman" w:eastAsia="SimSun" w:hAnsi="Times New Roman" w:cs="SimSun" w:hint="eastAsia"/>
              </w:rPr>
              <w:t>意愿</w:t>
            </w:r>
          </w:p>
          <w:p w14:paraId="1E54F206" w14:textId="77777777" w:rsidR="00713B2B" w:rsidRDefault="00D04354">
            <w:pPr>
              <w:jc w:val="center"/>
              <w:rPr>
                <w:rFonts w:ascii="Times New Roman" w:eastAsia="SimSun" w:hAnsi="Times New Roman" w:cs="SimSun"/>
              </w:rPr>
            </w:pPr>
            <w:r>
              <w:rPr>
                <w:rFonts w:ascii="Times New Roman" w:eastAsia="SimSun" w:hAnsi="Times New Roman" w:cs="SimSun" w:hint="eastAsia"/>
              </w:rPr>
              <w:t>（</w:t>
            </w:r>
            <w:r>
              <w:rPr>
                <w:rFonts w:ascii="Times New Roman" w:eastAsia="SimSun" w:hAnsi="Times New Roman" w:cs="SimSun" w:hint="eastAsia"/>
              </w:rPr>
              <w:t>RI</w:t>
            </w:r>
            <w:r>
              <w:rPr>
                <w:rFonts w:ascii="Times New Roman" w:eastAsia="SimSun" w:hAnsi="Times New Roman" w:cs="SimSun" w:hint="eastAsia"/>
              </w:rPr>
              <w:t>）</w:t>
            </w:r>
          </w:p>
        </w:tc>
        <w:tc>
          <w:tcPr>
            <w:tcW w:w="5581" w:type="dxa"/>
            <w:tcBorders>
              <w:top w:val="nil"/>
              <w:left w:val="nil"/>
              <w:bottom w:val="nil"/>
              <w:right w:val="nil"/>
            </w:tcBorders>
          </w:tcPr>
          <w:p w14:paraId="3BD59916" w14:textId="77777777" w:rsidR="00713B2B" w:rsidRDefault="00D04354">
            <w:pPr>
              <w:jc w:val="left"/>
              <w:rPr>
                <w:rFonts w:ascii="Times New Roman" w:eastAsia="SimSun" w:hAnsi="Times New Roman" w:cs="SimSun"/>
              </w:rPr>
            </w:pPr>
            <w:r>
              <w:rPr>
                <w:rFonts w:ascii="Times New Roman" w:eastAsia="SimSun" w:hAnsi="Times New Roman" w:cs="SimSun" w:hint="eastAsia"/>
              </w:rPr>
              <w:t>RI1</w:t>
            </w:r>
            <w:r>
              <w:rPr>
                <w:rFonts w:ascii="Times New Roman" w:eastAsia="SimSun" w:hAnsi="Times New Roman" w:cs="SimSun" w:hint="eastAsia"/>
              </w:rPr>
              <w:t>：我想参加快递包装回收行动</w:t>
            </w:r>
          </w:p>
        </w:tc>
        <w:tc>
          <w:tcPr>
            <w:tcW w:w="1893" w:type="dxa"/>
            <w:vMerge w:val="restart"/>
            <w:tcBorders>
              <w:top w:val="nil"/>
              <w:left w:val="nil"/>
              <w:bottom w:val="nil"/>
              <w:right w:val="nil"/>
            </w:tcBorders>
            <w:vAlign w:val="center"/>
          </w:tcPr>
          <w:p w14:paraId="0C5EB0B8" w14:textId="77777777" w:rsidR="00713B2B" w:rsidRDefault="00D04354">
            <w:pPr>
              <w:jc w:val="center"/>
              <w:rPr>
                <w:rFonts w:ascii="Times New Roman" w:eastAsia="SimSun" w:hAnsi="Times New Roman" w:cs="SimSun"/>
              </w:rPr>
            </w:pPr>
            <w:r>
              <w:rPr>
                <w:rFonts w:ascii="Times New Roman" w:eastAsia="SimSun" w:hAnsi="Times New Roman" w:cs="SimSun"/>
              </w:rPr>
              <w:t>Chen and Chen (2024)</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_Ref170821508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[58]</w:t>
            </w:r>
            <w:r>
              <w:rPr>
                <w:rFonts w:ascii="Times New Roman" w:eastAsia="SimSun" w:hAnsi="Times New Roman" w:cs="SimSun"/>
                <w:vertAlign w:val="superscript"/>
              </w:rPr>
              <w:fldChar w:fldCharType="end"/>
            </w:r>
            <w:r>
              <w:rPr>
                <w:rFonts w:ascii="Times New Roman" w:eastAsia="SimSun" w:hAnsi="Times New Roman" w:cs="SimSun"/>
              </w:rPr>
              <w:t>,</w:t>
            </w:r>
            <w:commentRangeStart w:id="57"/>
            <w:r>
              <w:rPr>
                <w:rFonts w:ascii="Times New Roman" w:eastAsia="SimSun" w:hAnsi="Times New Roman" w:cs="SimSun"/>
              </w:rPr>
              <w:t xml:space="preserve">  </w:t>
            </w:r>
            <w:commentRangeEnd w:id="57"/>
            <w:r w:rsidR="009967C0">
              <w:rPr>
                <w:rStyle w:val="CommentReference"/>
              </w:rPr>
              <w:commentReference w:id="57"/>
            </w:r>
            <w:r>
              <w:rPr>
                <w:rFonts w:ascii="Times New Roman" w:eastAsia="SimSun" w:hAnsi="Times New Roman" w:cs="SimSun"/>
              </w:rPr>
              <w:t>Ajzen (2002)</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_Ref188876662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[100]</w:t>
            </w:r>
            <w:r>
              <w:rPr>
                <w:rFonts w:ascii="Times New Roman" w:eastAsia="SimSun" w:hAnsi="Times New Roman" w:cs="SimSun"/>
                <w:vertAlign w:val="superscript"/>
              </w:rPr>
              <w:fldChar w:fldCharType="end"/>
            </w:r>
            <w:r>
              <w:rPr>
                <w:rFonts w:ascii="Times New Roman" w:eastAsia="SimSun" w:hAnsi="Times New Roman" w:cs="SimSun"/>
              </w:rPr>
              <w:t>, Song et al. (2023)</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_Ref188877052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[106]</w:t>
            </w:r>
            <w:r>
              <w:rPr>
                <w:rFonts w:ascii="Times New Roman" w:eastAsia="SimSun" w:hAnsi="Times New Roman" w:cs="SimSun"/>
                <w:vertAlign w:val="superscript"/>
              </w:rPr>
              <w:fldChar w:fldCharType="end"/>
            </w:r>
          </w:p>
        </w:tc>
      </w:tr>
      <w:tr w:rsidR="00713B2B" w14:paraId="461C0FD4" w14:textId="77777777">
        <w:trPr>
          <w:jc w:val="center"/>
        </w:trPr>
        <w:tc>
          <w:tcPr>
            <w:tcW w:w="1048" w:type="dxa"/>
            <w:vMerge/>
            <w:tcBorders>
              <w:top w:val="nil"/>
              <w:left w:val="nil"/>
              <w:bottom w:val="nil"/>
              <w:right w:val="nil"/>
            </w:tcBorders>
            <w:vAlign w:val="center"/>
          </w:tcPr>
          <w:p w14:paraId="62EDA7DF"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524DFE63" w14:textId="77777777" w:rsidR="00713B2B" w:rsidRDefault="00D04354">
            <w:pPr>
              <w:jc w:val="left"/>
              <w:rPr>
                <w:rFonts w:ascii="Times New Roman" w:eastAsia="SimSun" w:hAnsi="Times New Roman" w:cs="SimSun"/>
              </w:rPr>
            </w:pPr>
            <w:r>
              <w:rPr>
                <w:rFonts w:ascii="Times New Roman" w:eastAsia="SimSun" w:hAnsi="Times New Roman" w:cs="SimSun" w:hint="eastAsia"/>
              </w:rPr>
              <w:t>RI2</w:t>
            </w:r>
            <w:r>
              <w:rPr>
                <w:rFonts w:ascii="Times New Roman" w:eastAsia="SimSun" w:hAnsi="Times New Roman" w:cs="SimSun" w:hint="eastAsia"/>
              </w:rPr>
              <w:t>：我会主动鼓励我的朋友、同学</w:t>
            </w:r>
            <w:r>
              <w:rPr>
                <w:rFonts w:ascii="Times New Roman" w:eastAsia="SimSun" w:hAnsi="Times New Roman" w:cs="SimSun" w:hint="eastAsia"/>
              </w:rPr>
              <w:t>(</w:t>
            </w:r>
            <w:r>
              <w:rPr>
                <w:rFonts w:ascii="Times New Roman" w:eastAsia="SimSun" w:hAnsi="Times New Roman" w:cs="SimSun" w:hint="eastAsia"/>
              </w:rPr>
              <w:t>同事</w:t>
            </w:r>
            <w:r>
              <w:rPr>
                <w:rFonts w:ascii="Times New Roman" w:eastAsia="SimSun" w:hAnsi="Times New Roman" w:cs="SimSun" w:hint="eastAsia"/>
              </w:rPr>
              <w:t>)</w:t>
            </w:r>
            <w:r>
              <w:rPr>
                <w:rFonts w:ascii="Times New Roman" w:eastAsia="SimSun" w:hAnsi="Times New Roman" w:cs="SimSun" w:hint="eastAsia"/>
              </w:rPr>
              <w:t>、家人开展快递包装回收活动</w:t>
            </w:r>
          </w:p>
        </w:tc>
        <w:tc>
          <w:tcPr>
            <w:tcW w:w="1893" w:type="dxa"/>
            <w:vMerge/>
            <w:tcBorders>
              <w:top w:val="single" w:sz="4" w:space="0" w:color="auto"/>
              <w:left w:val="nil"/>
              <w:bottom w:val="nil"/>
              <w:right w:val="nil"/>
            </w:tcBorders>
            <w:vAlign w:val="center"/>
          </w:tcPr>
          <w:p w14:paraId="1524F6C8" w14:textId="77777777" w:rsidR="00713B2B" w:rsidRDefault="00713B2B">
            <w:pPr>
              <w:spacing w:line="360" w:lineRule="auto"/>
              <w:jc w:val="center"/>
              <w:rPr>
                <w:rFonts w:ascii="Times New Roman" w:eastAsia="SimSun" w:hAnsi="Times New Roman" w:cs="SimSun"/>
              </w:rPr>
            </w:pPr>
          </w:p>
        </w:tc>
      </w:tr>
      <w:tr w:rsidR="00713B2B" w14:paraId="224C3280" w14:textId="77777777">
        <w:trPr>
          <w:jc w:val="center"/>
        </w:trPr>
        <w:tc>
          <w:tcPr>
            <w:tcW w:w="1048" w:type="dxa"/>
            <w:vMerge/>
            <w:tcBorders>
              <w:top w:val="nil"/>
              <w:left w:val="nil"/>
              <w:bottom w:val="nil"/>
              <w:right w:val="nil"/>
            </w:tcBorders>
            <w:vAlign w:val="center"/>
          </w:tcPr>
          <w:p w14:paraId="3D980232"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0B990B43" w14:textId="77777777" w:rsidR="00713B2B" w:rsidRDefault="00D04354">
            <w:pPr>
              <w:jc w:val="left"/>
              <w:rPr>
                <w:rFonts w:ascii="Times New Roman" w:eastAsia="SimSun" w:hAnsi="Times New Roman" w:cs="SimSun"/>
              </w:rPr>
            </w:pPr>
            <w:r>
              <w:rPr>
                <w:rFonts w:ascii="Times New Roman" w:eastAsia="SimSun" w:hAnsi="Times New Roman" w:cs="SimSun" w:hint="eastAsia"/>
              </w:rPr>
              <w:t>RI3</w:t>
            </w:r>
            <w:r>
              <w:rPr>
                <w:rFonts w:ascii="Times New Roman" w:eastAsia="SimSun" w:hAnsi="Times New Roman" w:cs="SimSun" w:hint="eastAsia"/>
              </w:rPr>
              <w:t>：我愿意参与未来的快递包装回收计划</w:t>
            </w:r>
          </w:p>
        </w:tc>
        <w:tc>
          <w:tcPr>
            <w:tcW w:w="1893" w:type="dxa"/>
            <w:vMerge/>
            <w:tcBorders>
              <w:top w:val="single" w:sz="4" w:space="0" w:color="auto"/>
              <w:left w:val="nil"/>
              <w:bottom w:val="nil"/>
              <w:right w:val="nil"/>
            </w:tcBorders>
            <w:vAlign w:val="center"/>
          </w:tcPr>
          <w:p w14:paraId="0951CDAE" w14:textId="77777777" w:rsidR="00713B2B" w:rsidRDefault="00713B2B">
            <w:pPr>
              <w:spacing w:line="360" w:lineRule="auto"/>
              <w:jc w:val="center"/>
              <w:rPr>
                <w:rFonts w:ascii="Times New Roman" w:eastAsia="SimSun" w:hAnsi="Times New Roman" w:cs="SimSun"/>
              </w:rPr>
            </w:pPr>
          </w:p>
        </w:tc>
      </w:tr>
      <w:tr w:rsidR="00713B2B" w14:paraId="0DA00C72" w14:textId="77777777">
        <w:trPr>
          <w:jc w:val="center"/>
        </w:trPr>
        <w:tc>
          <w:tcPr>
            <w:tcW w:w="1048" w:type="dxa"/>
            <w:vMerge/>
            <w:tcBorders>
              <w:top w:val="nil"/>
              <w:left w:val="nil"/>
              <w:bottom w:val="nil"/>
              <w:right w:val="nil"/>
            </w:tcBorders>
            <w:vAlign w:val="center"/>
          </w:tcPr>
          <w:p w14:paraId="603A2B5E"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329EB14E" w14:textId="77777777" w:rsidR="00713B2B" w:rsidRDefault="00D04354">
            <w:pPr>
              <w:jc w:val="left"/>
              <w:rPr>
                <w:rFonts w:ascii="Times New Roman" w:eastAsia="SimSun" w:hAnsi="Times New Roman" w:cs="SimSun"/>
              </w:rPr>
            </w:pPr>
            <w:r>
              <w:rPr>
                <w:rFonts w:ascii="Times New Roman" w:eastAsia="SimSun" w:hAnsi="Times New Roman" w:cs="SimSun" w:hint="eastAsia"/>
              </w:rPr>
              <w:t>RI4</w:t>
            </w:r>
            <w:r>
              <w:rPr>
                <w:rFonts w:ascii="Times New Roman" w:eastAsia="SimSun" w:hAnsi="Times New Roman" w:cs="SimSun" w:hint="eastAsia"/>
              </w:rPr>
              <w:t>：只要我能够回收快递包装，我就会这样做</w:t>
            </w:r>
          </w:p>
        </w:tc>
        <w:tc>
          <w:tcPr>
            <w:tcW w:w="1893" w:type="dxa"/>
            <w:vMerge/>
            <w:tcBorders>
              <w:top w:val="single" w:sz="4" w:space="0" w:color="auto"/>
              <w:left w:val="nil"/>
              <w:bottom w:val="nil"/>
              <w:right w:val="nil"/>
            </w:tcBorders>
            <w:vAlign w:val="center"/>
          </w:tcPr>
          <w:p w14:paraId="0D04D65B" w14:textId="77777777" w:rsidR="00713B2B" w:rsidRDefault="00713B2B">
            <w:pPr>
              <w:spacing w:line="360" w:lineRule="auto"/>
              <w:jc w:val="center"/>
              <w:rPr>
                <w:rFonts w:ascii="Times New Roman" w:eastAsia="SimSun" w:hAnsi="Times New Roman" w:cs="SimSun"/>
              </w:rPr>
            </w:pPr>
          </w:p>
        </w:tc>
      </w:tr>
      <w:tr w:rsidR="00713B2B" w14:paraId="7B9048F1" w14:textId="77777777">
        <w:trPr>
          <w:jc w:val="center"/>
        </w:trPr>
        <w:tc>
          <w:tcPr>
            <w:tcW w:w="1048" w:type="dxa"/>
            <w:vMerge w:val="restart"/>
            <w:tcBorders>
              <w:top w:val="nil"/>
              <w:left w:val="nil"/>
              <w:bottom w:val="nil"/>
              <w:right w:val="nil"/>
            </w:tcBorders>
            <w:vAlign w:val="center"/>
          </w:tcPr>
          <w:p w14:paraId="500A2B68" w14:textId="77777777" w:rsidR="00713B2B" w:rsidRDefault="00D04354">
            <w:pPr>
              <w:jc w:val="center"/>
              <w:rPr>
                <w:rFonts w:ascii="Times New Roman" w:eastAsia="SimSun" w:hAnsi="Times New Roman" w:cs="SimSun"/>
              </w:rPr>
            </w:pPr>
            <w:r>
              <w:rPr>
                <w:rFonts w:ascii="Times New Roman" w:eastAsia="SimSun" w:hAnsi="Times New Roman" w:cs="SimSun" w:hint="eastAsia"/>
              </w:rPr>
              <w:t>回收</w:t>
            </w:r>
          </w:p>
          <w:p w14:paraId="31302540" w14:textId="77777777" w:rsidR="00713B2B" w:rsidRDefault="00D04354">
            <w:pPr>
              <w:jc w:val="center"/>
              <w:rPr>
                <w:rFonts w:ascii="Times New Roman" w:eastAsia="SimSun" w:hAnsi="Times New Roman" w:cs="SimSun"/>
              </w:rPr>
            </w:pPr>
            <w:r>
              <w:rPr>
                <w:rFonts w:ascii="Times New Roman" w:eastAsia="SimSun" w:hAnsi="Times New Roman" w:cs="SimSun" w:hint="eastAsia"/>
              </w:rPr>
              <w:t>行为</w:t>
            </w:r>
          </w:p>
          <w:p w14:paraId="1F11D461" w14:textId="77777777" w:rsidR="00713B2B" w:rsidRDefault="00D04354">
            <w:pPr>
              <w:jc w:val="center"/>
              <w:rPr>
                <w:rFonts w:ascii="Times New Roman" w:eastAsia="SimSun" w:hAnsi="Times New Roman" w:cs="SimSun"/>
              </w:rPr>
            </w:pPr>
            <w:r>
              <w:rPr>
                <w:rFonts w:ascii="Times New Roman" w:eastAsia="SimSun" w:hAnsi="Times New Roman" w:cs="SimSun" w:hint="eastAsia"/>
              </w:rPr>
              <w:t>（</w:t>
            </w:r>
            <w:r>
              <w:rPr>
                <w:rFonts w:ascii="Times New Roman" w:eastAsia="SimSun" w:hAnsi="Times New Roman" w:cs="SimSun" w:hint="eastAsia"/>
              </w:rPr>
              <w:t>RB</w:t>
            </w:r>
            <w:r>
              <w:rPr>
                <w:rFonts w:ascii="Times New Roman" w:eastAsia="SimSun" w:hAnsi="Times New Roman" w:cs="SimSun" w:hint="eastAsia"/>
              </w:rPr>
              <w:t>）</w:t>
            </w:r>
          </w:p>
        </w:tc>
        <w:tc>
          <w:tcPr>
            <w:tcW w:w="5581" w:type="dxa"/>
            <w:tcBorders>
              <w:top w:val="nil"/>
              <w:left w:val="nil"/>
              <w:bottom w:val="nil"/>
              <w:right w:val="nil"/>
            </w:tcBorders>
          </w:tcPr>
          <w:p w14:paraId="0A0D55B3" w14:textId="77777777" w:rsidR="00713B2B" w:rsidRDefault="00D04354">
            <w:pPr>
              <w:jc w:val="left"/>
              <w:rPr>
                <w:rFonts w:ascii="Times New Roman" w:eastAsia="SimSun" w:hAnsi="Times New Roman" w:cs="SimSun"/>
              </w:rPr>
            </w:pPr>
            <w:r>
              <w:rPr>
                <w:rFonts w:ascii="Times New Roman" w:eastAsia="SimSun" w:hAnsi="Times New Roman" w:cs="SimSun" w:hint="eastAsia"/>
              </w:rPr>
              <w:t>RB1</w:t>
            </w:r>
            <w:r>
              <w:rPr>
                <w:rFonts w:ascii="Times New Roman" w:eastAsia="SimSun" w:hAnsi="Times New Roman" w:cs="SimSun" w:hint="eastAsia"/>
              </w:rPr>
              <w:t>：在过去一个月内，我把快递包装放在菜鸟驿站的回收箱内</w:t>
            </w:r>
            <w:r>
              <w:rPr>
                <w:rFonts w:ascii="Times New Roman" w:eastAsia="SimSun" w:hAnsi="Times New Roman" w:cs="SimSun" w:hint="eastAsia"/>
              </w:rPr>
              <w:t>/</w:t>
            </w:r>
            <w:r>
              <w:rPr>
                <w:rFonts w:ascii="Times New Roman" w:eastAsia="SimSun" w:hAnsi="Times New Roman" w:cs="SimSun" w:hint="eastAsia"/>
              </w:rPr>
              <w:t>快递智能柜</w:t>
            </w:r>
            <w:r>
              <w:rPr>
                <w:rFonts w:ascii="Times New Roman" w:eastAsia="SimSun" w:hAnsi="Times New Roman" w:cs="SimSun" w:hint="eastAsia"/>
              </w:rPr>
              <w:t>/</w:t>
            </w:r>
            <w:r>
              <w:rPr>
                <w:rFonts w:ascii="Times New Roman" w:eastAsia="SimSun" w:hAnsi="Times New Roman" w:cs="SimSun" w:hint="eastAsia"/>
              </w:rPr>
              <w:t>退回给快递员</w:t>
            </w:r>
          </w:p>
        </w:tc>
        <w:tc>
          <w:tcPr>
            <w:tcW w:w="1893" w:type="dxa"/>
            <w:vMerge w:val="restart"/>
            <w:tcBorders>
              <w:top w:val="nil"/>
              <w:left w:val="nil"/>
              <w:bottom w:val="nil"/>
              <w:right w:val="nil"/>
            </w:tcBorders>
            <w:vAlign w:val="center"/>
          </w:tcPr>
          <w:p w14:paraId="3C9D59F1" w14:textId="77777777" w:rsidR="00713B2B" w:rsidRDefault="00D04354">
            <w:pPr>
              <w:jc w:val="center"/>
              <w:rPr>
                <w:rFonts w:ascii="Times New Roman" w:eastAsia="SimSun" w:hAnsi="Times New Roman" w:cs="SimSun"/>
              </w:rPr>
            </w:pPr>
            <w:r>
              <w:rPr>
                <w:rFonts w:ascii="Times New Roman" w:eastAsia="SimSun" w:hAnsi="Times New Roman" w:cs="SimSun"/>
              </w:rPr>
              <w:t>Yang et al. (2024)</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_Ref188877160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[107]</w:t>
            </w:r>
            <w:r>
              <w:rPr>
                <w:rFonts w:ascii="Times New Roman" w:eastAsia="SimSun" w:hAnsi="Times New Roman" w:cs="SimSun"/>
                <w:vertAlign w:val="superscript"/>
              </w:rPr>
              <w:fldChar w:fldCharType="end"/>
            </w:r>
            <w:r>
              <w:rPr>
                <w:rFonts w:ascii="Times New Roman" w:eastAsia="SimSun" w:hAnsi="Times New Roman" w:cs="SimSun"/>
              </w:rPr>
              <w:t>, Wu et al. (2024)</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_Ref188218240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[3]</w:t>
            </w:r>
            <w:r>
              <w:rPr>
                <w:rFonts w:ascii="Times New Roman" w:eastAsia="SimSun" w:hAnsi="Times New Roman" w:cs="SimSun"/>
                <w:vertAlign w:val="superscript"/>
              </w:rPr>
              <w:fldChar w:fldCharType="end"/>
            </w:r>
          </w:p>
        </w:tc>
      </w:tr>
      <w:tr w:rsidR="00713B2B" w14:paraId="7D78355C" w14:textId="77777777">
        <w:trPr>
          <w:jc w:val="center"/>
        </w:trPr>
        <w:tc>
          <w:tcPr>
            <w:tcW w:w="1048" w:type="dxa"/>
            <w:vMerge/>
            <w:tcBorders>
              <w:top w:val="nil"/>
              <w:left w:val="nil"/>
              <w:bottom w:val="nil"/>
              <w:right w:val="nil"/>
            </w:tcBorders>
            <w:vAlign w:val="center"/>
          </w:tcPr>
          <w:p w14:paraId="694B2FF2"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047B546C" w14:textId="77777777" w:rsidR="00713B2B" w:rsidRDefault="00D04354">
            <w:pPr>
              <w:jc w:val="left"/>
              <w:rPr>
                <w:rFonts w:ascii="Times New Roman" w:eastAsia="SimSun" w:hAnsi="Times New Roman" w:cs="SimSun"/>
              </w:rPr>
            </w:pPr>
            <w:r>
              <w:rPr>
                <w:rFonts w:ascii="Times New Roman" w:eastAsia="SimSun" w:hAnsi="Times New Roman" w:cs="SimSun" w:hint="eastAsia"/>
              </w:rPr>
              <w:t>RB2</w:t>
            </w:r>
            <w:r>
              <w:rPr>
                <w:rFonts w:ascii="Times New Roman" w:eastAsia="SimSun" w:hAnsi="Times New Roman" w:cs="SimSun" w:hint="eastAsia"/>
              </w:rPr>
              <w:t>：在过去一个月内，我坚持进行快递包装回收</w:t>
            </w:r>
          </w:p>
        </w:tc>
        <w:tc>
          <w:tcPr>
            <w:tcW w:w="1893" w:type="dxa"/>
            <w:vMerge/>
            <w:tcBorders>
              <w:top w:val="single" w:sz="4" w:space="0" w:color="auto"/>
              <w:left w:val="nil"/>
              <w:bottom w:val="nil"/>
              <w:right w:val="nil"/>
            </w:tcBorders>
            <w:vAlign w:val="center"/>
          </w:tcPr>
          <w:p w14:paraId="0A62703B" w14:textId="77777777" w:rsidR="00713B2B" w:rsidRDefault="00713B2B">
            <w:pPr>
              <w:spacing w:line="360" w:lineRule="auto"/>
              <w:jc w:val="center"/>
              <w:rPr>
                <w:rFonts w:ascii="Times New Roman" w:eastAsia="SimSun" w:hAnsi="Times New Roman" w:cs="SimSun"/>
              </w:rPr>
            </w:pPr>
          </w:p>
        </w:tc>
      </w:tr>
      <w:tr w:rsidR="00713B2B" w14:paraId="2E51E49E" w14:textId="77777777">
        <w:trPr>
          <w:jc w:val="center"/>
        </w:trPr>
        <w:tc>
          <w:tcPr>
            <w:tcW w:w="1048" w:type="dxa"/>
            <w:vMerge/>
            <w:tcBorders>
              <w:top w:val="nil"/>
              <w:left w:val="nil"/>
              <w:bottom w:val="nil"/>
              <w:right w:val="nil"/>
            </w:tcBorders>
            <w:vAlign w:val="center"/>
          </w:tcPr>
          <w:p w14:paraId="07A417E4"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3D3536E8" w14:textId="77777777" w:rsidR="00713B2B" w:rsidRDefault="00D04354">
            <w:pPr>
              <w:jc w:val="left"/>
              <w:rPr>
                <w:rFonts w:ascii="Times New Roman" w:eastAsia="SimSun" w:hAnsi="Times New Roman" w:cs="SimSun"/>
              </w:rPr>
            </w:pPr>
            <w:r>
              <w:rPr>
                <w:rFonts w:ascii="Times New Roman" w:eastAsia="SimSun" w:hAnsi="Times New Roman" w:cs="SimSun" w:hint="eastAsia"/>
              </w:rPr>
              <w:t>RB3</w:t>
            </w:r>
            <w:r>
              <w:rPr>
                <w:rFonts w:ascii="Times New Roman" w:eastAsia="SimSun" w:hAnsi="Times New Roman" w:cs="SimSun" w:hint="eastAsia"/>
              </w:rPr>
              <w:t>：在过去一个月内，我已经采取行动参加了快递包装回收活动</w:t>
            </w:r>
          </w:p>
        </w:tc>
        <w:tc>
          <w:tcPr>
            <w:tcW w:w="1893" w:type="dxa"/>
            <w:vMerge/>
            <w:tcBorders>
              <w:top w:val="single" w:sz="4" w:space="0" w:color="auto"/>
              <w:left w:val="nil"/>
              <w:bottom w:val="nil"/>
              <w:right w:val="nil"/>
            </w:tcBorders>
            <w:vAlign w:val="center"/>
          </w:tcPr>
          <w:p w14:paraId="3D883B26" w14:textId="77777777" w:rsidR="00713B2B" w:rsidRDefault="00713B2B">
            <w:pPr>
              <w:spacing w:line="360" w:lineRule="auto"/>
              <w:jc w:val="center"/>
              <w:rPr>
                <w:rFonts w:ascii="Times New Roman" w:eastAsia="SimSun" w:hAnsi="Times New Roman" w:cs="SimSun"/>
              </w:rPr>
            </w:pPr>
          </w:p>
        </w:tc>
      </w:tr>
      <w:tr w:rsidR="00713B2B" w14:paraId="0F075545" w14:textId="77777777">
        <w:trPr>
          <w:jc w:val="center"/>
        </w:trPr>
        <w:tc>
          <w:tcPr>
            <w:tcW w:w="1048" w:type="dxa"/>
            <w:vMerge w:val="restart"/>
            <w:tcBorders>
              <w:top w:val="nil"/>
              <w:left w:val="nil"/>
              <w:bottom w:val="nil"/>
              <w:right w:val="nil"/>
            </w:tcBorders>
            <w:vAlign w:val="center"/>
          </w:tcPr>
          <w:p w14:paraId="16BC43A3" w14:textId="77777777" w:rsidR="00713B2B" w:rsidRDefault="00D04354">
            <w:pPr>
              <w:jc w:val="center"/>
              <w:rPr>
                <w:rFonts w:ascii="Times New Roman" w:eastAsia="SimSun" w:hAnsi="Times New Roman" w:cs="SimSun"/>
              </w:rPr>
            </w:pPr>
            <w:r>
              <w:rPr>
                <w:rFonts w:ascii="Times New Roman" w:eastAsia="SimSun" w:hAnsi="Times New Roman" w:cs="SimSun" w:hint="eastAsia"/>
              </w:rPr>
              <w:t>激励</w:t>
            </w:r>
          </w:p>
          <w:p w14:paraId="4F7B8D92" w14:textId="77777777" w:rsidR="00713B2B" w:rsidRDefault="00D04354">
            <w:pPr>
              <w:jc w:val="center"/>
              <w:rPr>
                <w:rFonts w:ascii="Times New Roman" w:eastAsia="SimSun" w:hAnsi="Times New Roman" w:cs="SimSun"/>
              </w:rPr>
            </w:pPr>
            <w:r>
              <w:rPr>
                <w:rFonts w:ascii="Times New Roman" w:eastAsia="SimSun" w:hAnsi="Times New Roman" w:cs="SimSun" w:hint="eastAsia"/>
              </w:rPr>
              <w:t>（</w:t>
            </w:r>
            <w:r>
              <w:rPr>
                <w:rFonts w:ascii="Times New Roman" w:eastAsia="SimSun" w:hAnsi="Times New Roman" w:cs="SimSun" w:hint="eastAsia"/>
              </w:rPr>
              <w:t>IN</w:t>
            </w:r>
            <w:r>
              <w:rPr>
                <w:rFonts w:ascii="Times New Roman" w:eastAsia="SimSun" w:hAnsi="Times New Roman" w:cs="SimSun" w:hint="eastAsia"/>
              </w:rPr>
              <w:t>）</w:t>
            </w:r>
          </w:p>
        </w:tc>
        <w:tc>
          <w:tcPr>
            <w:tcW w:w="5581" w:type="dxa"/>
            <w:tcBorders>
              <w:top w:val="nil"/>
              <w:left w:val="nil"/>
              <w:bottom w:val="nil"/>
              <w:right w:val="nil"/>
            </w:tcBorders>
          </w:tcPr>
          <w:p w14:paraId="51F2ED35" w14:textId="77777777" w:rsidR="00713B2B" w:rsidRDefault="00D04354">
            <w:pPr>
              <w:jc w:val="left"/>
              <w:rPr>
                <w:rFonts w:ascii="Times New Roman" w:eastAsia="SimSun" w:hAnsi="Times New Roman"/>
              </w:rPr>
            </w:pPr>
            <w:r>
              <w:rPr>
                <w:rFonts w:ascii="Times New Roman" w:eastAsia="SimSun" w:hAnsi="Times New Roman" w:hint="eastAsia"/>
              </w:rPr>
              <w:t>IN1</w:t>
            </w:r>
            <w:r>
              <w:rPr>
                <w:rFonts w:ascii="Times New Roman" w:eastAsia="SimSun" w:hAnsi="Times New Roman" w:hint="eastAsia"/>
              </w:rPr>
              <w:t>：如果回收快递包装可以获得积分，用于兑换小礼品或抵扣寄件费用，我愿意参与</w:t>
            </w:r>
          </w:p>
        </w:tc>
        <w:tc>
          <w:tcPr>
            <w:tcW w:w="1893" w:type="dxa"/>
            <w:vMerge w:val="restart"/>
            <w:tcBorders>
              <w:top w:val="nil"/>
              <w:left w:val="nil"/>
              <w:bottom w:val="nil"/>
              <w:right w:val="nil"/>
            </w:tcBorders>
            <w:vAlign w:val="center"/>
          </w:tcPr>
          <w:p w14:paraId="6F82FBEB" w14:textId="77777777" w:rsidR="00713B2B" w:rsidRDefault="00D04354">
            <w:pPr>
              <w:jc w:val="center"/>
              <w:rPr>
                <w:rFonts w:ascii="Times New Roman" w:eastAsia="SimSun" w:hAnsi="Times New Roman" w:cs="SimSun"/>
              </w:rPr>
            </w:pPr>
            <w:r>
              <w:rPr>
                <w:rFonts w:ascii="Times New Roman" w:eastAsia="SimSun" w:hAnsi="Times New Roman" w:cs="SimSun"/>
              </w:rPr>
              <w:t>Chen and Chen (2024)</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_Ref170821508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[58]</w:t>
            </w:r>
            <w:r>
              <w:rPr>
                <w:rFonts w:ascii="Times New Roman" w:eastAsia="SimSun" w:hAnsi="Times New Roman" w:cs="SimSun"/>
                <w:vertAlign w:val="superscript"/>
              </w:rPr>
              <w:fldChar w:fldCharType="end"/>
            </w:r>
            <w:r>
              <w:rPr>
                <w:rFonts w:ascii="Times New Roman" w:eastAsia="SimSun" w:hAnsi="Times New Roman" w:cs="SimSun"/>
              </w:rPr>
              <w:t xml:space="preserve">, De </w:t>
            </w:r>
            <w:commentRangeStart w:id="58"/>
            <w:proofErr w:type="gramStart"/>
            <w:r>
              <w:rPr>
                <w:rFonts w:ascii="Times New Roman" w:eastAsia="SimSun" w:hAnsi="Times New Roman" w:cs="SimSun"/>
              </w:rPr>
              <w:t>Young(</w:t>
            </w:r>
            <w:commentRangeEnd w:id="58"/>
            <w:proofErr w:type="gramEnd"/>
            <w:r w:rsidR="00C757D9">
              <w:rPr>
                <w:rStyle w:val="CommentReference"/>
              </w:rPr>
              <w:commentReference w:id="58"/>
            </w:r>
            <w:commentRangeStart w:id="59"/>
            <w:r>
              <w:rPr>
                <w:rFonts w:ascii="Times New Roman" w:eastAsia="SimSun" w:hAnsi="Times New Roman" w:cs="SimSun"/>
              </w:rPr>
              <w:t>1988-1989</w:t>
            </w:r>
            <w:commentRangeEnd w:id="59"/>
            <w:r w:rsidR="005F27F7">
              <w:rPr>
                <w:rStyle w:val="CommentReference"/>
              </w:rPr>
              <w:commentReference w:id="59"/>
            </w:r>
            <w:r>
              <w:rPr>
                <w:rFonts w:ascii="Times New Roman" w:eastAsia="SimSun" w:hAnsi="Times New Roman" w:cs="SimSun"/>
              </w:rPr>
              <w:t>)</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_Ref188877268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[108]</w:t>
            </w:r>
            <w:r>
              <w:rPr>
                <w:rFonts w:ascii="Times New Roman" w:eastAsia="SimSun" w:hAnsi="Times New Roman" w:cs="SimSun"/>
                <w:vertAlign w:val="superscript"/>
              </w:rPr>
              <w:fldChar w:fldCharType="end"/>
            </w:r>
            <w:r>
              <w:rPr>
                <w:rFonts w:ascii="Times New Roman" w:eastAsia="SimSun" w:hAnsi="Times New Roman" w:cs="SimSun"/>
              </w:rPr>
              <w:t xml:space="preserve"> </w:t>
            </w:r>
          </w:p>
        </w:tc>
      </w:tr>
      <w:tr w:rsidR="00713B2B" w14:paraId="4861DB8C" w14:textId="77777777">
        <w:trPr>
          <w:jc w:val="center"/>
        </w:trPr>
        <w:tc>
          <w:tcPr>
            <w:tcW w:w="1048" w:type="dxa"/>
            <w:vMerge/>
            <w:tcBorders>
              <w:top w:val="nil"/>
              <w:left w:val="nil"/>
              <w:bottom w:val="nil"/>
              <w:right w:val="nil"/>
            </w:tcBorders>
            <w:vAlign w:val="center"/>
          </w:tcPr>
          <w:p w14:paraId="275EE4F3"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7E82108C" w14:textId="77777777" w:rsidR="00713B2B" w:rsidRDefault="00D04354">
            <w:pPr>
              <w:jc w:val="left"/>
              <w:rPr>
                <w:rFonts w:ascii="Times New Roman" w:eastAsia="SimSun" w:hAnsi="Times New Roman"/>
              </w:rPr>
            </w:pPr>
            <w:r>
              <w:rPr>
                <w:rFonts w:ascii="Times New Roman" w:eastAsia="SimSun" w:hAnsi="Times New Roman" w:hint="eastAsia"/>
              </w:rPr>
              <w:t>IN2</w:t>
            </w:r>
            <w:r>
              <w:rPr>
                <w:rFonts w:ascii="Times New Roman" w:eastAsia="SimSun" w:hAnsi="Times New Roman" w:hint="eastAsia"/>
              </w:rPr>
              <w:t>：如果回收快递包装可以获得积分，并阶段性进行积分排名公布，将会提高我进行快递包装回收的积极性</w:t>
            </w:r>
          </w:p>
        </w:tc>
        <w:tc>
          <w:tcPr>
            <w:tcW w:w="1893" w:type="dxa"/>
            <w:vMerge/>
            <w:tcBorders>
              <w:top w:val="single" w:sz="4" w:space="0" w:color="auto"/>
              <w:left w:val="nil"/>
              <w:bottom w:val="nil"/>
              <w:right w:val="nil"/>
            </w:tcBorders>
            <w:vAlign w:val="center"/>
          </w:tcPr>
          <w:p w14:paraId="5EC1B5A1" w14:textId="77777777" w:rsidR="00713B2B" w:rsidRDefault="00713B2B">
            <w:pPr>
              <w:spacing w:line="360" w:lineRule="auto"/>
              <w:jc w:val="center"/>
              <w:rPr>
                <w:rFonts w:ascii="Times New Roman" w:eastAsia="SimSun" w:hAnsi="Times New Roman" w:cs="SimSun"/>
              </w:rPr>
            </w:pPr>
          </w:p>
        </w:tc>
      </w:tr>
      <w:tr w:rsidR="00713B2B" w14:paraId="2129AAE4" w14:textId="77777777">
        <w:trPr>
          <w:jc w:val="center"/>
        </w:trPr>
        <w:tc>
          <w:tcPr>
            <w:tcW w:w="1048" w:type="dxa"/>
            <w:vMerge/>
            <w:tcBorders>
              <w:top w:val="nil"/>
              <w:left w:val="nil"/>
              <w:bottom w:val="nil"/>
              <w:right w:val="nil"/>
            </w:tcBorders>
            <w:vAlign w:val="center"/>
          </w:tcPr>
          <w:p w14:paraId="6D305F93"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73CF82CF" w14:textId="77777777" w:rsidR="00713B2B" w:rsidRDefault="00D04354">
            <w:pPr>
              <w:jc w:val="left"/>
              <w:rPr>
                <w:rFonts w:ascii="Times New Roman" w:eastAsia="SimSun" w:hAnsi="Times New Roman"/>
              </w:rPr>
            </w:pPr>
            <w:r>
              <w:rPr>
                <w:rFonts w:ascii="Times New Roman" w:eastAsia="SimSun" w:hAnsi="Times New Roman" w:hint="eastAsia"/>
              </w:rPr>
              <w:t>IN3</w:t>
            </w:r>
            <w:r>
              <w:rPr>
                <w:rFonts w:ascii="Times New Roman" w:eastAsia="SimSun" w:hAnsi="Times New Roman" w:hint="eastAsia"/>
              </w:rPr>
              <w:t>：如果回收快递包装将获得现金奖励，将会提高我进行快递包装回收的积极性</w:t>
            </w:r>
          </w:p>
        </w:tc>
        <w:tc>
          <w:tcPr>
            <w:tcW w:w="1893" w:type="dxa"/>
            <w:vMerge/>
            <w:tcBorders>
              <w:top w:val="single" w:sz="4" w:space="0" w:color="auto"/>
              <w:left w:val="nil"/>
              <w:bottom w:val="nil"/>
              <w:right w:val="nil"/>
            </w:tcBorders>
            <w:vAlign w:val="center"/>
          </w:tcPr>
          <w:p w14:paraId="7ADA3B81" w14:textId="77777777" w:rsidR="00713B2B" w:rsidRDefault="00713B2B">
            <w:pPr>
              <w:spacing w:line="360" w:lineRule="auto"/>
              <w:jc w:val="center"/>
              <w:rPr>
                <w:rFonts w:ascii="Times New Roman" w:eastAsia="SimSun" w:hAnsi="Times New Roman" w:cs="SimSun"/>
              </w:rPr>
            </w:pPr>
          </w:p>
        </w:tc>
      </w:tr>
      <w:tr w:rsidR="00713B2B" w14:paraId="7421DBCB" w14:textId="77777777">
        <w:trPr>
          <w:jc w:val="center"/>
        </w:trPr>
        <w:tc>
          <w:tcPr>
            <w:tcW w:w="1048" w:type="dxa"/>
            <w:vMerge/>
            <w:tcBorders>
              <w:top w:val="nil"/>
              <w:left w:val="nil"/>
              <w:bottom w:val="nil"/>
              <w:right w:val="nil"/>
            </w:tcBorders>
            <w:vAlign w:val="center"/>
          </w:tcPr>
          <w:p w14:paraId="568DBD60"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16A6EFD5" w14:textId="77777777" w:rsidR="00713B2B" w:rsidRDefault="00D04354">
            <w:pPr>
              <w:jc w:val="left"/>
              <w:rPr>
                <w:rFonts w:ascii="Times New Roman" w:eastAsia="SimSun" w:hAnsi="Times New Roman"/>
              </w:rPr>
            </w:pPr>
            <w:r>
              <w:rPr>
                <w:rFonts w:ascii="Times New Roman" w:eastAsia="SimSun" w:hAnsi="Times New Roman" w:hint="eastAsia"/>
              </w:rPr>
              <w:t>IN4</w:t>
            </w:r>
            <w:r>
              <w:rPr>
                <w:rFonts w:ascii="Times New Roman" w:eastAsia="SimSun" w:hAnsi="Times New Roman" w:hint="eastAsia"/>
              </w:rPr>
              <w:t>：如果能因进行快递包装回收得到“环保卫士”荣誉称号或者其他环保荣誉证书，我愿意参与快递包装回收</w:t>
            </w:r>
          </w:p>
        </w:tc>
        <w:tc>
          <w:tcPr>
            <w:tcW w:w="1893" w:type="dxa"/>
            <w:vMerge/>
            <w:tcBorders>
              <w:top w:val="single" w:sz="4" w:space="0" w:color="auto"/>
              <w:left w:val="nil"/>
              <w:bottom w:val="nil"/>
              <w:right w:val="nil"/>
            </w:tcBorders>
            <w:vAlign w:val="center"/>
          </w:tcPr>
          <w:p w14:paraId="1D4B7DB2" w14:textId="77777777" w:rsidR="00713B2B" w:rsidRDefault="00713B2B">
            <w:pPr>
              <w:spacing w:line="360" w:lineRule="auto"/>
              <w:jc w:val="center"/>
              <w:rPr>
                <w:rFonts w:ascii="Times New Roman" w:eastAsia="SimSun" w:hAnsi="Times New Roman" w:cs="SimSun"/>
              </w:rPr>
            </w:pPr>
          </w:p>
        </w:tc>
      </w:tr>
      <w:tr w:rsidR="00713B2B" w14:paraId="799ABEFA" w14:textId="77777777">
        <w:trPr>
          <w:jc w:val="center"/>
        </w:trPr>
        <w:tc>
          <w:tcPr>
            <w:tcW w:w="1048" w:type="dxa"/>
            <w:vMerge w:val="restart"/>
            <w:tcBorders>
              <w:top w:val="nil"/>
              <w:left w:val="nil"/>
              <w:bottom w:val="nil"/>
              <w:right w:val="nil"/>
            </w:tcBorders>
            <w:vAlign w:val="center"/>
          </w:tcPr>
          <w:p w14:paraId="51F9FB8C" w14:textId="77777777" w:rsidR="00713B2B" w:rsidRDefault="00D04354">
            <w:pPr>
              <w:jc w:val="center"/>
              <w:rPr>
                <w:rFonts w:ascii="Times New Roman" w:eastAsia="SimSun" w:hAnsi="Times New Roman" w:cs="SimSun"/>
              </w:rPr>
            </w:pPr>
            <w:r>
              <w:rPr>
                <w:rFonts w:ascii="Times New Roman" w:eastAsia="SimSun" w:hAnsi="Times New Roman" w:cs="SimSun" w:hint="eastAsia"/>
              </w:rPr>
              <w:t>促进</w:t>
            </w:r>
          </w:p>
          <w:p w14:paraId="7E340CFC" w14:textId="77777777" w:rsidR="00713B2B" w:rsidRDefault="00D04354">
            <w:pPr>
              <w:jc w:val="center"/>
              <w:rPr>
                <w:rFonts w:ascii="Times New Roman" w:eastAsia="SimSun" w:hAnsi="Times New Roman" w:cs="SimSun"/>
              </w:rPr>
            </w:pPr>
            <w:r>
              <w:rPr>
                <w:rFonts w:ascii="Times New Roman" w:eastAsia="SimSun" w:hAnsi="Times New Roman" w:cs="SimSun" w:hint="eastAsia"/>
              </w:rPr>
              <w:t>条件（</w:t>
            </w:r>
            <w:r>
              <w:rPr>
                <w:rFonts w:ascii="Times New Roman" w:eastAsia="SimSun" w:hAnsi="Times New Roman" w:cs="SimSun" w:hint="eastAsia"/>
              </w:rPr>
              <w:t>F</w:t>
            </w:r>
            <w:r>
              <w:rPr>
                <w:rFonts w:ascii="Times New Roman" w:eastAsia="SimSun" w:hAnsi="Times New Roman" w:cs="SimSun"/>
              </w:rPr>
              <w:t>C</w:t>
            </w:r>
            <w:r>
              <w:rPr>
                <w:rFonts w:ascii="Times New Roman" w:eastAsia="SimSun" w:hAnsi="Times New Roman" w:cs="SimSun" w:hint="eastAsia"/>
              </w:rPr>
              <w:t>）</w:t>
            </w:r>
          </w:p>
        </w:tc>
        <w:tc>
          <w:tcPr>
            <w:tcW w:w="5581" w:type="dxa"/>
            <w:tcBorders>
              <w:top w:val="nil"/>
              <w:left w:val="nil"/>
              <w:bottom w:val="nil"/>
              <w:right w:val="nil"/>
            </w:tcBorders>
          </w:tcPr>
          <w:p w14:paraId="2DE32BAA" w14:textId="77777777" w:rsidR="00713B2B" w:rsidRDefault="00D04354">
            <w:pPr>
              <w:jc w:val="left"/>
              <w:rPr>
                <w:rFonts w:ascii="Times New Roman" w:eastAsia="SimSun" w:hAnsi="Times New Roman"/>
              </w:rPr>
            </w:pPr>
            <w:r>
              <w:rPr>
                <w:rFonts w:ascii="Times New Roman" w:eastAsia="SimSun" w:hAnsi="Times New Roman"/>
              </w:rPr>
              <w:t>FC</w:t>
            </w:r>
            <w:r>
              <w:rPr>
                <w:rFonts w:ascii="Times New Roman" w:eastAsia="SimSun" w:hAnsi="Times New Roman" w:hint="eastAsia"/>
              </w:rPr>
              <w:t>1</w:t>
            </w:r>
            <w:r>
              <w:rPr>
                <w:rFonts w:ascii="Times New Roman" w:eastAsia="SimSun" w:hAnsi="Times New Roman" w:hint="eastAsia"/>
              </w:rPr>
              <w:t>：快递包装回收利用效果好</w:t>
            </w:r>
            <w:r>
              <w:rPr>
                <w:rFonts w:ascii="Times New Roman" w:eastAsia="SimSun" w:hAnsi="Times New Roman" w:hint="eastAsia"/>
              </w:rPr>
              <w:t>,</w:t>
            </w:r>
            <w:r>
              <w:rPr>
                <w:rFonts w:ascii="Times New Roman" w:eastAsia="SimSun" w:hAnsi="Times New Roman" w:hint="eastAsia"/>
              </w:rPr>
              <w:t>对我决定进行快递包装回收很重要</w:t>
            </w:r>
          </w:p>
        </w:tc>
        <w:tc>
          <w:tcPr>
            <w:tcW w:w="1893" w:type="dxa"/>
            <w:vMerge w:val="restart"/>
            <w:tcBorders>
              <w:top w:val="nil"/>
              <w:left w:val="nil"/>
              <w:bottom w:val="nil"/>
              <w:right w:val="nil"/>
            </w:tcBorders>
            <w:vAlign w:val="center"/>
          </w:tcPr>
          <w:p w14:paraId="7F0EE601" w14:textId="77777777" w:rsidR="00713B2B" w:rsidRDefault="00D04354">
            <w:pPr>
              <w:spacing w:line="360" w:lineRule="auto"/>
              <w:jc w:val="center"/>
              <w:rPr>
                <w:rFonts w:ascii="Times New Roman" w:eastAsia="SimSun" w:hAnsi="Times New Roman" w:cs="SimSun"/>
              </w:rPr>
            </w:pPr>
            <w:r>
              <w:rPr>
                <w:rFonts w:ascii="Times New Roman" w:eastAsia="SimSun" w:hAnsi="Times New Roman" w:cs="SimSun" w:hint="eastAsia"/>
              </w:rPr>
              <w:t>曲英和朱庆华</w:t>
            </w:r>
            <w:r>
              <w:rPr>
                <w:rFonts w:ascii="Times New Roman" w:eastAsia="SimSun" w:hAnsi="Times New Roman" w:cs="SimSun" w:hint="eastAsia"/>
              </w:rPr>
              <w:t>(2010)</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w:instrText>
            </w:r>
            <w:r>
              <w:rPr>
                <w:rFonts w:ascii="Times New Roman" w:eastAsia="SimSun" w:hAnsi="Times New Roman" w:cs="SimSun" w:hint="eastAsia"/>
                <w:vertAlign w:val="superscript"/>
              </w:rPr>
              <w:instrText>REF _Ref188877273 \r \h</w:instrText>
            </w:r>
            <w:r>
              <w:rPr>
                <w:rFonts w:ascii="Times New Roman" w:eastAsia="SimSun" w:hAnsi="Times New Roman" w:cs="SimSun"/>
                <w:vertAlign w:val="superscript"/>
              </w:rPr>
              <w:instrText xml:space="preserve">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[109]</w:t>
            </w:r>
            <w:r>
              <w:rPr>
                <w:rFonts w:ascii="Times New Roman" w:eastAsia="SimSun" w:hAnsi="Times New Roman" w:cs="SimSun"/>
                <w:vertAlign w:val="superscript"/>
              </w:rPr>
              <w:fldChar w:fldCharType="end"/>
            </w:r>
            <w:r>
              <w:rPr>
                <w:rFonts w:ascii="Times New Roman" w:eastAsia="SimSun" w:hAnsi="Times New Roman" w:cs="SimSun"/>
              </w:rPr>
              <w:t xml:space="preserve"> </w:t>
            </w:r>
          </w:p>
        </w:tc>
      </w:tr>
      <w:tr w:rsidR="00713B2B" w14:paraId="271C0AD1" w14:textId="77777777">
        <w:trPr>
          <w:jc w:val="center"/>
        </w:trPr>
        <w:tc>
          <w:tcPr>
            <w:tcW w:w="1048" w:type="dxa"/>
            <w:vMerge/>
            <w:tcBorders>
              <w:top w:val="nil"/>
              <w:left w:val="nil"/>
              <w:bottom w:val="nil"/>
              <w:right w:val="nil"/>
            </w:tcBorders>
            <w:vAlign w:val="center"/>
          </w:tcPr>
          <w:p w14:paraId="409D7E85"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750B9E56" w14:textId="77777777" w:rsidR="00713B2B" w:rsidRDefault="00D04354">
            <w:pPr>
              <w:jc w:val="left"/>
              <w:rPr>
                <w:rFonts w:ascii="Times New Roman" w:eastAsia="SimSun" w:hAnsi="Times New Roman"/>
              </w:rPr>
            </w:pPr>
            <w:r>
              <w:rPr>
                <w:rFonts w:ascii="Times New Roman" w:eastAsia="SimSun" w:hAnsi="Times New Roman"/>
              </w:rPr>
              <w:t>FC</w:t>
            </w:r>
            <w:r>
              <w:rPr>
                <w:rFonts w:ascii="Times New Roman" w:eastAsia="SimSun" w:hAnsi="Times New Roman" w:hint="eastAsia"/>
              </w:rPr>
              <w:t>2</w:t>
            </w:r>
            <w:r>
              <w:rPr>
                <w:rFonts w:ascii="Times New Roman" w:eastAsia="SimSun" w:hAnsi="Times New Roman" w:hint="eastAsia"/>
              </w:rPr>
              <w:t>：快递包装回收点的设置方便</w:t>
            </w:r>
            <w:r>
              <w:rPr>
                <w:rFonts w:ascii="Times New Roman" w:eastAsia="SimSun" w:hAnsi="Times New Roman" w:hint="eastAsia"/>
              </w:rPr>
              <w:t>,</w:t>
            </w:r>
            <w:r>
              <w:rPr>
                <w:rFonts w:ascii="Times New Roman" w:eastAsia="SimSun" w:hAnsi="Times New Roman" w:hint="eastAsia"/>
              </w:rPr>
              <w:t>对我决定进行快递包装回收很重要</w:t>
            </w:r>
          </w:p>
        </w:tc>
        <w:tc>
          <w:tcPr>
            <w:tcW w:w="1893" w:type="dxa"/>
            <w:vMerge/>
            <w:tcBorders>
              <w:top w:val="single" w:sz="4" w:space="0" w:color="auto"/>
              <w:left w:val="nil"/>
              <w:bottom w:val="nil"/>
              <w:right w:val="nil"/>
            </w:tcBorders>
            <w:vAlign w:val="center"/>
          </w:tcPr>
          <w:p w14:paraId="59C64A44" w14:textId="77777777" w:rsidR="00713B2B" w:rsidRDefault="00713B2B">
            <w:pPr>
              <w:spacing w:line="360" w:lineRule="auto"/>
              <w:jc w:val="center"/>
              <w:rPr>
                <w:rFonts w:ascii="Times New Roman" w:eastAsia="SimSun" w:hAnsi="Times New Roman" w:cs="SimSun"/>
              </w:rPr>
            </w:pPr>
          </w:p>
        </w:tc>
      </w:tr>
      <w:tr w:rsidR="00713B2B" w14:paraId="1F031A20" w14:textId="77777777">
        <w:trPr>
          <w:jc w:val="center"/>
        </w:trPr>
        <w:tc>
          <w:tcPr>
            <w:tcW w:w="1048" w:type="dxa"/>
            <w:vMerge/>
            <w:tcBorders>
              <w:top w:val="nil"/>
              <w:left w:val="nil"/>
              <w:bottom w:val="nil"/>
              <w:right w:val="nil"/>
            </w:tcBorders>
            <w:vAlign w:val="center"/>
          </w:tcPr>
          <w:p w14:paraId="79D7ADEB"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623800D6" w14:textId="77777777" w:rsidR="00713B2B" w:rsidRDefault="00D04354">
            <w:pPr>
              <w:jc w:val="left"/>
              <w:rPr>
                <w:rFonts w:ascii="Times New Roman" w:eastAsia="SimSun" w:hAnsi="Times New Roman"/>
              </w:rPr>
            </w:pPr>
            <w:r>
              <w:rPr>
                <w:rFonts w:ascii="Times New Roman" w:eastAsia="SimSun" w:hAnsi="Times New Roman"/>
              </w:rPr>
              <w:t>FC</w:t>
            </w:r>
            <w:r>
              <w:rPr>
                <w:rFonts w:ascii="Times New Roman" w:eastAsia="SimSun" w:hAnsi="Times New Roman" w:hint="eastAsia"/>
              </w:rPr>
              <w:t>3</w:t>
            </w:r>
            <w:r>
              <w:rPr>
                <w:rFonts w:ascii="Times New Roman" w:eastAsia="SimSun" w:hAnsi="Times New Roman" w:hint="eastAsia"/>
              </w:rPr>
              <w:t>：如果将快递包装回收实施后的效果进行及时公布</w:t>
            </w:r>
            <w:r>
              <w:rPr>
                <w:rFonts w:ascii="Times New Roman" w:eastAsia="SimSun" w:hAnsi="Times New Roman" w:hint="eastAsia"/>
              </w:rPr>
              <w:t>,</w:t>
            </w:r>
            <w:r>
              <w:rPr>
                <w:rFonts w:ascii="Times New Roman" w:eastAsia="SimSun" w:hAnsi="Times New Roman" w:hint="eastAsia"/>
              </w:rPr>
              <w:t>则有助于我更好地参与快递包装回收</w:t>
            </w:r>
          </w:p>
        </w:tc>
        <w:tc>
          <w:tcPr>
            <w:tcW w:w="1893" w:type="dxa"/>
            <w:vMerge/>
            <w:tcBorders>
              <w:top w:val="single" w:sz="4" w:space="0" w:color="auto"/>
              <w:left w:val="nil"/>
              <w:bottom w:val="nil"/>
              <w:right w:val="nil"/>
            </w:tcBorders>
            <w:vAlign w:val="center"/>
          </w:tcPr>
          <w:p w14:paraId="1985044F" w14:textId="77777777" w:rsidR="00713B2B" w:rsidRDefault="00713B2B">
            <w:pPr>
              <w:spacing w:line="360" w:lineRule="auto"/>
              <w:jc w:val="center"/>
              <w:rPr>
                <w:rFonts w:ascii="Times New Roman" w:eastAsia="SimSun" w:hAnsi="Times New Roman" w:cs="SimSun"/>
              </w:rPr>
            </w:pPr>
          </w:p>
        </w:tc>
      </w:tr>
      <w:tr w:rsidR="00713B2B" w14:paraId="6283B912" w14:textId="77777777">
        <w:trPr>
          <w:jc w:val="center"/>
        </w:trPr>
        <w:tc>
          <w:tcPr>
            <w:tcW w:w="1048" w:type="dxa"/>
            <w:vMerge/>
            <w:tcBorders>
              <w:top w:val="nil"/>
              <w:left w:val="nil"/>
              <w:bottom w:val="nil"/>
              <w:right w:val="nil"/>
            </w:tcBorders>
            <w:vAlign w:val="center"/>
          </w:tcPr>
          <w:p w14:paraId="550E05C8"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1600A06D" w14:textId="77777777" w:rsidR="00713B2B" w:rsidRDefault="00D04354">
            <w:pPr>
              <w:jc w:val="left"/>
              <w:rPr>
                <w:rFonts w:ascii="Times New Roman" w:eastAsia="SimSun" w:hAnsi="Times New Roman"/>
              </w:rPr>
            </w:pPr>
            <w:r>
              <w:rPr>
                <w:rFonts w:ascii="Times New Roman" w:eastAsia="SimSun" w:hAnsi="Times New Roman"/>
              </w:rPr>
              <w:t>FC</w:t>
            </w:r>
            <w:r>
              <w:rPr>
                <w:rFonts w:ascii="Times New Roman" w:eastAsia="SimSun" w:hAnsi="Times New Roman" w:hint="eastAsia"/>
              </w:rPr>
              <w:t>4</w:t>
            </w:r>
            <w:r>
              <w:rPr>
                <w:rFonts w:ascii="Times New Roman" w:eastAsia="SimSun" w:hAnsi="Times New Roman" w:hint="eastAsia"/>
              </w:rPr>
              <w:t>：如果社区内安排专人回收快递包装，我会进行快递包装回收</w:t>
            </w:r>
          </w:p>
        </w:tc>
        <w:tc>
          <w:tcPr>
            <w:tcW w:w="1893" w:type="dxa"/>
            <w:vMerge/>
            <w:tcBorders>
              <w:top w:val="single" w:sz="4" w:space="0" w:color="auto"/>
              <w:left w:val="nil"/>
              <w:bottom w:val="nil"/>
              <w:right w:val="nil"/>
            </w:tcBorders>
            <w:vAlign w:val="center"/>
          </w:tcPr>
          <w:p w14:paraId="3117361D" w14:textId="77777777" w:rsidR="00713B2B" w:rsidRDefault="00713B2B">
            <w:pPr>
              <w:spacing w:line="360" w:lineRule="auto"/>
              <w:jc w:val="center"/>
              <w:rPr>
                <w:rFonts w:ascii="Times New Roman" w:eastAsia="SimSun" w:hAnsi="Times New Roman" w:cs="SimSun"/>
              </w:rPr>
            </w:pPr>
          </w:p>
        </w:tc>
      </w:tr>
      <w:tr w:rsidR="00713B2B" w14:paraId="264951BC" w14:textId="77777777">
        <w:trPr>
          <w:jc w:val="center"/>
        </w:trPr>
        <w:tc>
          <w:tcPr>
            <w:tcW w:w="1048" w:type="dxa"/>
            <w:vMerge w:val="restart"/>
            <w:tcBorders>
              <w:top w:val="nil"/>
              <w:left w:val="nil"/>
              <w:bottom w:val="nil"/>
              <w:right w:val="nil"/>
            </w:tcBorders>
            <w:vAlign w:val="center"/>
          </w:tcPr>
          <w:p w14:paraId="725FCCC4" w14:textId="77777777" w:rsidR="00713B2B" w:rsidRDefault="00D04354">
            <w:pPr>
              <w:jc w:val="center"/>
              <w:rPr>
                <w:rFonts w:ascii="Times New Roman" w:eastAsia="SimSun" w:hAnsi="Times New Roman" w:cs="SimSun"/>
              </w:rPr>
            </w:pPr>
            <w:r>
              <w:rPr>
                <w:rFonts w:ascii="Times New Roman" w:eastAsia="SimSun" w:hAnsi="Times New Roman" w:cs="SimSun" w:hint="eastAsia"/>
              </w:rPr>
              <w:lastRenderedPageBreak/>
              <w:t>信息</w:t>
            </w:r>
          </w:p>
          <w:p w14:paraId="603F6440" w14:textId="77777777" w:rsidR="00713B2B" w:rsidRDefault="00D04354">
            <w:pPr>
              <w:jc w:val="center"/>
              <w:rPr>
                <w:rFonts w:ascii="Times New Roman" w:eastAsia="SimSun" w:hAnsi="Times New Roman" w:cs="SimSun"/>
              </w:rPr>
            </w:pPr>
            <w:r>
              <w:rPr>
                <w:rFonts w:ascii="Times New Roman" w:eastAsia="SimSun" w:hAnsi="Times New Roman" w:cs="SimSun" w:hint="eastAsia"/>
              </w:rPr>
              <w:t>宣传</w:t>
            </w:r>
          </w:p>
          <w:p w14:paraId="7AF5DE90" w14:textId="77777777" w:rsidR="00713B2B" w:rsidRDefault="00D04354">
            <w:pPr>
              <w:jc w:val="center"/>
              <w:rPr>
                <w:rFonts w:ascii="Times New Roman" w:eastAsia="SimSun" w:hAnsi="Times New Roman" w:cs="SimSun"/>
              </w:rPr>
            </w:pPr>
            <w:r>
              <w:rPr>
                <w:rFonts w:ascii="Times New Roman" w:eastAsia="SimSun" w:hAnsi="Times New Roman" w:cs="SimSun" w:hint="eastAsia"/>
              </w:rPr>
              <w:t>（</w:t>
            </w:r>
            <w:r>
              <w:rPr>
                <w:rFonts w:ascii="Times New Roman" w:eastAsia="SimSun" w:hAnsi="Times New Roman" w:cs="SimSun" w:hint="eastAsia"/>
              </w:rPr>
              <w:t>IP</w:t>
            </w:r>
            <w:r>
              <w:rPr>
                <w:rFonts w:ascii="Times New Roman" w:eastAsia="SimSun" w:hAnsi="Times New Roman" w:cs="SimSun" w:hint="eastAsia"/>
              </w:rPr>
              <w:t>）</w:t>
            </w:r>
          </w:p>
        </w:tc>
        <w:tc>
          <w:tcPr>
            <w:tcW w:w="5581" w:type="dxa"/>
            <w:tcBorders>
              <w:top w:val="nil"/>
              <w:left w:val="nil"/>
              <w:bottom w:val="nil"/>
              <w:right w:val="nil"/>
            </w:tcBorders>
          </w:tcPr>
          <w:p w14:paraId="4568290E" w14:textId="77777777" w:rsidR="00713B2B" w:rsidRDefault="00D04354">
            <w:pPr>
              <w:jc w:val="left"/>
              <w:rPr>
                <w:rFonts w:ascii="Times New Roman" w:eastAsia="SimSun" w:hAnsi="Times New Roman"/>
              </w:rPr>
            </w:pPr>
            <w:r>
              <w:rPr>
                <w:rFonts w:ascii="Times New Roman" w:eastAsia="SimSun" w:hAnsi="Times New Roman" w:hint="eastAsia"/>
              </w:rPr>
              <w:t>IP1</w:t>
            </w:r>
            <w:r>
              <w:rPr>
                <w:rFonts w:ascii="Times New Roman" w:eastAsia="SimSun" w:hAnsi="Times New Roman" w:hint="eastAsia"/>
              </w:rPr>
              <w:t>：我认为宣传快递包装回收的信息很重要</w:t>
            </w:r>
          </w:p>
        </w:tc>
        <w:tc>
          <w:tcPr>
            <w:tcW w:w="1893" w:type="dxa"/>
            <w:vMerge w:val="restart"/>
            <w:tcBorders>
              <w:top w:val="nil"/>
              <w:left w:val="nil"/>
              <w:bottom w:val="single" w:sz="4" w:space="0" w:color="auto"/>
              <w:right w:val="nil"/>
            </w:tcBorders>
            <w:vAlign w:val="center"/>
          </w:tcPr>
          <w:p w14:paraId="47FBE9E8" w14:textId="77777777" w:rsidR="00713B2B" w:rsidRDefault="00D04354">
            <w:pPr>
              <w:spacing w:line="360" w:lineRule="auto"/>
              <w:jc w:val="center"/>
              <w:rPr>
                <w:rFonts w:ascii="Times New Roman" w:eastAsia="SimSun" w:hAnsi="Times New Roman" w:cs="SimSun"/>
              </w:rPr>
            </w:pPr>
            <w:r>
              <w:rPr>
                <w:rFonts w:ascii="Times New Roman" w:eastAsia="SimSun" w:hAnsi="Times New Roman" w:cs="SimSun"/>
              </w:rPr>
              <w:t xml:space="preserve">Wang </w:t>
            </w:r>
            <w:proofErr w:type="gramStart"/>
            <w:r>
              <w:rPr>
                <w:rFonts w:ascii="Times New Roman" w:eastAsia="SimSun" w:hAnsi="Times New Roman" w:cs="SimSun"/>
              </w:rPr>
              <w:t>et al.(</w:t>
            </w:r>
            <w:proofErr w:type="gramEnd"/>
            <w:r>
              <w:rPr>
                <w:rFonts w:ascii="Times New Roman" w:eastAsia="SimSun" w:hAnsi="Times New Roman" w:cs="SimSun"/>
              </w:rPr>
              <w:t>2019)</w:t>
            </w:r>
            <w:r>
              <w:rPr>
                <w:rFonts w:ascii="Times New Roman" w:eastAsia="SimSun" w:hAnsi="Times New Roman" w:cs="SimSun"/>
                <w:vertAlign w:val="superscript"/>
              </w:rPr>
              <w:fldChar w:fldCharType="begin"/>
            </w:r>
            <w:r>
              <w:rPr>
                <w:rFonts w:ascii="Times New Roman" w:eastAsia="SimSun" w:hAnsi="Times New Roman" w:cs="SimSun"/>
                <w:vertAlign w:val="superscript"/>
              </w:rPr>
              <w:instrText xml:space="preserve"> REF _Ref188877327 \r \h  \* MERGEFORMAT </w:instrText>
            </w:r>
            <w:r>
              <w:rPr>
                <w:rFonts w:ascii="Times New Roman" w:eastAsia="SimSun" w:hAnsi="Times New Roman" w:cs="SimSun"/>
                <w:vertAlign w:val="superscript"/>
              </w:rPr>
            </w:r>
            <w:r>
              <w:rPr>
                <w:rFonts w:ascii="Times New Roman" w:eastAsia="SimSun" w:hAnsi="Times New Roman" w:cs="SimSun"/>
                <w:vertAlign w:val="superscript"/>
              </w:rPr>
              <w:fldChar w:fldCharType="separate"/>
            </w:r>
            <w:r>
              <w:rPr>
                <w:rFonts w:ascii="Times New Roman" w:eastAsia="SimSun" w:hAnsi="Times New Roman" w:cs="SimSun"/>
                <w:vertAlign w:val="superscript"/>
              </w:rPr>
              <w:t>[110]</w:t>
            </w:r>
            <w:r>
              <w:rPr>
                <w:rFonts w:ascii="Times New Roman" w:eastAsia="SimSun" w:hAnsi="Times New Roman" w:cs="SimSun"/>
                <w:vertAlign w:val="superscript"/>
              </w:rPr>
              <w:fldChar w:fldCharType="end"/>
            </w:r>
          </w:p>
        </w:tc>
      </w:tr>
      <w:tr w:rsidR="00713B2B" w14:paraId="4409A0F6" w14:textId="77777777">
        <w:trPr>
          <w:jc w:val="center"/>
        </w:trPr>
        <w:tc>
          <w:tcPr>
            <w:tcW w:w="1048" w:type="dxa"/>
            <w:vMerge/>
            <w:tcBorders>
              <w:top w:val="nil"/>
              <w:left w:val="nil"/>
              <w:bottom w:val="nil"/>
              <w:right w:val="nil"/>
            </w:tcBorders>
          </w:tcPr>
          <w:p w14:paraId="65D154B7"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2AABCBE5" w14:textId="77777777" w:rsidR="00713B2B" w:rsidRDefault="00D04354">
            <w:pPr>
              <w:jc w:val="left"/>
              <w:rPr>
                <w:rFonts w:ascii="Times New Roman" w:eastAsia="SimSun" w:hAnsi="Times New Roman"/>
              </w:rPr>
            </w:pPr>
            <w:r>
              <w:rPr>
                <w:rFonts w:ascii="Times New Roman" w:eastAsia="SimSun" w:hAnsi="Times New Roman" w:hint="eastAsia"/>
              </w:rPr>
              <w:t>IP2</w:t>
            </w:r>
            <w:r>
              <w:rPr>
                <w:rFonts w:ascii="Times New Roman" w:eastAsia="SimSun" w:hAnsi="Times New Roman" w:hint="eastAsia"/>
              </w:rPr>
              <w:t>：我可以获得关于不回收快递包装所带来负面后果的信息</w:t>
            </w:r>
          </w:p>
        </w:tc>
        <w:tc>
          <w:tcPr>
            <w:tcW w:w="1893" w:type="dxa"/>
            <w:vMerge/>
            <w:tcBorders>
              <w:top w:val="single" w:sz="4" w:space="0" w:color="auto"/>
              <w:left w:val="nil"/>
              <w:bottom w:val="single" w:sz="4" w:space="0" w:color="auto"/>
              <w:right w:val="nil"/>
            </w:tcBorders>
          </w:tcPr>
          <w:p w14:paraId="1BB9DABF" w14:textId="77777777" w:rsidR="00713B2B" w:rsidRDefault="00713B2B">
            <w:pPr>
              <w:spacing w:line="360" w:lineRule="auto"/>
              <w:jc w:val="center"/>
              <w:rPr>
                <w:rFonts w:ascii="Times New Roman" w:eastAsia="SimSun" w:hAnsi="Times New Roman" w:cs="SimSun"/>
              </w:rPr>
            </w:pPr>
          </w:p>
        </w:tc>
      </w:tr>
      <w:tr w:rsidR="00713B2B" w14:paraId="784A2D7E" w14:textId="77777777">
        <w:trPr>
          <w:jc w:val="center"/>
        </w:trPr>
        <w:tc>
          <w:tcPr>
            <w:tcW w:w="1048" w:type="dxa"/>
            <w:vMerge/>
            <w:tcBorders>
              <w:top w:val="nil"/>
              <w:left w:val="nil"/>
              <w:bottom w:val="nil"/>
              <w:right w:val="nil"/>
            </w:tcBorders>
          </w:tcPr>
          <w:p w14:paraId="4070D376" w14:textId="77777777" w:rsidR="00713B2B" w:rsidRDefault="00713B2B">
            <w:pPr>
              <w:jc w:val="center"/>
              <w:rPr>
                <w:rFonts w:ascii="Times New Roman" w:eastAsia="SimSun" w:hAnsi="Times New Roman" w:cs="SimSun"/>
              </w:rPr>
            </w:pPr>
          </w:p>
        </w:tc>
        <w:tc>
          <w:tcPr>
            <w:tcW w:w="5581" w:type="dxa"/>
            <w:tcBorders>
              <w:top w:val="nil"/>
              <w:left w:val="nil"/>
              <w:bottom w:val="nil"/>
              <w:right w:val="nil"/>
            </w:tcBorders>
          </w:tcPr>
          <w:p w14:paraId="436D2464" w14:textId="77777777" w:rsidR="00713B2B" w:rsidRDefault="00D04354">
            <w:pPr>
              <w:jc w:val="left"/>
              <w:rPr>
                <w:rFonts w:ascii="Times New Roman" w:eastAsia="SimSun" w:hAnsi="Times New Roman"/>
              </w:rPr>
            </w:pPr>
            <w:r>
              <w:rPr>
                <w:rFonts w:ascii="Times New Roman" w:eastAsia="SimSun" w:hAnsi="Times New Roman" w:hint="eastAsia"/>
              </w:rPr>
              <w:t>IP3</w:t>
            </w:r>
            <w:r>
              <w:rPr>
                <w:rFonts w:ascii="Times New Roman" w:eastAsia="SimSun" w:hAnsi="Times New Roman" w:hint="eastAsia"/>
              </w:rPr>
              <w:t>：在日常生活中，我可以了解如何回收快递包装</w:t>
            </w:r>
          </w:p>
        </w:tc>
        <w:tc>
          <w:tcPr>
            <w:tcW w:w="1893" w:type="dxa"/>
            <w:vMerge/>
            <w:tcBorders>
              <w:top w:val="single" w:sz="4" w:space="0" w:color="auto"/>
              <w:left w:val="nil"/>
              <w:bottom w:val="single" w:sz="4" w:space="0" w:color="auto"/>
              <w:right w:val="nil"/>
            </w:tcBorders>
          </w:tcPr>
          <w:p w14:paraId="4D19F7F4" w14:textId="77777777" w:rsidR="00713B2B" w:rsidRDefault="00713B2B">
            <w:pPr>
              <w:spacing w:line="360" w:lineRule="auto"/>
              <w:jc w:val="center"/>
              <w:rPr>
                <w:rFonts w:ascii="Times New Roman" w:eastAsia="SimSun" w:hAnsi="Times New Roman" w:cs="SimSun"/>
              </w:rPr>
            </w:pPr>
          </w:p>
        </w:tc>
      </w:tr>
      <w:tr w:rsidR="00713B2B" w14:paraId="5251D37D" w14:textId="77777777">
        <w:trPr>
          <w:jc w:val="center"/>
        </w:trPr>
        <w:tc>
          <w:tcPr>
            <w:tcW w:w="1048" w:type="dxa"/>
            <w:vMerge/>
            <w:tcBorders>
              <w:top w:val="nil"/>
              <w:left w:val="nil"/>
              <w:right w:val="nil"/>
            </w:tcBorders>
          </w:tcPr>
          <w:p w14:paraId="50C04384" w14:textId="77777777" w:rsidR="00713B2B" w:rsidRDefault="00713B2B">
            <w:pPr>
              <w:jc w:val="center"/>
              <w:rPr>
                <w:rFonts w:ascii="Times New Roman" w:eastAsia="SimSun" w:hAnsi="Times New Roman" w:cs="SimSun"/>
              </w:rPr>
            </w:pPr>
          </w:p>
        </w:tc>
        <w:tc>
          <w:tcPr>
            <w:tcW w:w="5581" w:type="dxa"/>
            <w:tcBorders>
              <w:top w:val="nil"/>
              <w:left w:val="nil"/>
              <w:right w:val="nil"/>
            </w:tcBorders>
          </w:tcPr>
          <w:p w14:paraId="7AEB0BD2" w14:textId="77777777" w:rsidR="00713B2B" w:rsidRDefault="00D04354">
            <w:pPr>
              <w:jc w:val="left"/>
              <w:rPr>
                <w:rFonts w:ascii="Times New Roman" w:eastAsia="SimSun" w:hAnsi="Times New Roman"/>
              </w:rPr>
            </w:pPr>
            <w:r>
              <w:rPr>
                <w:rFonts w:ascii="Times New Roman" w:eastAsia="SimSun" w:hAnsi="Times New Roman" w:hint="eastAsia"/>
              </w:rPr>
              <w:t>IP4</w:t>
            </w:r>
            <w:r>
              <w:rPr>
                <w:rFonts w:ascii="Times New Roman" w:eastAsia="SimSun" w:hAnsi="Times New Roman" w:hint="eastAsia"/>
              </w:rPr>
              <w:t>：我可以获得关于回收快递包装给环境带来的积极影响的相关信息</w:t>
            </w:r>
          </w:p>
        </w:tc>
        <w:tc>
          <w:tcPr>
            <w:tcW w:w="1893" w:type="dxa"/>
            <w:vMerge/>
            <w:tcBorders>
              <w:top w:val="single" w:sz="4" w:space="0" w:color="auto"/>
              <w:left w:val="nil"/>
              <w:bottom w:val="single" w:sz="4" w:space="0" w:color="auto"/>
              <w:right w:val="nil"/>
            </w:tcBorders>
          </w:tcPr>
          <w:p w14:paraId="26317492" w14:textId="77777777" w:rsidR="00713B2B" w:rsidRDefault="00713B2B">
            <w:pPr>
              <w:spacing w:line="360" w:lineRule="auto"/>
              <w:jc w:val="center"/>
              <w:rPr>
                <w:rFonts w:ascii="Times New Roman" w:eastAsia="SimSun" w:hAnsi="Times New Roman" w:cs="SimSun"/>
              </w:rPr>
            </w:pPr>
          </w:p>
        </w:tc>
      </w:tr>
    </w:tbl>
    <w:p w14:paraId="282B4312" w14:textId="77777777" w:rsidR="00713B2B" w:rsidRDefault="00D04354">
      <w:pPr>
        <w:pStyle w:val="a"/>
        <w:spacing w:before="156" w:after="156"/>
      </w:pPr>
      <w:bookmarkStart w:id="60" w:name="_Toc192688326"/>
      <w:r>
        <w:rPr>
          <w:rFonts w:hint="eastAsia"/>
        </w:rPr>
        <w:t>3.5</w:t>
      </w:r>
      <w:r>
        <w:t xml:space="preserve"> </w:t>
      </w:r>
      <w:r>
        <w:rPr>
          <w:rFonts w:hint="eastAsia"/>
        </w:rPr>
        <w:t>PLS-SEM</w:t>
      </w:r>
      <w:r>
        <w:rPr>
          <w:rFonts w:hint="eastAsia"/>
        </w:rPr>
        <w:t>结构模型</w:t>
      </w:r>
      <w:bookmarkEnd w:id="60"/>
    </w:p>
    <w:p w14:paraId="1EB8C928" w14:textId="77777777" w:rsidR="00713B2B" w:rsidRDefault="00D04354">
      <w:pPr>
        <w:spacing w:line="360" w:lineRule="auto"/>
        <w:ind w:firstLineChars="200" w:firstLine="480"/>
        <w:rPr>
          <w:rFonts w:ascii="Times New Roman" w:eastAsia="SimSun" w:hAnsi="Times New Roman" w:cs="MS Mincho"/>
          <w:sz w:val="24"/>
        </w:rPr>
      </w:pPr>
      <w:commentRangeStart w:id="61"/>
      <w:r>
        <w:rPr>
          <w:rFonts w:ascii="Times New Roman" w:eastAsia="SimSun" w:hAnsi="Times New Roman" w:cs="SimSun" w:hint="eastAsia"/>
          <w:sz w:val="24"/>
        </w:rPr>
        <w:t>结构方程模型（</w:t>
      </w:r>
      <w:r>
        <w:rPr>
          <w:rFonts w:ascii="Times New Roman" w:eastAsia="SimSun" w:hAnsi="Times New Roman" w:cs="SimSun" w:hint="eastAsia"/>
          <w:sz w:val="24"/>
        </w:rPr>
        <w:t>Structural Equation Modeling, SEM</w:t>
      </w:r>
      <w:r>
        <w:rPr>
          <w:rFonts w:ascii="Times New Roman" w:eastAsia="SimSun" w:hAnsi="Times New Roman" w:cs="SimSun" w:hint="eastAsia"/>
          <w:sz w:val="24"/>
        </w:rPr>
        <w:t>）是一种广泛应用于社会科学和管理学研究的统计分析方法，用于探讨潜变量与观测变量之间的复杂关系</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_Ref188878463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[111]</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w:t>
      </w:r>
      <w:r>
        <w:rPr>
          <w:rFonts w:ascii="Times New Roman" w:eastAsia="SimSun" w:hAnsi="Times New Roman" w:cs="SimSun" w:hint="eastAsia"/>
          <w:sz w:val="24"/>
        </w:rPr>
        <w:t>SEM</w:t>
      </w:r>
      <w:r>
        <w:rPr>
          <w:rFonts w:ascii="Times New Roman" w:eastAsia="SimSun" w:hAnsi="Times New Roman" w:cs="SimSun" w:hint="eastAsia"/>
          <w:sz w:val="24"/>
        </w:rPr>
        <w:t>结合了路径分析和因子分析技术，能够同时估计测量模型（潜变量与其测量指标之间的关系）和结构模型（潜变量之间的因果关系）。根据模型估计方法的不同，</w:t>
      </w:r>
      <w:r>
        <w:rPr>
          <w:rFonts w:ascii="Times New Roman" w:eastAsia="SimSun" w:hAnsi="Times New Roman" w:cs="SimSun" w:hint="eastAsia"/>
          <w:sz w:val="24"/>
        </w:rPr>
        <w:t>SEM</w:t>
      </w:r>
      <w:r>
        <w:rPr>
          <w:rFonts w:ascii="Times New Roman" w:eastAsia="SimSun" w:hAnsi="Times New Roman" w:cs="SimSun" w:hint="eastAsia"/>
          <w:sz w:val="24"/>
        </w:rPr>
        <w:t>可分为基于协方差的结构方程模型（</w:t>
      </w:r>
      <w:r>
        <w:rPr>
          <w:rFonts w:ascii="Times New Roman" w:eastAsia="SimSun" w:hAnsi="Times New Roman" w:cs="SimSun" w:hint="eastAsia"/>
          <w:sz w:val="24"/>
        </w:rPr>
        <w:t>CB-SEM</w:t>
      </w:r>
      <w:r>
        <w:rPr>
          <w:rFonts w:ascii="Times New Roman" w:eastAsia="SimSun" w:hAnsi="Times New Roman" w:cs="SimSun" w:hint="eastAsia"/>
          <w:sz w:val="24"/>
        </w:rPr>
        <w:t>）和基于偏最小二乘的结构方程模型（</w:t>
      </w:r>
      <w:r>
        <w:rPr>
          <w:rFonts w:ascii="Times New Roman" w:eastAsia="SimSun" w:hAnsi="Times New Roman" w:cs="SimSun" w:hint="eastAsia"/>
          <w:sz w:val="24"/>
        </w:rPr>
        <w:t>PLS-SEM</w:t>
      </w:r>
      <w:r>
        <w:rPr>
          <w:rFonts w:ascii="Times New Roman" w:eastAsia="SimSun" w:hAnsi="Times New Roman" w:cs="SimSun" w:hint="eastAsia"/>
          <w:sz w:val="24"/>
        </w:rPr>
        <w:t>）。</w:t>
      </w:r>
      <w:r>
        <w:rPr>
          <w:rFonts w:ascii="Times New Roman" w:eastAsia="SimSun" w:hAnsi="Times New Roman" w:cs="SimSun" w:hint="eastAsia"/>
          <w:sz w:val="24"/>
        </w:rPr>
        <w:t>CB-SEM</w:t>
      </w:r>
      <w:r>
        <w:rPr>
          <w:rFonts w:ascii="Times New Roman" w:eastAsia="SimSun" w:hAnsi="Times New Roman" w:cs="SimSun" w:hint="eastAsia"/>
          <w:sz w:val="24"/>
        </w:rPr>
        <w:t>以理论验证为目标，通过最大化模型与数据协方差矩阵的拟合程度来检验理论假设，适用于假设明确、理论成熟的场景；而</w:t>
      </w:r>
      <w:r>
        <w:rPr>
          <w:rFonts w:ascii="Times New Roman" w:eastAsia="SimSun" w:hAnsi="Times New Roman" w:cs="SimSun"/>
          <w:sz w:val="24"/>
        </w:rPr>
        <w:t>PLS-SEM</w:t>
      </w:r>
      <w:r>
        <w:rPr>
          <w:rFonts w:ascii="Times New Roman" w:eastAsia="SimSun" w:hAnsi="Times New Roman" w:cs="SimSun" w:hint="eastAsia"/>
          <w:sz w:val="24"/>
        </w:rPr>
        <w:t>以预测为导向，旨在通过最大化潜变量方差解释能力推动理论发展，特别适用于数据分布不规则、小样本或探索性研究的场景</w:t>
      </w:r>
      <w:r>
        <w:rPr>
          <w:rFonts w:ascii="MS Mincho" w:eastAsia="MS Mincho" w:hAnsi="MS Mincho" w:cs="MS Mincho" w:hint="eastAsia"/>
          <w:sz w:val="24"/>
          <w:vertAlign w:val="superscript"/>
        </w:rPr>
        <w:t>​</w:t>
      </w:r>
      <w:r>
        <w:rPr>
          <w:rFonts w:ascii="Times New Roman" w:eastAsia="SimSun" w:hAnsi="Times New Roman" w:cs="MS Mincho"/>
          <w:sz w:val="24"/>
          <w:vertAlign w:val="superscript"/>
        </w:rPr>
        <w:fldChar w:fldCharType="begin"/>
      </w:r>
      <w:r>
        <w:rPr>
          <w:rFonts w:ascii="Times New Roman" w:eastAsia="SimSun" w:hAnsi="Times New Roman" w:cs="MS Mincho"/>
          <w:sz w:val="24"/>
          <w:vertAlign w:val="superscript"/>
        </w:rPr>
        <w:instrText xml:space="preserve"> </w:instrText>
      </w:r>
      <w:r>
        <w:rPr>
          <w:rFonts w:ascii="Times New Roman" w:eastAsia="SimSun" w:hAnsi="Times New Roman" w:cs="MS Mincho" w:hint="eastAsia"/>
          <w:sz w:val="24"/>
          <w:vertAlign w:val="superscript"/>
        </w:rPr>
        <w:instrText>REF _Ref188878584 \r \h</w:instrText>
      </w:r>
      <w:r>
        <w:rPr>
          <w:rFonts w:ascii="Times New Roman" w:eastAsia="SimSun" w:hAnsi="Times New Roman" w:cs="MS Mincho"/>
          <w:sz w:val="24"/>
          <w:vertAlign w:val="superscript"/>
        </w:rPr>
        <w:instrText xml:space="preserve">  \* MERGEFORMAT </w:instrText>
      </w:r>
      <w:r>
        <w:rPr>
          <w:rFonts w:ascii="Times New Roman" w:eastAsia="SimSun" w:hAnsi="Times New Roman" w:cs="MS Mincho"/>
          <w:sz w:val="24"/>
          <w:vertAlign w:val="superscript"/>
        </w:rPr>
      </w:r>
      <w:r>
        <w:rPr>
          <w:rFonts w:ascii="Times New Roman" w:eastAsia="SimSun" w:hAnsi="Times New Roman" w:cs="MS Mincho"/>
          <w:sz w:val="24"/>
          <w:vertAlign w:val="superscript"/>
        </w:rPr>
        <w:fldChar w:fldCharType="separate"/>
      </w:r>
      <w:r>
        <w:rPr>
          <w:rFonts w:ascii="Times New Roman" w:eastAsia="SimSun" w:hAnsi="Times New Roman" w:cs="MS Mincho"/>
          <w:sz w:val="24"/>
          <w:vertAlign w:val="superscript"/>
        </w:rPr>
        <w:t>[112]</w:t>
      </w:r>
      <w:r>
        <w:rPr>
          <w:rFonts w:ascii="Times New Roman" w:eastAsia="SimSun" w:hAnsi="Times New Roman" w:cs="MS Mincho"/>
          <w:sz w:val="24"/>
          <w:vertAlign w:val="superscript"/>
        </w:rPr>
        <w:fldChar w:fldCharType="end"/>
      </w:r>
      <w:r>
        <w:rPr>
          <w:rFonts w:ascii="Times New Roman" w:eastAsia="SimSun" w:hAnsi="Times New Roman" w:cs="MS Mincho" w:hint="eastAsia"/>
          <w:sz w:val="24"/>
        </w:rPr>
        <w:t>。</w:t>
      </w:r>
    </w:p>
    <w:p w14:paraId="3209BF2D"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本研究旨在探索快递包装回收行为的决策机制，这类研究通常需要在理论拓展与预测导向之间找到平衡。相比</w:t>
      </w:r>
      <w:r>
        <w:rPr>
          <w:rFonts w:ascii="Times New Roman" w:eastAsia="SimSun" w:hAnsi="Times New Roman" w:cs="SimSun" w:hint="eastAsia"/>
          <w:sz w:val="24"/>
        </w:rPr>
        <w:t>CB-SEM</w:t>
      </w:r>
      <w:r>
        <w:rPr>
          <w:rFonts w:ascii="Times New Roman" w:eastAsia="SimSun" w:hAnsi="Times New Roman" w:cs="SimSun" w:hint="eastAsia"/>
          <w:sz w:val="24"/>
        </w:rPr>
        <w:t>，</w:t>
      </w:r>
      <w:r>
        <w:rPr>
          <w:rFonts w:ascii="Times New Roman" w:eastAsia="SimSun" w:hAnsi="Times New Roman" w:cs="SimSun" w:hint="eastAsia"/>
          <w:sz w:val="24"/>
        </w:rPr>
        <w:t>PLS-SEM</w:t>
      </w:r>
      <w:r>
        <w:rPr>
          <w:rFonts w:ascii="Times New Roman" w:eastAsia="SimSun" w:hAnsi="Times New Roman" w:cs="SimSun" w:hint="eastAsia"/>
          <w:sz w:val="24"/>
        </w:rPr>
        <w:t>更注重提升模型的预测能力，同时能够在理论尚不完善的情况下，支持对潜在关系的探索。此外，本研究的模型较为复杂，包含多个潜变量、路径关系和格式构念。</w:t>
      </w:r>
      <w:r>
        <w:rPr>
          <w:rFonts w:ascii="Times New Roman" w:eastAsia="SimSun" w:hAnsi="Times New Roman" w:cs="SimSun" w:hint="eastAsia"/>
          <w:sz w:val="24"/>
        </w:rPr>
        <w:t>PLS-SEM</w:t>
      </w:r>
      <w:r>
        <w:rPr>
          <w:rFonts w:ascii="Times New Roman" w:eastAsia="SimSun" w:hAnsi="Times New Roman" w:cs="SimSun" w:hint="eastAsia"/>
          <w:sz w:val="24"/>
        </w:rPr>
        <w:t>在处理高复杂度模型时表现出色，尤其在应对包含格式变量的模型时，其灵活性和适应性更强。另一方面，研究数据可能存在非正态分布特性，且样本量相对有限。</w:t>
      </w:r>
      <w:r>
        <w:rPr>
          <w:rFonts w:ascii="Times New Roman" w:eastAsia="SimSun" w:hAnsi="Times New Roman" w:cs="SimSun" w:hint="eastAsia"/>
          <w:sz w:val="24"/>
        </w:rPr>
        <w:t>PLS-SEM</w:t>
      </w:r>
      <w:r>
        <w:rPr>
          <w:rFonts w:ascii="Times New Roman" w:eastAsia="SimSun" w:hAnsi="Times New Roman" w:cs="SimSun" w:hint="eastAsia"/>
          <w:sz w:val="24"/>
        </w:rPr>
        <w:t>无需严格的数据分布假设，对小样本和非正态数据具有较高的稳健性，能够保证结果的可靠性</w:t>
      </w:r>
      <w:r>
        <w:rPr>
          <w:rFonts w:ascii="Times New Roman" w:eastAsia="SimSun" w:hAnsi="Times New Roman" w:cs="SimSun"/>
          <w:sz w:val="24"/>
          <w:vertAlign w:val="superscript"/>
        </w:rPr>
        <w:fldChar w:fldCharType="begin"/>
      </w:r>
      <w:r>
        <w:rPr>
          <w:rFonts w:ascii="Times New Roman" w:eastAsia="SimSun" w:hAnsi="Times New Roman" w:cs="SimSun"/>
          <w:sz w:val="24"/>
          <w:vertAlign w:val="superscript"/>
        </w:rPr>
        <w:instrText xml:space="preserve"> </w:instrText>
      </w:r>
      <w:r>
        <w:rPr>
          <w:rFonts w:ascii="Times New Roman" w:eastAsia="SimSun" w:hAnsi="Times New Roman" w:cs="SimSun" w:hint="eastAsia"/>
          <w:sz w:val="24"/>
          <w:vertAlign w:val="superscript"/>
        </w:rPr>
        <w:instrText>REF _Ref188878584 \r \h</w:instrText>
      </w:r>
      <w:r>
        <w:rPr>
          <w:rFonts w:ascii="Times New Roman" w:eastAsia="SimSun" w:hAnsi="Times New Roman" w:cs="SimSun"/>
          <w:sz w:val="24"/>
          <w:vertAlign w:val="superscript"/>
        </w:rPr>
        <w:instrText xml:space="preserve">  \* MERGEFORMAT </w:instrText>
      </w:r>
      <w:r>
        <w:rPr>
          <w:rFonts w:ascii="Times New Roman" w:eastAsia="SimSun" w:hAnsi="Times New Roman" w:cs="SimSun"/>
          <w:sz w:val="24"/>
          <w:vertAlign w:val="superscript"/>
        </w:rPr>
      </w:r>
      <w:r>
        <w:rPr>
          <w:rFonts w:ascii="Times New Roman" w:eastAsia="SimSun" w:hAnsi="Times New Roman" w:cs="SimSun"/>
          <w:sz w:val="24"/>
          <w:vertAlign w:val="superscript"/>
        </w:rPr>
        <w:fldChar w:fldCharType="separate"/>
      </w:r>
      <w:r>
        <w:rPr>
          <w:rFonts w:ascii="Times New Roman" w:eastAsia="SimSun" w:hAnsi="Times New Roman" w:cs="SimSun"/>
          <w:sz w:val="24"/>
          <w:vertAlign w:val="superscript"/>
        </w:rPr>
        <w:t>[112]</w:t>
      </w:r>
      <w:r>
        <w:rPr>
          <w:rFonts w:ascii="Times New Roman" w:eastAsia="SimSun" w:hAnsi="Times New Roman" w:cs="SimSun"/>
          <w:sz w:val="24"/>
          <w:vertAlign w:val="superscript"/>
        </w:rPr>
        <w:fldChar w:fldCharType="end"/>
      </w:r>
      <w:r>
        <w:rPr>
          <w:rFonts w:ascii="Times New Roman" w:eastAsia="SimSun" w:hAnsi="Times New Roman" w:cs="SimSun" w:hint="eastAsia"/>
          <w:sz w:val="24"/>
        </w:rPr>
        <w:t>。因此，综合考虑研究目标、数据特征及模型复杂性，</w:t>
      </w:r>
      <w:r>
        <w:rPr>
          <w:rFonts w:ascii="Times New Roman" w:eastAsia="SimSun" w:hAnsi="Times New Roman" w:cs="SimSun" w:hint="eastAsia"/>
          <w:sz w:val="24"/>
        </w:rPr>
        <w:t>PLS-SEM</w:t>
      </w:r>
      <w:r>
        <w:rPr>
          <w:rFonts w:ascii="Times New Roman" w:eastAsia="SimSun" w:hAnsi="Times New Roman" w:cs="SimSun" w:hint="eastAsia"/>
          <w:sz w:val="24"/>
        </w:rPr>
        <w:t>是本研究的最佳分析工具，能够更好地满足研究需求并提供稳健的结果支持。</w:t>
      </w:r>
      <w:commentRangeEnd w:id="61"/>
      <w:r w:rsidR="009C30CA">
        <w:rPr>
          <w:rStyle w:val="CommentReference"/>
        </w:rPr>
        <w:commentReference w:id="61"/>
      </w:r>
    </w:p>
    <w:p w14:paraId="3AF7EB4D" w14:textId="77777777" w:rsidR="00713B2B" w:rsidRDefault="00D04354">
      <w:pPr>
        <w:pStyle w:val="a1"/>
        <w:spacing w:before="156" w:after="156"/>
      </w:pPr>
      <w:r>
        <w:rPr>
          <w:rFonts w:hint="eastAsia"/>
        </w:rPr>
        <w:t>3</w:t>
      </w:r>
      <w:r>
        <w:t xml:space="preserve">.5.1 </w:t>
      </w:r>
      <w:r>
        <w:rPr>
          <w:rFonts w:hint="eastAsia"/>
        </w:rPr>
        <w:t>偏最小二乘结构方程模型构建</w:t>
      </w:r>
    </w:p>
    <w:p w14:paraId="540ACD87"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t>假设：由</w:t>
      </w:r>
      <w:r>
        <w:rPr>
          <w:rFonts w:ascii="Times New Roman" w:eastAsia="SimSun" w:hAnsi="Times New Roman" w:cs="Times New Roman" w:hint="eastAsia"/>
          <w:color w:val="000000"/>
          <w:kern w:val="0"/>
          <w:sz w:val="24"/>
        </w:rPr>
        <w:t>J</w:t>
      </w:r>
      <w:r>
        <w:rPr>
          <w:rFonts w:ascii="Times New Roman" w:eastAsia="SimSun" w:hAnsi="Times New Roman" w:cs="Times New Roman"/>
          <w:color w:val="000000"/>
          <w:kern w:val="0"/>
          <w:sz w:val="24"/>
        </w:rPr>
        <w:t xml:space="preserve"> </w:t>
      </w:r>
      <w:r>
        <w:rPr>
          <w:rFonts w:ascii="SimSun" w:eastAsia="SimSun" w:hAnsi="SimSun" w:cs="Times New Roman" w:hint="eastAsia"/>
          <w:color w:val="000000"/>
          <w:kern w:val="0"/>
          <w:sz w:val="24"/>
        </w:rPr>
        <w:t>组观测变量构成，每组</w:t>
      </w:r>
      <w:r>
        <w:rPr>
          <w:rFonts w:ascii="SimSun" w:eastAsia="SimSun" w:hAnsi="SimSun" w:cs="Times New Roman" w:hint="eastAsia"/>
          <w:i/>
          <w:color w:val="000000"/>
          <w:kern w:val="0"/>
          <w:sz w:val="24"/>
        </w:rPr>
        <w:t>P</w:t>
      </w:r>
      <w:r>
        <w:rPr>
          <w:rFonts w:ascii="SimSun" w:eastAsia="SimSun" w:hAnsi="SimSun" w:cs="Times New Roman"/>
          <w:i/>
          <w:color w:val="000000"/>
          <w:kern w:val="0"/>
          <w:sz w:val="24"/>
          <w:vertAlign w:val="subscript"/>
        </w:rPr>
        <w:t>i</w:t>
      </w:r>
      <w:r>
        <w:rPr>
          <w:rFonts w:ascii="SimSun" w:eastAsia="SimSun" w:hAnsi="SimSun" w:cs="Times New Roman"/>
          <w:color w:val="000000"/>
          <w:kern w:val="0"/>
          <w:sz w:val="24"/>
          <w:vertAlign w:val="subscript"/>
        </w:rPr>
        <w:t xml:space="preserve"> </w:t>
      </w:r>
      <w:r>
        <w:rPr>
          <w:rFonts w:ascii="SimSun" w:eastAsia="SimSun" w:hAnsi="SimSun" w:cs="Times New Roman" w:hint="eastAsia"/>
          <w:color w:val="000000"/>
          <w:kern w:val="0"/>
          <w:sz w:val="24"/>
        </w:rPr>
        <w:t>个变量</w:t>
      </w:r>
    </w:p>
    <w:p w14:paraId="3D7B84BE"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t>则：每组观测变量可表示成</w:t>
      </w:r>
      <m:oMath>
        <m:sSub>
          <m:sSubPr>
            <m:ctrlPr>
              <w:rPr>
                <w:rFonts w:ascii="Cambria Math" w:eastAsia="SimSun" w:hAnsi="Cambria Math" w:cs="Times New Roman"/>
                <w:color w:val="000000"/>
                <w:kern w:val="0"/>
                <w:sz w:val="24"/>
              </w:rPr>
            </m:ctrlPr>
          </m:sSubPr>
          <m:e>
            <m:r>
              <w:rPr>
                <w:rFonts w:ascii="Cambria Math" w:eastAsia="SimSun" w:hAnsi="Cambria Math" w:cs="Times New Roman"/>
                <w:color w:val="000000"/>
                <w:kern w:val="0"/>
                <w:sz w:val="24"/>
              </w:rPr>
              <m:t>X</m:t>
            </m:r>
          </m:e>
          <m:sub>
            <m:r>
              <w:rPr>
                <w:rFonts w:ascii="Cambria Math" w:eastAsia="SimSun" w:hAnsi="Cambria Math" w:cs="Times New Roman"/>
                <w:color w:val="000000"/>
                <w:kern w:val="0"/>
                <w:sz w:val="24"/>
              </w:rPr>
              <m:t>j</m:t>
            </m:r>
          </m:sub>
        </m:sSub>
        <m:r>
          <w:rPr>
            <w:rFonts w:ascii="Cambria Math" w:eastAsia="SimSun" w:hAnsi="Cambria Math" w:cs="Times New Roman"/>
            <w:color w:val="000000"/>
            <w:kern w:val="0"/>
            <w:sz w:val="24"/>
          </w:rPr>
          <m:t>=(</m:t>
        </m:r>
        <m:sSub>
          <m:sSubPr>
            <m:ctrlPr>
              <w:rPr>
                <w:rFonts w:ascii="Cambria Math" w:eastAsia="SimSun" w:hAnsi="Cambria Math" w:cs="Times New Roman"/>
                <w:i/>
                <w:color w:val="000000"/>
                <w:kern w:val="0"/>
                <w:sz w:val="24"/>
              </w:rPr>
            </m:ctrlPr>
          </m:sSubPr>
          <m:e>
            <m:r>
              <w:rPr>
                <w:rFonts w:ascii="Cambria Math" w:eastAsia="SimSun" w:hAnsi="Cambria Math" w:cs="Times New Roman"/>
                <w:color w:val="000000"/>
                <w:kern w:val="0"/>
                <w:sz w:val="24"/>
              </w:rPr>
              <m:t>x</m:t>
            </m:r>
          </m:e>
          <m:sub>
            <m:r>
              <w:rPr>
                <w:rFonts w:ascii="Cambria Math" w:eastAsia="SimSun" w:hAnsi="Cambria Math" w:cs="Times New Roman"/>
                <w:color w:val="000000"/>
                <w:kern w:val="0"/>
                <w:sz w:val="24"/>
              </w:rPr>
              <m:t>j1</m:t>
            </m:r>
          </m:sub>
        </m:sSub>
        <m:r>
          <w:rPr>
            <w:rFonts w:ascii="Cambria Math" w:eastAsia="SimSun" w:hAnsi="Cambria Math" w:cs="Times New Roman"/>
            <w:color w:val="000000"/>
            <w:kern w:val="0"/>
            <w:sz w:val="24"/>
          </w:rPr>
          <m:t>,</m:t>
        </m:r>
        <m:sSub>
          <m:sSubPr>
            <m:ctrlPr>
              <w:rPr>
                <w:rFonts w:ascii="Cambria Math" w:eastAsia="SimSun" w:hAnsi="Cambria Math" w:cs="Times New Roman"/>
                <w:i/>
                <w:color w:val="000000"/>
                <w:kern w:val="0"/>
                <w:sz w:val="24"/>
              </w:rPr>
            </m:ctrlPr>
          </m:sSubPr>
          <m:e>
            <m:r>
              <w:rPr>
                <w:rFonts w:ascii="Cambria Math" w:eastAsia="SimSun" w:hAnsi="Cambria Math" w:cs="Times New Roman"/>
                <w:color w:val="000000"/>
                <w:kern w:val="0"/>
                <w:sz w:val="24"/>
              </w:rPr>
              <m:t>x</m:t>
            </m:r>
          </m:e>
          <m:sub>
            <m:r>
              <w:rPr>
                <w:rFonts w:ascii="Cambria Math" w:eastAsia="SimSun" w:hAnsi="Cambria Math" w:cs="Times New Roman"/>
                <w:color w:val="000000"/>
                <w:kern w:val="0"/>
                <w:sz w:val="24"/>
              </w:rPr>
              <m:t>j2</m:t>
            </m:r>
          </m:sub>
        </m:sSub>
        <m:r>
          <w:rPr>
            <w:rFonts w:ascii="Cambria Math" w:eastAsia="SimSun" w:hAnsi="Cambria Math" w:cs="Times New Roman"/>
            <w:color w:val="000000"/>
            <w:kern w:val="0"/>
            <w:sz w:val="24"/>
          </w:rPr>
          <m:t>,…</m:t>
        </m:r>
        <m:sSub>
          <m:sSubPr>
            <m:ctrlPr>
              <w:rPr>
                <w:rFonts w:ascii="Cambria Math" w:eastAsia="SimSun" w:hAnsi="Cambria Math" w:cs="Times New Roman"/>
                <w:i/>
                <w:color w:val="000000"/>
                <w:kern w:val="0"/>
                <w:sz w:val="24"/>
              </w:rPr>
            </m:ctrlPr>
          </m:sSubPr>
          <m:e>
            <m:r>
              <w:rPr>
                <w:rFonts w:ascii="Cambria Math" w:eastAsia="SimSun" w:hAnsi="Cambria Math" w:cs="Times New Roman"/>
                <w:color w:val="000000"/>
                <w:kern w:val="0"/>
                <w:sz w:val="24"/>
              </w:rPr>
              <m:t>x</m:t>
            </m:r>
          </m:e>
          <m:sub>
            <m:r>
              <w:rPr>
                <w:rFonts w:ascii="Cambria Math" w:eastAsia="SimSun" w:hAnsi="Cambria Math" w:cs="Times New Roman"/>
                <w:color w:val="000000"/>
                <w:kern w:val="0"/>
                <w:sz w:val="24"/>
              </w:rPr>
              <m:t>j</m:t>
            </m:r>
            <m:sSub>
              <m:sSubPr>
                <m:ctrlPr>
                  <w:rPr>
                    <w:rFonts w:ascii="Cambria Math" w:eastAsia="SimSun" w:hAnsi="Cambria Math" w:cs="Times New Roman"/>
                    <w:i/>
                    <w:color w:val="000000"/>
                    <w:kern w:val="0"/>
                    <w:sz w:val="24"/>
                  </w:rPr>
                </m:ctrlPr>
              </m:sSubPr>
              <m:e>
                <m:r>
                  <w:rPr>
                    <w:rFonts w:ascii="Cambria Math" w:eastAsia="SimSun" w:hAnsi="Cambria Math" w:cs="Times New Roman"/>
                    <w:color w:val="000000"/>
                    <w:kern w:val="0"/>
                    <w:sz w:val="24"/>
                  </w:rPr>
                  <m:t>p</m:t>
                </m:r>
              </m:e>
              <m:sub>
                <m:r>
                  <w:rPr>
                    <w:rFonts w:ascii="Cambria Math" w:eastAsia="SimSun" w:hAnsi="Cambria Math" w:cs="Times New Roman"/>
                    <w:color w:val="000000"/>
                    <w:kern w:val="0"/>
                    <w:sz w:val="24"/>
                  </w:rPr>
                  <m:t>i</m:t>
                </m:r>
              </m:sub>
            </m:sSub>
          </m:sub>
        </m:sSub>
        <m:r>
          <w:rPr>
            <w:rFonts w:ascii="Cambria Math" w:eastAsia="SimSun" w:hAnsi="Cambria Math" w:cs="Times New Roman"/>
            <w:color w:val="000000"/>
            <w:kern w:val="0"/>
            <w:sz w:val="24"/>
          </w:rPr>
          <m:t>)</m:t>
        </m:r>
      </m:oMath>
    </w:p>
    <w:p w14:paraId="46A0388D"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lastRenderedPageBreak/>
        <w:t>观测变量组</w:t>
      </w:r>
      <w:proofErr w:type="spellStart"/>
      <w:r>
        <w:rPr>
          <w:rFonts w:ascii="Times New Roman" w:eastAsia="SimSun" w:hAnsi="Times New Roman" w:cs="Times New Roman"/>
          <w:i/>
          <w:sz w:val="24"/>
        </w:rPr>
        <w:t>X</w:t>
      </w:r>
      <w:r>
        <w:rPr>
          <w:rFonts w:ascii="Times New Roman" w:eastAsia="SimSun" w:hAnsi="Times New Roman" w:cs="Times New Roman" w:hint="eastAsia"/>
          <w:i/>
          <w:sz w:val="24"/>
          <w:vertAlign w:val="subscript"/>
        </w:rPr>
        <w:t>j</w:t>
      </w:r>
      <w:proofErr w:type="spellEnd"/>
      <w:r>
        <w:rPr>
          <w:rFonts w:ascii="Times New Roman" w:eastAsia="SimSun" w:hAnsi="Times New Roman" w:cs="Times New Roman"/>
          <w:sz w:val="24"/>
          <w:vertAlign w:val="subscript"/>
        </w:rPr>
        <w:t xml:space="preserve"> </w:t>
      </w:r>
      <w:r>
        <w:rPr>
          <w:rFonts w:ascii="SimSun" w:eastAsia="SimSun" w:hAnsi="SimSun" w:cs="Times New Roman" w:hint="eastAsia"/>
          <w:color w:val="000000"/>
          <w:kern w:val="0"/>
          <w:sz w:val="24"/>
        </w:rPr>
        <w:t>对应的潜变量为</w:t>
      </w:r>
      <m:oMath>
        <m:sSub>
          <m:sSubPr>
            <m:ctrlPr>
              <w:rPr>
                <w:rFonts w:ascii="Cambria Math" w:eastAsia="SimSun" w:hAnsi="Cambria Math" w:cs="Times New Roman"/>
                <w:color w:val="000000"/>
                <w:kern w:val="0"/>
                <w:sz w:val="24"/>
              </w:rPr>
            </m:ctrlPr>
          </m:sSubPr>
          <m:e>
            <m:r>
              <w:rPr>
                <w:rFonts w:ascii="Cambria Math" w:eastAsia="SimSun" w:hAnsi="Cambria Math" w:cs="Times New Roman"/>
                <w:color w:val="000000"/>
                <w:kern w:val="0"/>
                <w:sz w:val="24"/>
              </w:rPr>
              <m:t>ξ</m:t>
            </m:r>
          </m:e>
          <m:sub>
            <m:r>
              <w:rPr>
                <w:rFonts w:ascii="Cambria Math" w:eastAsia="SimSun" w:hAnsi="Cambria Math" w:cs="Times New Roman"/>
                <w:color w:val="000000"/>
                <w:kern w:val="0"/>
                <w:sz w:val="24"/>
              </w:rPr>
              <m:t>j</m:t>
            </m:r>
          </m:sub>
        </m:sSub>
      </m:oMath>
      <w:r>
        <w:rPr>
          <w:rFonts w:ascii="Times New Roman" w:eastAsia="SimSun" w:hAnsi="Times New Roman" w:cs="Times New Roman" w:hint="eastAsia"/>
          <w:color w:val="000000"/>
          <w:kern w:val="0"/>
          <w:sz w:val="24"/>
        </w:rPr>
        <w:t xml:space="preserve">, </w:t>
      </w:r>
      <m:oMath>
        <m:sSub>
          <m:sSubPr>
            <m:ctrlPr>
              <w:rPr>
                <w:rFonts w:ascii="Cambria Math" w:eastAsia="SimSun" w:hAnsi="Cambria Math" w:cs="Times New Roman"/>
                <w:color w:val="000000"/>
                <w:kern w:val="0"/>
                <w:sz w:val="24"/>
              </w:rPr>
            </m:ctrlPr>
          </m:sSubPr>
          <m:e>
            <m:r>
              <w:rPr>
                <w:rFonts w:ascii="Cambria Math" w:eastAsia="SimSun" w:hAnsi="Cambria Math" w:cs="Times New Roman"/>
                <w:color w:val="000000"/>
                <w:kern w:val="0"/>
                <w:sz w:val="24"/>
              </w:rPr>
              <m:t>ξ</m:t>
            </m:r>
          </m:e>
          <m:sub>
            <m:r>
              <w:rPr>
                <w:rFonts w:ascii="Cambria Math" w:eastAsia="SimSun" w:hAnsi="Cambria Math" w:cs="Times New Roman"/>
                <w:color w:val="000000"/>
                <w:kern w:val="0"/>
                <w:sz w:val="24"/>
              </w:rPr>
              <m:t>j</m:t>
            </m:r>
          </m:sub>
        </m:sSub>
      </m:oMath>
      <w:r>
        <w:rPr>
          <w:rFonts w:ascii="Times New Roman" w:eastAsia="SimSun" w:hAnsi="Times New Roman" w:cs="Times New Roman" w:hint="eastAsia"/>
          <w:color w:val="000000"/>
          <w:kern w:val="0"/>
          <w:sz w:val="24"/>
        </w:rPr>
        <w:t xml:space="preserve"> </w:t>
      </w:r>
      <w:r>
        <w:rPr>
          <w:rFonts w:ascii="SimSun" w:eastAsia="SimSun" w:hAnsi="SimSun" w:cs="Times New Roman" w:hint="eastAsia"/>
          <w:color w:val="000000"/>
          <w:kern w:val="0"/>
          <w:sz w:val="24"/>
        </w:rPr>
        <w:t>由</w:t>
      </w:r>
      <w:proofErr w:type="spellStart"/>
      <w:r>
        <w:rPr>
          <w:rFonts w:ascii="Times New Roman" w:eastAsia="SimSun" w:hAnsi="Times New Roman" w:cs="Times New Roman"/>
          <w:i/>
          <w:sz w:val="24"/>
        </w:rPr>
        <w:t>X</w:t>
      </w:r>
      <w:r>
        <w:rPr>
          <w:rFonts w:ascii="Times New Roman" w:eastAsia="SimSun" w:hAnsi="Times New Roman" w:cs="Times New Roman"/>
          <w:i/>
          <w:sz w:val="24"/>
          <w:vertAlign w:val="subscript"/>
        </w:rPr>
        <w:t>j</w:t>
      </w:r>
      <w:proofErr w:type="spellEnd"/>
      <w:r>
        <w:rPr>
          <w:rFonts w:ascii="Times New Roman" w:eastAsia="SimSun" w:hAnsi="Times New Roman" w:cs="Times New Roman" w:hint="eastAsia"/>
          <w:iCs/>
          <w:color w:val="000000"/>
          <w:kern w:val="0"/>
          <w:sz w:val="24"/>
        </w:rPr>
        <w:t xml:space="preserve"> </w:t>
      </w:r>
      <w:r>
        <w:rPr>
          <w:rFonts w:ascii="SimSun" w:eastAsia="SimSun" w:hAnsi="SimSun" w:cs="Times New Roman" w:hint="eastAsia"/>
          <w:color w:val="000000"/>
          <w:kern w:val="0"/>
          <w:sz w:val="24"/>
        </w:rPr>
        <w:t>中的观测变量</w:t>
      </w:r>
      <w:proofErr w:type="spellStart"/>
      <w:r>
        <w:rPr>
          <w:rFonts w:ascii="Times New Roman" w:eastAsia="SimSun" w:hAnsi="Times New Roman" w:cs="Times New Roman"/>
          <w:i/>
          <w:sz w:val="24"/>
        </w:rPr>
        <w:t>x</w:t>
      </w:r>
      <w:r>
        <w:rPr>
          <w:rFonts w:ascii="Times New Roman" w:eastAsia="SimSun" w:hAnsi="Times New Roman" w:cs="Times New Roman"/>
          <w:i/>
          <w:sz w:val="24"/>
          <w:vertAlign w:val="subscript"/>
        </w:rPr>
        <w:t>jh</w:t>
      </w:r>
      <w:proofErr w:type="spellEnd"/>
      <w:r>
        <w:rPr>
          <w:rFonts w:ascii="Times New Roman" w:eastAsia="SimSun" w:hAnsi="Times New Roman" w:cs="Times New Roman" w:hint="eastAsia"/>
          <w:color w:val="000000"/>
          <w:kern w:val="0"/>
          <w:sz w:val="24"/>
        </w:rPr>
        <w:t xml:space="preserve"> </w:t>
      </w:r>
      <w:r>
        <w:rPr>
          <w:rFonts w:ascii="SimSun" w:eastAsia="SimSun" w:hAnsi="SimSun" w:cs="Times New Roman" w:hint="eastAsia"/>
          <w:color w:val="000000"/>
          <w:kern w:val="0"/>
          <w:sz w:val="24"/>
        </w:rPr>
        <w:t>的线性组合进行估计。</w:t>
      </w:r>
      <w:r>
        <w:rPr>
          <w:rFonts w:ascii="Times New Roman" w:eastAsia="SimSun" w:hAnsi="Times New Roman" w:cs="Times New Roman" w:hint="eastAsia"/>
          <w:color w:val="000000"/>
          <w:kern w:val="0"/>
          <w:sz w:val="24"/>
        </w:rPr>
        <w:t>PLS</w:t>
      </w:r>
      <w:r>
        <w:rPr>
          <w:rFonts w:ascii="SimSun" w:eastAsia="SimSun" w:hAnsi="SimSun" w:cs="Times New Roman" w:hint="eastAsia"/>
          <w:color w:val="000000"/>
          <w:kern w:val="0"/>
          <w:sz w:val="24"/>
        </w:rPr>
        <w:t>结构方程模型中，测量模型就是指每组观测变量</w:t>
      </w:r>
      <w:proofErr w:type="spellStart"/>
      <w:r>
        <w:rPr>
          <w:rFonts w:ascii="Times New Roman" w:eastAsia="SimSun" w:hAnsi="Times New Roman" w:cs="Times New Roman"/>
          <w:i/>
          <w:sz w:val="24"/>
        </w:rPr>
        <w:t>X</w:t>
      </w:r>
      <w:r>
        <w:rPr>
          <w:rFonts w:ascii="Times New Roman" w:eastAsia="SimSun" w:hAnsi="Times New Roman" w:cs="Times New Roman"/>
          <w:i/>
          <w:sz w:val="24"/>
          <w:vertAlign w:val="subscript"/>
        </w:rPr>
        <w:t>j</w:t>
      </w:r>
      <w:proofErr w:type="spellEnd"/>
      <w:r>
        <w:rPr>
          <w:rFonts w:ascii="Times New Roman" w:eastAsia="SimSun" w:hAnsi="Times New Roman" w:cs="Times New Roman" w:hint="eastAsia"/>
          <w:color w:val="000000"/>
          <w:kern w:val="0"/>
          <w:sz w:val="24"/>
        </w:rPr>
        <w:t xml:space="preserve"> </w:t>
      </w:r>
      <w:r>
        <w:rPr>
          <w:rFonts w:ascii="SimSun" w:eastAsia="SimSun" w:hAnsi="SimSun" w:cs="Times New Roman" w:hint="eastAsia"/>
          <w:color w:val="000000"/>
          <w:kern w:val="0"/>
          <w:sz w:val="24"/>
        </w:rPr>
        <w:t>与对应的潜变量</w:t>
      </w:r>
      <m:oMath>
        <m:sSub>
          <m:sSubPr>
            <m:ctrlPr>
              <w:rPr>
                <w:rFonts w:ascii="Cambria Math" w:eastAsia="SimSun" w:hAnsi="Cambria Math" w:cs="Times New Roman"/>
                <w:color w:val="000000"/>
                <w:kern w:val="0"/>
                <w:sz w:val="24"/>
              </w:rPr>
            </m:ctrlPr>
          </m:sSubPr>
          <m:e>
            <m:r>
              <w:rPr>
                <w:rFonts w:ascii="Cambria Math" w:eastAsia="SimSun" w:hAnsi="Cambria Math" w:cs="Times New Roman"/>
                <w:color w:val="000000"/>
                <w:kern w:val="0"/>
                <w:sz w:val="24"/>
              </w:rPr>
              <m:t>ξ</m:t>
            </m:r>
          </m:e>
          <m:sub>
            <m:r>
              <w:rPr>
                <w:rFonts w:ascii="Cambria Math" w:eastAsia="SimSun" w:hAnsi="Cambria Math" w:cs="Times New Roman"/>
                <w:color w:val="000000"/>
                <w:kern w:val="0"/>
                <w:sz w:val="24"/>
              </w:rPr>
              <m:t>j</m:t>
            </m:r>
          </m:sub>
        </m:sSub>
      </m:oMath>
      <w:r>
        <w:rPr>
          <w:rFonts w:ascii="SimSun" w:eastAsia="SimSun" w:hAnsi="SimSun" w:cs="Times New Roman" w:hint="eastAsia"/>
          <w:color w:val="000000"/>
          <w:kern w:val="0"/>
          <w:sz w:val="24"/>
        </w:rPr>
        <w:t xml:space="preserve"> 之间的关系，结构模型就是潜变量</w:t>
      </w:r>
      <m:oMath>
        <m:sSub>
          <m:sSubPr>
            <m:ctrlPr>
              <w:rPr>
                <w:rFonts w:ascii="Cambria Math" w:eastAsia="SimSun" w:hAnsi="Cambria Math" w:cs="Times New Roman"/>
                <w:color w:val="000000"/>
                <w:kern w:val="0"/>
                <w:sz w:val="24"/>
              </w:rPr>
            </m:ctrlPr>
          </m:sSubPr>
          <m:e>
            <m:r>
              <w:rPr>
                <w:rFonts w:ascii="Cambria Math" w:eastAsia="SimSun" w:hAnsi="Cambria Math" w:cs="Times New Roman"/>
                <w:color w:val="000000"/>
                <w:kern w:val="0"/>
                <w:sz w:val="24"/>
              </w:rPr>
              <m:t>ξ</m:t>
            </m:r>
          </m:e>
          <m:sub>
            <m:r>
              <w:rPr>
                <w:rFonts w:ascii="Cambria Math" w:eastAsia="SimSun" w:hAnsi="Cambria Math" w:cs="Times New Roman"/>
                <w:color w:val="000000"/>
                <w:kern w:val="0"/>
                <w:sz w:val="24"/>
              </w:rPr>
              <m:t>j</m:t>
            </m:r>
          </m:sub>
        </m:sSub>
      </m:oMath>
      <w:r>
        <w:rPr>
          <w:rFonts w:ascii="SimSun" w:eastAsia="SimSun" w:hAnsi="SimSun" w:cs="Times New Roman" w:hint="eastAsia"/>
          <w:color w:val="000000"/>
          <w:kern w:val="0"/>
          <w:sz w:val="24"/>
        </w:rPr>
        <w:t xml:space="preserve"> 之间的关系。</w:t>
      </w:r>
    </w:p>
    <w:p w14:paraId="0BA656A9"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t>（1）测量模型：每一个观测变量</w:t>
      </w:r>
      <w:proofErr w:type="spellStart"/>
      <w:r>
        <w:rPr>
          <w:rFonts w:ascii="Times New Roman" w:eastAsia="SimSun" w:hAnsi="Times New Roman" w:cs="Times New Roman"/>
          <w:i/>
          <w:sz w:val="24"/>
        </w:rPr>
        <w:t>x</w:t>
      </w:r>
      <w:r>
        <w:rPr>
          <w:rFonts w:ascii="Times New Roman" w:eastAsia="SimSun" w:hAnsi="Times New Roman" w:cs="Times New Roman"/>
          <w:i/>
          <w:sz w:val="24"/>
          <w:vertAlign w:val="subscript"/>
        </w:rPr>
        <w:t>jh</w:t>
      </w:r>
      <w:proofErr w:type="spellEnd"/>
      <w:r>
        <w:rPr>
          <w:rFonts w:ascii="Times New Roman" w:eastAsia="SimSun" w:hAnsi="Times New Roman" w:cs="Times New Roman" w:hint="eastAsia"/>
          <w:iCs/>
          <w:color w:val="000000"/>
          <w:kern w:val="0"/>
          <w:sz w:val="24"/>
        </w:rPr>
        <w:t xml:space="preserve"> </w:t>
      </w:r>
      <w:r>
        <w:rPr>
          <w:rFonts w:ascii="SimSun" w:eastAsia="SimSun" w:hAnsi="SimSun" w:cs="Times New Roman" w:hint="eastAsia"/>
          <w:color w:val="000000"/>
          <w:kern w:val="0"/>
          <w:sz w:val="24"/>
        </w:rPr>
        <w:t>与其关联的潜变量存在线性回归关系，即：</w:t>
      </w:r>
    </w:p>
    <w:p w14:paraId="07575848" w14:textId="77777777" w:rsidR="00713B2B" w:rsidRDefault="00000000">
      <w:pPr>
        <w:widowControl/>
        <w:spacing w:line="360" w:lineRule="auto"/>
        <w:jc w:val="center"/>
        <w:rPr>
          <w:rFonts w:ascii="Times New Roman" w:eastAsia="SimSun" w:hAnsi="Times New Roman" w:cs="Times New Roman"/>
          <w:iCs/>
          <w:color w:val="000000"/>
          <w:kern w:val="0"/>
          <w:sz w:val="24"/>
        </w:rPr>
      </w:pPr>
      <m:oMath>
        <m:eqArr>
          <m:eqArrPr>
            <m:maxDist m:val="1"/>
            <m:ctrlPr>
              <w:rPr>
                <w:rFonts w:ascii="Cambria Math" w:eastAsia="SimSun" w:hAnsi="Cambria Math" w:cs="Times New Roman"/>
                <w:i/>
                <w:iCs/>
                <w:color w:val="000000"/>
                <w:kern w:val="0"/>
                <w:sz w:val="24"/>
              </w:rPr>
            </m:ctrlPr>
          </m:eqArrPr>
          <m:e>
            <m:sSub>
              <m:sSubPr>
                <m:ctrlPr>
                  <w:rPr>
                    <w:rFonts w:ascii="Cambria Math" w:eastAsia="SimSun" w:hAnsi="Cambria Math" w:cs="Times New Roman"/>
                    <w:iCs/>
                    <w:color w:val="000000"/>
                    <w:kern w:val="0"/>
                    <w:sz w:val="24"/>
                  </w:rPr>
                </m:ctrlPr>
              </m:sSubPr>
              <m:e>
                <m:r>
                  <w:rPr>
                    <w:rFonts w:ascii="Cambria Math" w:eastAsia="SimSun" w:hAnsi="Cambria Math" w:cs="Times New Roman"/>
                    <w:color w:val="000000"/>
                    <w:kern w:val="0"/>
                    <w:sz w:val="24"/>
                  </w:rPr>
                  <m:t>X</m:t>
                </m:r>
              </m:e>
              <m:sub>
                <m:r>
                  <w:rPr>
                    <w:rFonts w:ascii="Cambria Math" w:eastAsia="SimSun" w:hAnsi="Cambria Math" w:cs="Times New Roman"/>
                    <w:color w:val="000000"/>
                    <w:kern w:val="0"/>
                    <w:sz w:val="24"/>
                  </w:rPr>
                  <m:t>jh</m:t>
                </m:r>
              </m:sub>
            </m:sSub>
            <m:r>
              <w:rPr>
                <w:rFonts w:ascii="Cambria Math" w:eastAsia="SimSun" w:hAnsi="Cambria Math" w:cs="Times New Roman"/>
                <w:color w:val="000000"/>
                <w:kern w:val="0"/>
                <w:sz w:val="24"/>
              </w:rPr>
              <m:t>=</m:t>
            </m:r>
            <m:sSub>
              <m:sSubPr>
                <m:ctrlPr>
                  <w:rPr>
                    <w:rFonts w:ascii="Cambria Math" w:eastAsia="SimSun" w:hAnsi="Cambria Math" w:cs="Times New Roman"/>
                    <w:i/>
                    <w:iCs/>
                    <w:color w:val="000000"/>
                    <w:kern w:val="0"/>
                    <w:sz w:val="24"/>
                  </w:rPr>
                </m:ctrlPr>
              </m:sSubPr>
              <m:e>
                <m:r>
                  <w:rPr>
                    <w:rFonts w:ascii="Cambria Math" w:eastAsia="SimSun" w:hAnsi="Cambria Math" w:cs="Times New Roman"/>
                    <w:color w:val="000000"/>
                    <w:kern w:val="0"/>
                    <w:sz w:val="24"/>
                  </w:rPr>
                  <m:t>λ</m:t>
                </m:r>
              </m:e>
              <m:sub>
                <m:r>
                  <w:rPr>
                    <w:rFonts w:ascii="Cambria Math" w:eastAsia="SimSun" w:hAnsi="Cambria Math" w:cs="Times New Roman"/>
                    <w:color w:val="000000"/>
                    <w:kern w:val="0"/>
                    <w:sz w:val="24"/>
                  </w:rPr>
                  <m:t>jh</m:t>
                </m:r>
              </m:sub>
            </m:sSub>
            <m:sSub>
              <m:sSubPr>
                <m:ctrlPr>
                  <w:rPr>
                    <w:rFonts w:ascii="Cambria Math" w:eastAsia="SimSun" w:hAnsi="Cambria Math" w:cs="Times New Roman"/>
                    <w:i/>
                    <w:iCs/>
                    <w:color w:val="000000"/>
                    <w:kern w:val="0"/>
                    <w:sz w:val="24"/>
                  </w:rPr>
                </m:ctrlPr>
              </m:sSubPr>
              <m:e>
                <m:r>
                  <w:rPr>
                    <w:rFonts w:ascii="Cambria Math" w:eastAsia="SimSun" w:hAnsi="Cambria Math" w:cs="Times New Roman"/>
                    <w:color w:val="000000"/>
                    <w:kern w:val="0"/>
                    <w:sz w:val="24"/>
                  </w:rPr>
                  <m:t>ξ</m:t>
                </m:r>
              </m:e>
              <m:sub>
                <m:r>
                  <w:rPr>
                    <w:rFonts w:ascii="Cambria Math" w:eastAsia="SimSun" w:hAnsi="Cambria Math" w:cs="Times New Roman"/>
                    <w:color w:val="000000"/>
                    <w:kern w:val="0"/>
                    <w:sz w:val="24"/>
                  </w:rPr>
                  <m:t>j</m:t>
                </m:r>
              </m:sub>
            </m:sSub>
            <m:r>
              <w:rPr>
                <w:rFonts w:ascii="Cambria Math" w:eastAsia="SimSun" w:hAnsi="Cambria Math" w:cs="Times New Roman"/>
                <w:color w:val="000000"/>
                <w:kern w:val="0"/>
                <w:sz w:val="24"/>
              </w:rPr>
              <m:t>+</m:t>
            </m:r>
            <m:sSub>
              <m:sSubPr>
                <m:ctrlPr>
                  <w:rPr>
                    <w:rFonts w:ascii="Cambria Math" w:eastAsia="SimSun" w:hAnsi="Cambria Math" w:cs="Times New Roman"/>
                    <w:i/>
                    <w:iCs/>
                    <w:color w:val="000000"/>
                    <w:kern w:val="0"/>
                    <w:sz w:val="24"/>
                  </w:rPr>
                </m:ctrlPr>
              </m:sSubPr>
              <m:e>
                <m:r>
                  <w:rPr>
                    <w:rFonts w:ascii="Cambria Math" w:eastAsia="SimSun" w:hAnsi="Cambria Math" w:cs="Times New Roman"/>
                    <w:color w:val="000000"/>
                    <w:kern w:val="0"/>
                    <w:sz w:val="24"/>
                  </w:rPr>
                  <m:t>ε</m:t>
                </m:r>
              </m:e>
              <m:sub>
                <m:r>
                  <w:rPr>
                    <w:rFonts w:ascii="Cambria Math" w:eastAsia="SimSun" w:hAnsi="Cambria Math" w:cs="Times New Roman"/>
                    <w:color w:val="000000"/>
                    <w:kern w:val="0"/>
                    <w:sz w:val="24"/>
                  </w:rPr>
                  <m:t>jh</m:t>
                </m:r>
              </m:sub>
            </m:sSub>
            <m:r>
              <w:rPr>
                <w:rFonts w:ascii="Cambria Math" w:eastAsia="SimSun" w:hAnsi="Cambria Math" w:cs="Times New Roman"/>
                <w:color w:val="000000"/>
                <w:kern w:val="0"/>
                <w:sz w:val="24"/>
              </w:rPr>
              <m:t>#</m:t>
            </m:r>
            <m:d>
              <m:dPr>
                <m:begChr m:val="（"/>
                <m:endChr m:val="）"/>
                <m:ctrlPr>
                  <w:rPr>
                    <w:rFonts w:ascii="Cambria Math" w:eastAsia="SimSun" w:hAnsi="Cambria Math" w:cs="Times New Roman"/>
                    <w:i/>
                    <w:iCs/>
                    <w:color w:val="000000"/>
                    <w:kern w:val="0"/>
                    <w:sz w:val="24"/>
                  </w:rPr>
                </m:ctrlPr>
              </m:dPr>
              <m:e>
                <m:r>
                  <w:rPr>
                    <w:rFonts w:ascii="Cambria Math" w:eastAsia="SimSun" w:hAnsi="Cambria Math" w:cs="Times New Roman" w:hint="eastAsia"/>
                    <w:color w:val="000000"/>
                    <w:kern w:val="0"/>
                    <w:sz w:val="24"/>
                  </w:rPr>
                  <m:t>3</m:t>
                </m:r>
                <m:r>
                  <w:rPr>
                    <w:rFonts w:ascii="Microsoft YaHei" w:eastAsia="Microsoft YaHei" w:hAnsi="Microsoft YaHei" w:cs="Microsoft YaHei" w:hint="eastAsia"/>
                    <w:color w:val="000000"/>
                    <w:kern w:val="0"/>
                    <w:sz w:val="24"/>
                  </w:rPr>
                  <m:t>-</m:t>
                </m:r>
                <m:r>
                  <w:rPr>
                    <w:rFonts w:ascii="Cambria Math" w:eastAsia="SimSun" w:hAnsi="Cambria Math" w:cs="Times New Roman" w:hint="eastAsia"/>
                    <w:color w:val="000000"/>
                    <w:kern w:val="0"/>
                    <w:sz w:val="24"/>
                  </w:rPr>
                  <m:t>1</m:t>
                </m:r>
              </m:e>
            </m:d>
          </m:e>
        </m:eqArr>
      </m:oMath>
      <w:r w:rsidR="00D04354">
        <w:rPr>
          <w:rFonts w:ascii="Times New Roman" w:eastAsia="SimSun" w:hAnsi="Times New Roman" w:cs="Times New Roman"/>
          <w:iCs/>
          <w:color w:val="000000"/>
          <w:kern w:val="0"/>
          <w:sz w:val="24"/>
        </w:rPr>
        <w:t xml:space="preserve"> </w:t>
      </w:r>
    </w:p>
    <w:p w14:paraId="3CE26F30"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t>其中，</w:t>
      </w:r>
      <m:oMath>
        <m:sSub>
          <m:sSubPr>
            <m:ctrlPr>
              <w:rPr>
                <w:rFonts w:ascii="Cambria Math" w:eastAsia="SimSun" w:hAnsi="Cambria Math" w:cs="Times New Roman"/>
                <w:color w:val="000000"/>
                <w:kern w:val="0"/>
                <w:sz w:val="24"/>
              </w:rPr>
            </m:ctrlPr>
          </m:sSubPr>
          <m:e>
            <m:r>
              <w:rPr>
                <w:rFonts w:ascii="Cambria Math" w:eastAsia="SimSun" w:hAnsi="Cambria Math" w:cs="Times New Roman"/>
                <w:color w:val="000000"/>
                <w:kern w:val="0"/>
                <w:sz w:val="24"/>
              </w:rPr>
              <m:t>λ</m:t>
            </m:r>
          </m:e>
          <m:sub>
            <m:r>
              <w:rPr>
                <w:rFonts w:ascii="Cambria Math" w:eastAsia="SimSun" w:hAnsi="Cambria Math" w:cs="Times New Roman" w:hint="eastAsia"/>
                <w:color w:val="000000"/>
                <w:kern w:val="0"/>
                <w:sz w:val="24"/>
              </w:rPr>
              <m:t>j</m:t>
            </m:r>
            <m:r>
              <w:rPr>
                <w:rFonts w:ascii="MS Mincho" w:eastAsia="MS Mincho" w:hAnsi="MS Mincho" w:cs="MS Mincho" w:hint="eastAsia"/>
                <w:color w:val="000000"/>
                <w:kern w:val="0"/>
                <w:sz w:val="24"/>
              </w:rPr>
              <m:t>h</m:t>
            </m:r>
          </m:sub>
        </m:sSub>
      </m:oMath>
      <w:r>
        <w:rPr>
          <w:rFonts w:ascii="SimSun" w:eastAsia="SimSun" w:hAnsi="SimSun" w:cs="Times New Roman" w:hint="eastAsia"/>
          <w:color w:val="000000"/>
          <w:kern w:val="0"/>
          <w:sz w:val="24"/>
        </w:rPr>
        <w:t xml:space="preserve"> 是回归系数，</w:t>
      </w:r>
      <m:oMath>
        <m:sSub>
          <m:sSubPr>
            <m:ctrlPr>
              <w:rPr>
                <w:rFonts w:ascii="Cambria Math" w:eastAsia="SimSun" w:hAnsi="Cambria Math" w:cs="Times New Roman"/>
                <w:color w:val="000000"/>
                <w:kern w:val="0"/>
                <w:sz w:val="24"/>
              </w:rPr>
            </m:ctrlPr>
          </m:sSubPr>
          <m:e>
            <m:r>
              <w:rPr>
                <w:rFonts w:ascii="Cambria Math" w:eastAsia="SimSun" w:hAnsi="Cambria Math" w:cs="Times New Roman"/>
                <w:color w:val="000000"/>
                <w:kern w:val="0"/>
                <w:sz w:val="24"/>
              </w:rPr>
              <m:t>ε</m:t>
            </m:r>
          </m:e>
          <m:sub>
            <m:r>
              <w:rPr>
                <w:rFonts w:ascii="Cambria Math" w:eastAsia="SimSun" w:hAnsi="Cambria Math" w:cs="Times New Roman"/>
                <w:color w:val="000000"/>
                <w:kern w:val="0"/>
                <w:sz w:val="24"/>
              </w:rPr>
              <m:t>jh</m:t>
            </m:r>
          </m:sub>
        </m:sSub>
      </m:oMath>
      <w:r>
        <w:rPr>
          <w:rFonts w:ascii="Times New Roman" w:eastAsia="SimSun" w:hAnsi="Times New Roman" w:cs="Times New Roman" w:hint="eastAsia"/>
          <w:iCs/>
          <w:color w:val="000000"/>
          <w:kern w:val="0"/>
          <w:sz w:val="24"/>
        </w:rPr>
        <w:t xml:space="preserve"> </w:t>
      </w:r>
      <w:r>
        <w:rPr>
          <w:rFonts w:ascii="SimSun" w:eastAsia="SimSun" w:hAnsi="SimSun" w:cs="Times New Roman" w:hint="eastAsia"/>
          <w:color w:val="000000"/>
          <w:kern w:val="0"/>
          <w:sz w:val="24"/>
        </w:rPr>
        <w:t>是随机误差项，均值为</w:t>
      </w:r>
      <w:r>
        <w:rPr>
          <w:rFonts w:ascii="Times New Roman" w:eastAsia="SimSun" w:hAnsi="Times New Roman" w:cs="Times New Roman" w:hint="eastAsia"/>
          <w:color w:val="000000"/>
          <w:kern w:val="0"/>
          <w:sz w:val="24"/>
        </w:rPr>
        <w:t>0</w:t>
      </w:r>
      <w:r>
        <w:rPr>
          <w:rFonts w:ascii="SimSun" w:eastAsia="SimSun" w:hAnsi="SimSun" w:cs="Times New Roman" w:hint="eastAsia"/>
          <w:color w:val="000000"/>
          <w:kern w:val="0"/>
          <w:sz w:val="24"/>
        </w:rPr>
        <w:t>且与</w:t>
      </w:r>
      <m:oMath>
        <m:sSub>
          <m:sSubPr>
            <m:ctrlPr>
              <w:rPr>
                <w:rFonts w:ascii="Cambria Math" w:eastAsia="SimSun" w:hAnsi="Cambria Math" w:cs="Times New Roman"/>
                <w:color w:val="000000"/>
                <w:kern w:val="0"/>
                <w:sz w:val="24"/>
              </w:rPr>
            </m:ctrlPr>
          </m:sSubPr>
          <m:e>
            <m:r>
              <w:rPr>
                <w:rFonts w:ascii="Cambria Math" w:eastAsia="SimSun" w:hAnsi="Cambria Math" w:cs="Times New Roman"/>
                <w:color w:val="000000"/>
                <w:kern w:val="0"/>
                <w:sz w:val="24"/>
              </w:rPr>
              <m:t>ξ</m:t>
            </m:r>
          </m:e>
          <m:sub>
            <m:r>
              <w:rPr>
                <w:rFonts w:ascii="Cambria Math" w:eastAsia="SimSun" w:hAnsi="Cambria Math" w:cs="Times New Roman"/>
                <w:color w:val="000000"/>
                <w:kern w:val="0"/>
                <w:sz w:val="24"/>
              </w:rPr>
              <m:t>j</m:t>
            </m:r>
          </m:sub>
        </m:sSub>
      </m:oMath>
      <w:r>
        <w:rPr>
          <w:rFonts w:ascii="Times New Roman" w:eastAsia="SimSun" w:hAnsi="Times New Roman" w:cs="Times New Roman" w:hint="eastAsia"/>
          <w:iCs/>
          <w:color w:val="000000"/>
          <w:kern w:val="0"/>
          <w:sz w:val="24"/>
        </w:rPr>
        <w:t xml:space="preserve"> </w:t>
      </w:r>
      <w:r>
        <w:rPr>
          <w:rFonts w:ascii="SimSun" w:eastAsia="SimSun" w:hAnsi="SimSun" w:cs="Times New Roman" w:hint="eastAsia"/>
          <w:color w:val="000000"/>
          <w:kern w:val="0"/>
          <w:sz w:val="24"/>
        </w:rPr>
        <w:t>不相关。</w:t>
      </w:r>
    </w:p>
    <w:p w14:paraId="55D064A5" w14:textId="77777777" w:rsidR="00713B2B" w:rsidRDefault="00D04354">
      <w:pPr>
        <w:widowControl/>
        <w:spacing w:line="360" w:lineRule="auto"/>
        <w:ind w:firstLineChars="200" w:firstLine="480"/>
        <w:jc w:val="left"/>
        <w:rPr>
          <w:rFonts w:ascii="SimSun" w:eastAsia="SimSun" w:hAnsi="SimSun" w:cs="Times New Roman"/>
          <w:color w:val="000000"/>
          <w:kern w:val="0"/>
          <w:sz w:val="24"/>
        </w:rPr>
      </w:pPr>
      <w:r>
        <w:rPr>
          <w:rFonts w:ascii="SimSun" w:eastAsia="SimSun" w:hAnsi="SimSun" w:cs="Times New Roman" w:hint="eastAsia"/>
          <w:color w:val="000000"/>
          <w:kern w:val="0"/>
          <w:sz w:val="24"/>
        </w:rPr>
        <w:t>（2）结构模型：表示各个潜变量</w:t>
      </w:r>
      <m:oMath>
        <m:sSub>
          <m:sSubPr>
            <m:ctrlPr>
              <w:rPr>
                <w:rFonts w:ascii="Cambria Math" w:eastAsia="SimSun" w:hAnsi="Cambria Math" w:cs="Times New Roman"/>
                <w:color w:val="000000"/>
                <w:kern w:val="0"/>
                <w:sz w:val="24"/>
              </w:rPr>
            </m:ctrlPr>
          </m:sSubPr>
          <m:e>
            <m:r>
              <w:rPr>
                <w:rFonts w:ascii="Cambria Math" w:eastAsia="SimSun" w:hAnsi="Cambria Math" w:cs="Times New Roman"/>
                <w:color w:val="000000"/>
                <w:kern w:val="0"/>
                <w:sz w:val="24"/>
              </w:rPr>
              <m:t>ξ</m:t>
            </m:r>
          </m:e>
          <m:sub>
            <m:r>
              <w:rPr>
                <w:rFonts w:ascii="Cambria Math" w:eastAsia="SimSun" w:hAnsi="Cambria Math" w:cs="Times New Roman" w:hint="eastAsia"/>
                <w:color w:val="000000"/>
                <w:kern w:val="0"/>
                <w:sz w:val="24"/>
              </w:rPr>
              <m:t>j</m:t>
            </m:r>
          </m:sub>
        </m:sSub>
      </m:oMath>
      <w:r>
        <w:rPr>
          <w:rFonts w:ascii="Times New Roman" w:eastAsia="SimSun" w:hAnsi="Times New Roman" w:cs="Times New Roman" w:hint="eastAsia"/>
          <w:iCs/>
          <w:color w:val="000000"/>
          <w:kern w:val="0"/>
          <w:sz w:val="24"/>
        </w:rPr>
        <w:t xml:space="preserve"> </w:t>
      </w:r>
      <w:r>
        <w:rPr>
          <w:rFonts w:ascii="SimSun" w:eastAsia="SimSun" w:hAnsi="SimSun" w:cs="Times New Roman" w:hint="eastAsia"/>
          <w:color w:val="000000"/>
          <w:kern w:val="0"/>
          <w:sz w:val="24"/>
        </w:rPr>
        <w:t>之间的因果关系，即：</w:t>
      </w:r>
    </w:p>
    <w:p w14:paraId="36B1F079" w14:textId="77777777" w:rsidR="00713B2B" w:rsidRDefault="00000000">
      <w:pPr>
        <w:widowControl/>
        <w:spacing w:line="360" w:lineRule="auto"/>
        <w:ind w:firstLineChars="200" w:firstLine="480"/>
        <w:jc w:val="center"/>
        <w:rPr>
          <w:rFonts w:ascii="SimSun" w:eastAsia="SimSun" w:hAnsi="SimSun" w:cs="Times New Roman"/>
          <w:sz w:val="24"/>
        </w:rPr>
      </w:pPr>
      <m:oMathPara>
        <m:oMath>
          <m:eqArr>
            <m:eqArrPr>
              <m:maxDist m:val="1"/>
              <m:ctrlPr>
                <w:rPr>
                  <w:rFonts w:ascii="Cambria Math" w:eastAsia="SimSun" w:hAnsi="Cambria Math" w:cs="Times New Roman"/>
                  <w:i/>
                  <w:sz w:val="24"/>
                </w:rPr>
              </m:ctrlPr>
            </m:eqArrPr>
            <m:e>
              <m:sSub>
                <m:sSubPr>
                  <m:ctrlPr>
                    <w:rPr>
                      <w:rFonts w:ascii="Cambria Math" w:eastAsia="SimSun" w:hAnsi="Cambria Math" w:cs="Times New Roman"/>
                      <w:sz w:val="24"/>
                    </w:rPr>
                  </m:ctrlPr>
                </m:sSubPr>
                <m:e>
                  <m:r>
                    <w:rPr>
                      <w:rFonts w:ascii="Cambria Math" w:eastAsia="SimSun" w:hAnsi="Cambria Math" w:cs="Times New Roman"/>
                      <w:sz w:val="24"/>
                    </w:rPr>
                    <m:t>ξ</m:t>
                  </m:r>
                </m:e>
                <m:sub>
                  <m:r>
                    <w:rPr>
                      <w:rFonts w:ascii="Cambria Math" w:eastAsia="SimSun" w:hAnsi="Cambria Math" w:cs="Times New Roman"/>
                      <w:sz w:val="24"/>
                    </w:rPr>
                    <m:t>j</m:t>
                  </m:r>
                </m:sub>
              </m:sSub>
              <m:r>
                <w:rPr>
                  <w:rFonts w:ascii="Cambria Math" w:eastAsia="SimSun" w:hAnsi="Cambria Math" w:cs="Times New Roman"/>
                  <w:sz w:val="24"/>
                </w:rPr>
                <m:t>=</m:t>
              </m:r>
              <m:nary>
                <m:naryPr>
                  <m:chr m:val="∑"/>
                  <m:limLoc m:val="subSup"/>
                  <m:supHide m:val="1"/>
                  <m:ctrlPr>
                    <w:rPr>
                      <w:rFonts w:ascii="Cambria Math" w:eastAsia="SimSun" w:hAnsi="Cambria Math" w:cs="Times New Roman"/>
                      <w:i/>
                      <w:sz w:val="24"/>
                    </w:rPr>
                  </m:ctrlPr>
                </m:naryPr>
                <m:sub>
                  <m:r>
                    <w:rPr>
                      <w:rFonts w:ascii="Cambria Math" w:eastAsia="SimSun" w:hAnsi="Cambria Math" w:cs="Times New Roman"/>
                      <w:sz w:val="24"/>
                    </w:rPr>
                    <m:t>i≠j</m:t>
                  </m:r>
                </m:sub>
                <m:sup/>
                <m:e>
                  <m:sSub>
                    <m:sSubPr>
                      <m:ctrlPr>
                        <w:rPr>
                          <w:rFonts w:ascii="Cambria Math" w:eastAsia="SimSun" w:hAnsi="Cambria Math" w:cs="Times New Roman"/>
                          <w:i/>
                          <w:sz w:val="24"/>
                        </w:rPr>
                      </m:ctrlPr>
                    </m:sSubPr>
                    <m:e>
                      <m:r>
                        <w:rPr>
                          <w:rFonts w:ascii="Cambria Math" w:eastAsia="SimSun" w:hAnsi="Cambria Math" w:cs="Times New Roman"/>
                          <w:sz w:val="24"/>
                        </w:rPr>
                        <m:t>β</m:t>
                      </m:r>
                    </m:e>
                    <m:sub>
                      <m:r>
                        <w:rPr>
                          <w:rFonts w:ascii="Cambria Math" w:eastAsia="SimSun" w:hAnsi="Cambria Math" w:cs="Times New Roman"/>
                          <w:sz w:val="24"/>
                        </w:rPr>
                        <m:t>ij</m:t>
                      </m:r>
                    </m:sub>
                  </m:sSub>
                  <m:sSub>
                    <m:sSubPr>
                      <m:ctrlPr>
                        <w:rPr>
                          <w:rFonts w:ascii="Cambria Math" w:eastAsia="SimSun" w:hAnsi="Cambria Math" w:cs="Times New Roman"/>
                          <w:i/>
                          <w:sz w:val="24"/>
                        </w:rPr>
                      </m:ctrlPr>
                    </m:sSubPr>
                    <m:e>
                      <m:r>
                        <w:rPr>
                          <w:rFonts w:ascii="Cambria Math" w:eastAsia="SimSun" w:hAnsi="Cambria Math" w:cs="Times New Roman"/>
                          <w:sz w:val="24"/>
                        </w:rPr>
                        <m:t>ξ</m:t>
                      </m:r>
                    </m:e>
                    <m:sub>
                      <m:r>
                        <w:rPr>
                          <w:rFonts w:ascii="Cambria Math" w:eastAsia="SimSun" w:hAnsi="Cambria Math" w:cs="Times New Roman"/>
                          <w:sz w:val="24"/>
                        </w:rPr>
                        <m:t>i</m:t>
                      </m:r>
                    </m:sub>
                  </m:sSub>
                  <m:r>
                    <w:rPr>
                      <w:rFonts w:ascii="Cambria Math" w:eastAsia="SimSun" w:hAnsi="Cambria Math" w:cs="Times New Roman"/>
                      <w:sz w:val="24"/>
                    </w:rPr>
                    <m:t>+</m:t>
                  </m:r>
                  <m:sSub>
                    <m:sSubPr>
                      <m:ctrlPr>
                        <w:rPr>
                          <w:rFonts w:ascii="Cambria Math" w:eastAsia="SimSun" w:hAnsi="Cambria Math" w:cs="Times New Roman"/>
                          <w:i/>
                          <w:sz w:val="24"/>
                        </w:rPr>
                      </m:ctrlPr>
                    </m:sSubPr>
                    <m:e>
                      <m:r>
                        <w:rPr>
                          <w:rFonts w:ascii="Cambria Math" w:eastAsia="SimSun" w:hAnsi="Cambria Math" w:cs="Times New Roman"/>
                          <w:sz w:val="24"/>
                        </w:rPr>
                        <m:t>ζ</m:t>
                      </m:r>
                    </m:e>
                    <m:sub>
                      <m:r>
                        <w:rPr>
                          <w:rFonts w:ascii="Cambria Math" w:eastAsia="SimSun" w:hAnsi="Cambria Math" w:cs="Times New Roman"/>
                          <w:sz w:val="24"/>
                        </w:rPr>
                        <m:t>j</m:t>
                      </m:r>
                    </m:sub>
                  </m:sSub>
                </m:e>
              </m:nary>
              <m:r>
                <w:rPr>
                  <w:rFonts w:ascii="Cambria Math" w:eastAsia="SimSun" w:hAnsi="Cambria Math" w:cs="Times New Roman"/>
                  <w:sz w:val="24"/>
                </w:rPr>
                <m:t>#</m:t>
              </m:r>
              <m:d>
                <m:dPr>
                  <m:begChr m:val="（"/>
                  <m:endChr m:val="）"/>
                  <m:ctrlPr>
                    <w:rPr>
                      <w:rFonts w:ascii="Cambria Math" w:eastAsia="SimSun" w:hAnsi="Cambria Math" w:cs="Times New Roman"/>
                      <w:sz w:val="24"/>
                    </w:rPr>
                  </m:ctrlPr>
                </m:dPr>
                <m:e>
                  <m:r>
                    <m:rPr>
                      <m:sty m:val="p"/>
                    </m:rPr>
                    <w:rPr>
                      <w:rFonts w:ascii="Cambria Math" w:eastAsia="SimSun" w:hAnsi="Cambria Math" w:cs="Times New Roman"/>
                      <w:sz w:val="24"/>
                    </w:rPr>
                    <m:t>3-2</m:t>
                  </m:r>
                </m:e>
              </m:d>
            </m:e>
          </m:eqArr>
        </m:oMath>
      </m:oMathPara>
    </w:p>
    <w:p w14:paraId="63632653" w14:textId="77777777" w:rsidR="00713B2B" w:rsidRDefault="00D04354">
      <w:pPr>
        <w:widowControl/>
        <w:spacing w:line="360" w:lineRule="auto"/>
        <w:ind w:firstLineChars="200" w:firstLine="480"/>
        <w:jc w:val="left"/>
        <w:rPr>
          <w:rFonts w:ascii="SimSun" w:eastAsia="SimSun" w:hAnsi="SimSun" w:cs="Times New Roman"/>
          <w:color w:val="000000"/>
          <w:kern w:val="0"/>
          <w:sz w:val="24"/>
        </w:rPr>
      </w:pPr>
      <w:r>
        <w:rPr>
          <w:rFonts w:ascii="SimSun" w:eastAsia="SimSun" w:hAnsi="SimSun" w:cs="Times New Roman" w:hint="eastAsia"/>
          <w:color w:val="000000"/>
          <w:kern w:val="0"/>
          <w:sz w:val="24"/>
        </w:rPr>
        <w:t>其中，</w:t>
      </w:r>
      <m:oMath>
        <m:sSub>
          <m:sSubPr>
            <m:ctrlPr>
              <w:rPr>
                <w:rFonts w:ascii="Cambria Math" w:eastAsia="SimSun" w:hAnsi="Cambria Math" w:cs="Times New Roman"/>
                <w:color w:val="000000"/>
                <w:kern w:val="0"/>
                <w:sz w:val="24"/>
              </w:rPr>
            </m:ctrlPr>
          </m:sSubPr>
          <m:e>
            <m:r>
              <w:rPr>
                <w:rFonts w:ascii="Cambria Math" w:eastAsia="SimSun" w:hAnsi="Cambria Math" w:cs="Times New Roman"/>
                <w:color w:val="000000"/>
                <w:kern w:val="0"/>
                <w:sz w:val="24"/>
              </w:rPr>
              <m:t>β</m:t>
            </m:r>
          </m:e>
          <m:sub>
            <m:r>
              <w:rPr>
                <w:rFonts w:ascii="Cambria Math" w:eastAsia="SimSun" w:hAnsi="Cambria Math" w:cs="Times New Roman"/>
                <w:color w:val="000000"/>
                <w:kern w:val="0"/>
                <w:sz w:val="24"/>
              </w:rPr>
              <m:t>ij</m:t>
            </m:r>
          </m:sub>
        </m:sSub>
      </m:oMath>
      <w:r>
        <w:rPr>
          <w:rFonts w:ascii="SimSun" w:eastAsia="SimSun" w:hAnsi="SimSun" w:cs="Times New Roman" w:hint="eastAsia"/>
          <w:color w:val="000000"/>
          <w:kern w:val="0"/>
          <w:sz w:val="24"/>
        </w:rPr>
        <w:t>是回归系数，</w:t>
      </w:r>
      <m:oMath>
        <m:sSub>
          <m:sSubPr>
            <m:ctrlPr>
              <w:rPr>
                <w:rFonts w:ascii="Cambria Math" w:eastAsia="SimSun" w:hAnsi="Cambria Math" w:cs="Times New Roman"/>
                <w:color w:val="000000"/>
                <w:kern w:val="0"/>
                <w:sz w:val="24"/>
              </w:rPr>
            </m:ctrlPr>
          </m:sSubPr>
          <m:e>
            <m:r>
              <w:rPr>
                <w:rFonts w:ascii="Cambria Math" w:eastAsia="SimSun" w:hAnsi="Cambria Math" w:cs="Times New Roman"/>
                <w:color w:val="000000"/>
                <w:kern w:val="0"/>
                <w:sz w:val="24"/>
              </w:rPr>
              <m:t>ζ</m:t>
            </m:r>
          </m:e>
          <m:sub>
            <m:r>
              <w:rPr>
                <w:rFonts w:ascii="Cambria Math" w:eastAsia="SimSun" w:hAnsi="Cambria Math" w:cs="Times New Roman"/>
                <w:color w:val="000000"/>
                <w:kern w:val="0"/>
                <w:sz w:val="24"/>
              </w:rPr>
              <m:t>j</m:t>
            </m:r>
          </m:sub>
        </m:sSub>
      </m:oMath>
      <w:r>
        <w:rPr>
          <w:rFonts w:ascii="Times New Roman" w:eastAsia="SimSun" w:hAnsi="Times New Roman" w:cs="Times New Roman" w:hint="eastAsia"/>
          <w:color w:val="000000"/>
          <w:kern w:val="0"/>
          <w:sz w:val="24"/>
        </w:rPr>
        <w:t xml:space="preserve"> </w:t>
      </w:r>
      <w:r>
        <w:rPr>
          <w:rFonts w:ascii="SimSun" w:eastAsia="SimSun" w:hAnsi="SimSun" w:cs="Times New Roman" w:hint="eastAsia"/>
          <w:color w:val="000000"/>
          <w:kern w:val="0"/>
          <w:sz w:val="24"/>
        </w:rPr>
        <w:t>是残差项。</w:t>
      </w:r>
    </w:p>
    <w:p w14:paraId="6DC22C38" w14:textId="77777777" w:rsidR="00713B2B" w:rsidRDefault="00D04354">
      <w:pPr>
        <w:pStyle w:val="a1"/>
        <w:spacing w:before="156" w:after="156"/>
      </w:pPr>
      <w:r>
        <w:rPr>
          <w:rFonts w:hint="eastAsia"/>
        </w:rPr>
        <w:t>3</w:t>
      </w:r>
      <w:r>
        <w:t xml:space="preserve">.5.2 </w:t>
      </w:r>
      <w:r>
        <w:rPr>
          <w:rFonts w:hint="eastAsia"/>
        </w:rPr>
        <w:t>模型验证过程</w:t>
      </w:r>
    </w:p>
    <w:p w14:paraId="4D275A07"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t>使用</w:t>
      </w:r>
      <w:r>
        <w:rPr>
          <w:rFonts w:ascii="Times New Roman" w:eastAsia="SimSun" w:hAnsi="Times New Roman" w:cs="Times New Roman"/>
          <w:color w:val="000000"/>
          <w:kern w:val="0"/>
          <w:sz w:val="24"/>
        </w:rPr>
        <w:t>Smart PLS 4.0</w:t>
      </w:r>
      <w:r>
        <w:rPr>
          <w:rFonts w:ascii="SimSun" w:eastAsia="SimSun" w:hAnsi="SimSun" w:cs="Times New Roman" w:hint="eastAsia"/>
          <w:color w:val="000000"/>
          <w:kern w:val="0"/>
          <w:sz w:val="24"/>
        </w:rPr>
        <w:t>软件进行测量模型验证和结构模型分析，具体步骤如下：</w:t>
      </w:r>
    </w:p>
    <w:p w14:paraId="79B597C8"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Times New Roman" w:eastAsia="SimSun" w:hAnsi="Times New Roman" w:cs="Times New Roman" w:hint="eastAsia"/>
          <w:color w:val="000000"/>
          <w:kern w:val="0"/>
          <w:sz w:val="24"/>
        </w:rPr>
        <w:t>（</w:t>
      </w:r>
      <w:r>
        <w:rPr>
          <w:rFonts w:ascii="Times New Roman" w:eastAsia="SimSun" w:hAnsi="Times New Roman" w:cs="Times New Roman" w:hint="eastAsia"/>
          <w:color w:val="000000"/>
          <w:kern w:val="0"/>
          <w:sz w:val="24"/>
        </w:rPr>
        <w:t>1</w:t>
      </w:r>
      <w:r>
        <w:rPr>
          <w:rFonts w:ascii="Times New Roman" w:eastAsia="SimSun" w:hAnsi="Times New Roman" w:cs="Times New Roman" w:hint="eastAsia"/>
          <w:color w:val="000000"/>
          <w:kern w:val="0"/>
          <w:sz w:val="24"/>
        </w:rPr>
        <w:t>）</w:t>
      </w:r>
      <w:r>
        <w:rPr>
          <w:rFonts w:ascii="SimSun" w:eastAsia="SimSun" w:hAnsi="SimSun" w:cs="Times New Roman" w:hint="eastAsia"/>
          <w:color w:val="000000"/>
          <w:kern w:val="0"/>
          <w:sz w:val="24"/>
        </w:rPr>
        <w:t>测量模型验证</w:t>
      </w:r>
    </w:p>
    <w:p w14:paraId="468CBA4F"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t>本研究将采用克朗巴哈系数（</w:t>
      </w:r>
      <w:r>
        <w:rPr>
          <w:rFonts w:ascii="Times New Roman" w:eastAsia="SimSun" w:hAnsi="Times New Roman" w:cs="Times New Roman"/>
          <w:color w:val="000000"/>
          <w:kern w:val="0"/>
          <w:sz w:val="24"/>
        </w:rPr>
        <w:t>Cronbach’s Alpha</w:t>
      </w:r>
      <w:r>
        <w:rPr>
          <w:rFonts w:ascii="SimSun" w:eastAsia="SimSun" w:hAnsi="SimSun" w:cs="Times New Roman" w:hint="eastAsia"/>
          <w:color w:val="000000"/>
          <w:kern w:val="0"/>
          <w:sz w:val="24"/>
        </w:rPr>
        <w:t>）、组合信度（</w:t>
      </w:r>
      <w:r>
        <w:rPr>
          <w:rFonts w:ascii="Times New Roman" w:eastAsia="SimSun" w:hAnsi="Times New Roman" w:cs="Times New Roman" w:hint="eastAsia"/>
          <w:color w:val="000000"/>
          <w:kern w:val="0"/>
          <w:sz w:val="24"/>
        </w:rPr>
        <w:t>C</w:t>
      </w:r>
      <w:r>
        <w:rPr>
          <w:rFonts w:ascii="Times New Roman" w:eastAsia="SimSun" w:hAnsi="Times New Roman" w:cs="Times New Roman"/>
          <w:color w:val="000000"/>
          <w:kern w:val="0"/>
          <w:sz w:val="24"/>
        </w:rPr>
        <w:t xml:space="preserve">omposite </w:t>
      </w:r>
      <w:r>
        <w:rPr>
          <w:rFonts w:ascii="Times New Roman" w:eastAsia="SimSun" w:hAnsi="Times New Roman" w:cs="Times New Roman" w:hint="eastAsia"/>
          <w:color w:val="000000"/>
          <w:kern w:val="0"/>
          <w:sz w:val="24"/>
        </w:rPr>
        <w:t>R</w:t>
      </w:r>
      <w:r>
        <w:rPr>
          <w:rFonts w:ascii="Times New Roman" w:eastAsia="SimSun" w:hAnsi="Times New Roman" w:cs="Times New Roman"/>
          <w:color w:val="000000"/>
          <w:kern w:val="0"/>
          <w:sz w:val="24"/>
        </w:rPr>
        <w:t>eliability</w:t>
      </w:r>
      <w:r>
        <w:rPr>
          <w:rFonts w:ascii="Times New Roman" w:eastAsia="SimSun" w:hAnsi="Times New Roman" w:cs="Times New Roman" w:hint="eastAsia"/>
          <w:color w:val="000000"/>
          <w:kern w:val="0"/>
          <w:sz w:val="24"/>
        </w:rPr>
        <w:t>,</w:t>
      </w:r>
      <w:r>
        <w:rPr>
          <w:rFonts w:ascii="Times New Roman" w:eastAsia="SimSun" w:hAnsi="Times New Roman" w:cs="SimSun"/>
          <w:color w:val="000000"/>
          <w:kern w:val="0"/>
          <w:sz w:val="24"/>
        </w:rPr>
        <w:t xml:space="preserve"> </w:t>
      </w:r>
      <w:r>
        <w:rPr>
          <w:rFonts w:ascii="Times New Roman" w:eastAsia="SimSun" w:hAnsi="Times New Roman" w:cs="Times New Roman"/>
          <w:color w:val="000000"/>
          <w:kern w:val="0"/>
          <w:sz w:val="24"/>
        </w:rPr>
        <w:t>CR</w:t>
      </w:r>
      <w:r>
        <w:rPr>
          <w:rFonts w:ascii="SimSun" w:eastAsia="SimSun" w:hAnsi="SimSun" w:cs="Times New Roman" w:hint="eastAsia"/>
          <w:color w:val="000000"/>
          <w:kern w:val="0"/>
          <w:sz w:val="24"/>
        </w:rPr>
        <w:t>）、平均方差提取值（</w:t>
      </w:r>
      <w:r>
        <w:rPr>
          <w:rFonts w:ascii="Times New Roman" w:eastAsia="SimSun" w:hAnsi="Times New Roman" w:cs="Times New Roman"/>
          <w:color w:val="000000"/>
          <w:kern w:val="0"/>
          <w:sz w:val="24"/>
        </w:rPr>
        <w:t>Average Variance Extracted</w:t>
      </w:r>
      <w:r>
        <w:rPr>
          <w:rFonts w:ascii="Times New Roman" w:eastAsia="SimSun" w:hAnsi="Times New Roman" w:cs="SimSun"/>
          <w:color w:val="000000"/>
          <w:kern w:val="0"/>
          <w:sz w:val="24"/>
        </w:rPr>
        <w:t xml:space="preserve">, </w:t>
      </w:r>
      <w:r>
        <w:rPr>
          <w:rFonts w:ascii="Times New Roman" w:eastAsia="SimSun" w:hAnsi="Times New Roman" w:cs="Times New Roman"/>
          <w:color w:val="000000"/>
          <w:kern w:val="0"/>
          <w:sz w:val="24"/>
        </w:rPr>
        <w:t>AVE</w:t>
      </w:r>
      <w:r>
        <w:rPr>
          <w:rFonts w:ascii="SimSun" w:eastAsia="SimSun" w:hAnsi="SimSun" w:cs="Times New Roman" w:hint="eastAsia"/>
          <w:color w:val="000000"/>
          <w:kern w:val="0"/>
          <w:sz w:val="24"/>
        </w:rPr>
        <w:t>）、区分效度</w:t>
      </w:r>
      <w:r>
        <w:rPr>
          <w:rFonts w:ascii="SimSun" w:eastAsia="SimSun" w:hAnsi="SimSun" w:cs="Times New Roman" w:hint="eastAsia"/>
          <w:color w:val="333333"/>
          <w:kern w:val="0"/>
          <w:sz w:val="24"/>
        </w:rPr>
        <w:t>（</w:t>
      </w:r>
      <w:r>
        <w:rPr>
          <w:rFonts w:ascii="Times New Roman" w:eastAsia="SimSun" w:hAnsi="Times New Roman" w:cs="Times New Roman" w:hint="eastAsia"/>
          <w:color w:val="333333"/>
          <w:kern w:val="0"/>
          <w:sz w:val="24"/>
        </w:rPr>
        <w:t>D</w:t>
      </w:r>
      <w:r>
        <w:rPr>
          <w:rFonts w:ascii="Times New Roman" w:eastAsia="SimSun" w:hAnsi="Times New Roman" w:cs="Times New Roman"/>
          <w:color w:val="333333"/>
          <w:kern w:val="0"/>
          <w:sz w:val="24"/>
        </w:rPr>
        <w:t xml:space="preserve">ivergent </w:t>
      </w:r>
      <w:r>
        <w:rPr>
          <w:rFonts w:ascii="Times New Roman" w:eastAsia="SimSun" w:hAnsi="Times New Roman" w:cs="Times New Roman" w:hint="eastAsia"/>
          <w:color w:val="333333"/>
          <w:kern w:val="0"/>
          <w:sz w:val="24"/>
        </w:rPr>
        <w:t>V</w:t>
      </w:r>
      <w:r>
        <w:rPr>
          <w:rFonts w:ascii="Times New Roman" w:eastAsia="SimSun" w:hAnsi="Times New Roman" w:cs="Times New Roman"/>
          <w:color w:val="333333"/>
          <w:kern w:val="0"/>
          <w:sz w:val="24"/>
        </w:rPr>
        <w:t>alidity</w:t>
      </w:r>
      <w:r>
        <w:rPr>
          <w:rFonts w:ascii="SimSun" w:eastAsia="SimSun" w:hAnsi="SimSun" w:cs="Times New Roman" w:hint="eastAsia"/>
          <w:color w:val="333333"/>
          <w:kern w:val="0"/>
          <w:sz w:val="24"/>
        </w:rPr>
        <w:t>）</w:t>
      </w:r>
      <w:r>
        <w:rPr>
          <w:rFonts w:ascii="SimSun" w:eastAsia="SimSun" w:hAnsi="SimSun" w:cs="Times New Roman" w:hint="eastAsia"/>
          <w:color w:val="000000"/>
          <w:kern w:val="0"/>
          <w:sz w:val="24"/>
        </w:rPr>
        <w:t>等评价量表的信度和效度。</w:t>
      </w:r>
    </w:p>
    <w:p w14:paraId="1FD43CD9"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t>当各潜变量的</w:t>
      </w:r>
      <w:r>
        <w:rPr>
          <w:rFonts w:ascii="Times New Roman" w:eastAsia="SimSun" w:hAnsi="Times New Roman" w:cs="Times New Roman"/>
          <w:color w:val="000000"/>
          <w:kern w:val="0"/>
          <w:sz w:val="24"/>
        </w:rPr>
        <w:t>Cronbach’s Alpha</w:t>
      </w:r>
      <w:r>
        <w:rPr>
          <w:rFonts w:ascii="SimSun" w:eastAsia="SimSun" w:hAnsi="SimSun" w:cs="Times New Roman" w:hint="eastAsia"/>
          <w:color w:val="000000"/>
          <w:kern w:val="0"/>
          <w:sz w:val="24"/>
        </w:rPr>
        <w:t>大于</w:t>
      </w:r>
      <w:r>
        <w:rPr>
          <w:rFonts w:ascii="Times New Roman" w:eastAsia="SimSun" w:hAnsi="Times New Roman" w:cs="Times New Roman"/>
          <w:color w:val="000000"/>
          <w:kern w:val="0"/>
          <w:sz w:val="24"/>
        </w:rPr>
        <w:t>0.7</w:t>
      </w:r>
      <w:r>
        <w:rPr>
          <w:rFonts w:ascii="SimSun" w:eastAsia="SimSun" w:hAnsi="SimSun" w:cs="Times New Roman" w:hint="eastAsia"/>
          <w:color w:val="000000"/>
          <w:kern w:val="0"/>
          <w:sz w:val="24"/>
        </w:rPr>
        <w:t>时，可以认为变量内部一致性的测量合理，同时当</w:t>
      </w:r>
      <w:r>
        <w:rPr>
          <w:rFonts w:ascii="Times New Roman" w:eastAsia="SimSun" w:hAnsi="Times New Roman" w:cs="Times New Roman"/>
          <w:color w:val="000000"/>
          <w:kern w:val="0"/>
          <w:sz w:val="24"/>
        </w:rPr>
        <w:t>Cronbach’s Alpha</w:t>
      </w:r>
      <w:r>
        <w:rPr>
          <w:rFonts w:ascii="SimSun" w:eastAsia="SimSun" w:hAnsi="SimSun" w:cs="Times New Roman" w:hint="eastAsia"/>
          <w:color w:val="000000"/>
          <w:kern w:val="0"/>
          <w:sz w:val="24"/>
        </w:rPr>
        <w:t>大于</w:t>
      </w:r>
      <w:r>
        <w:rPr>
          <w:rFonts w:ascii="Times New Roman" w:eastAsia="SimSun" w:hAnsi="Times New Roman" w:cs="Times New Roman"/>
          <w:color w:val="000000"/>
          <w:kern w:val="0"/>
          <w:sz w:val="24"/>
        </w:rPr>
        <w:t>0.8</w:t>
      </w:r>
      <w:r>
        <w:rPr>
          <w:rFonts w:ascii="SimSun" w:eastAsia="SimSun" w:hAnsi="SimSun" w:cs="Times New Roman" w:hint="eastAsia"/>
          <w:color w:val="000000"/>
          <w:kern w:val="0"/>
          <w:sz w:val="24"/>
        </w:rPr>
        <w:t>时，信度达到良好。</w:t>
      </w:r>
    </w:p>
    <w:p w14:paraId="2C2F03A3" w14:textId="77777777" w:rsidR="00713B2B" w:rsidRDefault="00D04354">
      <w:pPr>
        <w:widowControl/>
        <w:spacing w:line="360" w:lineRule="auto"/>
        <w:ind w:firstLineChars="200" w:firstLine="480"/>
        <w:jc w:val="left"/>
        <w:rPr>
          <w:rFonts w:ascii="SimSun" w:eastAsia="SimSun" w:hAnsi="SimSun" w:cs="Times New Roman"/>
          <w:color w:val="000000"/>
          <w:kern w:val="0"/>
          <w:sz w:val="24"/>
        </w:rPr>
      </w:pPr>
      <w:r>
        <w:rPr>
          <w:rFonts w:ascii="SimSun" w:eastAsia="SimSun" w:hAnsi="SimSun" w:cs="Times New Roman" w:hint="eastAsia"/>
          <w:color w:val="000000"/>
          <w:kern w:val="0"/>
          <w:sz w:val="24"/>
        </w:rPr>
        <w:t>克朗巴哈系数的计算公式：</w:t>
      </w:r>
    </w:p>
    <w:p w14:paraId="22AB3D89" w14:textId="77777777" w:rsidR="00713B2B" w:rsidRDefault="00000000">
      <w:pPr>
        <w:widowControl/>
        <w:spacing w:line="360" w:lineRule="auto"/>
        <w:ind w:firstLineChars="200" w:firstLine="480"/>
        <w:jc w:val="center"/>
        <w:rPr>
          <w:rFonts w:ascii="SimSun" w:eastAsia="SimSun" w:hAnsi="SimSun" w:cs="Times New Roman"/>
          <w:color w:val="000000"/>
          <w:kern w:val="0"/>
          <w:sz w:val="24"/>
        </w:rPr>
      </w:pPr>
      <m:oMathPara>
        <m:oMath>
          <m:eqArr>
            <m:eqArrPr>
              <m:maxDist m:val="1"/>
              <m:ctrlPr>
                <w:rPr>
                  <w:rFonts w:ascii="Cambria Math" w:eastAsia="SimSun" w:hAnsi="Cambria Math" w:cs="SimSun"/>
                  <w:i/>
                  <w:color w:val="000000"/>
                  <w:kern w:val="0"/>
                  <w:sz w:val="24"/>
                </w:rPr>
              </m:ctrlPr>
            </m:eqArrPr>
            <m:e>
              <m:r>
                <w:rPr>
                  <w:rFonts w:ascii="Cambria Math" w:eastAsia="SimSun" w:hAnsi="Cambria Math" w:cs="SimSun"/>
                  <w:color w:val="000000"/>
                  <w:kern w:val="0"/>
                  <w:sz w:val="24"/>
                </w:rPr>
                <m:t>Cronbach’s Alpha=</m:t>
              </m:r>
              <m:f>
                <m:fPr>
                  <m:ctrlPr>
                    <w:rPr>
                      <w:rFonts w:ascii="Cambria Math" w:eastAsia="SimSun" w:hAnsi="Cambria Math" w:cs="SimSun"/>
                      <w:i/>
                      <w:color w:val="000000"/>
                      <w:kern w:val="0"/>
                      <w:sz w:val="24"/>
                    </w:rPr>
                  </m:ctrlPr>
                </m:fPr>
                <m:num>
                  <m:r>
                    <w:rPr>
                      <w:rFonts w:ascii="Cambria Math" w:eastAsia="SimSun" w:hAnsi="Cambria Math" w:cs="SimSun"/>
                      <w:color w:val="000000"/>
                      <w:kern w:val="0"/>
                      <w:sz w:val="24"/>
                    </w:rPr>
                    <m:t>nr</m:t>
                  </m:r>
                </m:num>
                <m:den>
                  <m:d>
                    <m:dPr>
                      <m:ctrlPr>
                        <w:rPr>
                          <w:rFonts w:ascii="Cambria Math" w:eastAsia="SimSun" w:hAnsi="Cambria Math" w:cs="SimSun"/>
                          <w:i/>
                          <w:color w:val="000000"/>
                          <w:kern w:val="0"/>
                          <w:sz w:val="24"/>
                        </w:rPr>
                      </m:ctrlPr>
                    </m:dPr>
                    <m:e>
                      <m:r>
                        <w:rPr>
                          <w:rFonts w:ascii="Cambria Math" w:eastAsia="SimSun" w:hAnsi="Cambria Math" w:cs="SimSun"/>
                          <w:color w:val="000000"/>
                          <w:kern w:val="0"/>
                          <w:sz w:val="24"/>
                        </w:rPr>
                        <m:t>n-1</m:t>
                      </m:r>
                    </m:e>
                  </m:d>
                  <m:r>
                    <w:rPr>
                      <w:rFonts w:ascii="Cambria Math" w:eastAsia="SimSun" w:hAnsi="Cambria Math" w:cs="SimSun"/>
                      <w:color w:val="000000"/>
                      <w:kern w:val="0"/>
                      <w:sz w:val="24"/>
                    </w:rPr>
                    <m:t>r+1</m:t>
                  </m:r>
                </m:den>
              </m:f>
              <m:r>
                <w:rPr>
                  <w:rFonts w:ascii="Cambria Math" w:eastAsia="SimSun" w:hAnsi="Cambria Math" w:cs="SimSun"/>
                  <w:color w:val="000000"/>
                  <w:kern w:val="0"/>
                  <w:sz w:val="24"/>
                </w:rPr>
                <m:t>#</m:t>
              </m:r>
              <m:d>
                <m:dPr>
                  <m:begChr m:val="（"/>
                  <m:endChr m:val="）"/>
                  <m:ctrlPr>
                    <w:rPr>
                      <w:rFonts w:ascii="Cambria Math" w:eastAsia="SimSun" w:hAnsi="Cambria Math" w:cs="SimSun"/>
                      <w:i/>
                      <w:color w:val="000000"/>
                      <w:kern w:val="0"/>
                      <w:sz w:val="24"/>
                    </w:rPr>
                  </m:ctrlPr>
                </m:dPr>
                <m:e>
                  <m:r>
                    <w:rPr>
                      <w:rFonts w:ascii="Cambria Math" w:eastAsia="SimSun" w:hAnsi="Cambria Math" w:cs="SimSun"/>
                      <w:color w:val="000000"/>
                      <w:kern w:val="0"/>
                      <w:sz w:val="24"/>
                    </w:rPr>
                    <m:t>3-3</m:t>
                  </m:r>
                </m:e>
              </m:d>
            </m:e>
          </m:eqArr>
        </m:oMath>
      </m:oMathPara>
    </w:p>
    <w:p w14:paraId="1E6488E3"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t>注：</w:t>
      </w:r>
      <w:r>
        <w:rPr>
          <w:rFonts w:ascii="Times New Roman" w:eastAsia="SimSun" w:hAnsi="Times New Roman" w:cs="Times New Roman"/>
          <w:color w:val="000000"/>
          <w:kern w:val="0"/>
          <w:sz w:val="24"/>
        </w:rPr>
        <w:t>n</w:t>
      </w:r>
      <w:r>
        <w:rPr>
          <w:rFonts w:ascii="SimSun" w:eastAsia="SimSun" w:hAnsi="SimSun" w:cs="Times New Roman" w:hint="eastAsia"/>
          <w:color w:val="000000"/>
          <w:kern w:val="0"/>
          <w:sz w:val="24"/>
        </w:rPr>
        <w:t>为量表题项数量</w:t>
      </w:r>
    </w:p>
    <w:p w14:paraId="11E43752" w14:textId="77777777" w:rsidR="00713B2B" w:rsidRDefault="00D04354">
      <w:pPr>
        <w:widowControl/>
        <w:spacing w:line="360" w:lineRule="auto"/>
        <w:ind w:firstLineChars="400" w:firstLine="960"/>
        <w:jc w:val="left"/>
        <w:rPr>
          <w:rFonts w:ascii="Times New Roman" w:eastAsia="SimSun" w:hAnsi="Times New Roman" w:cs="Times New Roman"/>
          <w:sz w:val="24"/>
        </w:rPr>
      </w:pPr>
      <w:r>
        <w:rPr>
          <w:rFonts w:ascii="Times New Roman" w:eastAsia="SimSun" w:hAnsi="Times New Roman" w:cs="Times New Roman"/>
          <w:color w:val="000000"/>
          <w:kern w:val="0"/>
          <w:sz w:val="24"/>
        </w:rPr>
        <w:t>r</w:t>
      </w:r>
      <w:r>
        <w:rPr>
          <w:rFonts w:ascii="SimSun" w:eastAsia="SimSun" w:hAnsi="SimSun" w:cs="Times New Roman" w:hint="eastAsia"/>
          <w:color w:val="000000"/>
          <w:kern w:val="0"/>
          <w:sz w:val="24"/>
        </w:rPr>
        <w:t>为题间的平均相关系数</w:t>
      </w:r>
    </w:p>
    <w:p w14:paraId="7B2B09DF"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t>组合信度可作为检验内部一致性信度质量的指，</w:t>
      </w:r>
      <w:r>
        <w:rPr>
          <w:rFonts w:ascii="Times New Roman" w:eastAsia="SimSun" w:hAnsi="Times New Roman" w:cs="Times New Roman"/>
          <w:color w:val="000000"/>
          <w:kern w:val="0"/>
          <w:sz w:val="24"/>
        </w:rPr>
        <w:t>CR</w:t>
      </w:r>
      <w:r>
        <w:rPr>
          <w:rFonts w:ascii="SimSun" w:eastAsia="SimSun" w:hAnsi="SimSun" w:cs="Times New Roman" w:hint="eastAsia"/>
          <w:color w:val="000000"/>
          <w:kern w:val="0"/>
          <w:sz w:val="24"/>
        </w:rPr>
        <w:t>值在</w:t>
      </w:r>
      <w:r>
        <w:rPr>
          <w:rFonts w:ascii="Times New Roman" w:eastAsia="SimSun" w:hAnsi="Times New Roman" w:cs="Times New Roman"/>
          <w:color w:val="000000"/>
          <w:kern w:val="0"/>
          <w:sz w:val="24"/>
        </w:rPr>
        <w:t>0-1</w:t>
      </w:r>
      <w:r>
        <w:rPr>
          <w:rFonts w:ascii="SimSun" w:eastAsia="SimSun" w:hAnsi="SimSun" w:cs="Times New Roman" w:hint="eastAsia"/>
          <w:color w:val="000000"/>
          <w:kern w:val="0"/>
          <w:sz w:val="24"/>
        </w:rPr>
        <w:t>之间，当</w:t>
      </w:r>
      <w:r>
        <w:rPr>
          <w:rFonts w:ascii="Times New Roman" w:eastAsia="SimSun" w:hAnsi="Times New Roman" w:cs="Times New Roman"/>
          <w:color w:val="000000"/>
          <w:kern w:val="0"/>
          <w:sz w:val="24"/>
        </w:rPr>
        <w:t>CR</w:t>
      </w:r>
      <w:r>
        <w:rPr>
          <w:rFonts w:ascii="SimSun" w:eastAsia="SimSun" w:hAnsi="SimSun" w:cs="Times New Roman" w:hint="eastAsia"/>
          <w:color w:val="000000"/>
          <w:kern w:val="0"/>
          <w:sz w:val="24"/>
        </w:rPr>
        <w:t>的值大于</w:t>
      </w:r>
      <w:r>
        <w:rPr>
          <w:rFonts w:ascii="Times New Roman" w:eastAsia="SimSun" w:hAnsi="Times New Roman" w:cs="Times New Roman"/>
          <w:color w:val="000000"/>
          <w:kern w:val="0"/>
          <w:sz w:val="24"/>
        </w:rPr>
        <w:t>0.6</w:t>
      </w:r>
      <w:r>
        <w:rPr>
          <w:rFonts w:ascii="SimSun" w:eastAsia="SimSun" w:hAnsi="SimSun" w:cs="Times New Roman" w:hint="eastAsia"/>
          <w:color w:val="000000"/>
          <w:kern w:val="0"/>
          <w:sz w:val="24"/>
        </w:rPr>
        <w:t>，表示模型内在质量理想。</w:t>
      </w:r>
    </w:p>
    <w:p w14:paraId="3D269BFC" w14:textId="77777777" w:rsidR="00713B2B" w:rsidRDefault="00D04354">
      <w:pPr>
        <w:widowControl/>
        <w:spacing w:line="360" w:lineRule="auto"/>
        <w:ind w:firstLineChars="200" w:firstLine="480"/>
        <w:jc w:val="left"/>
        <w:rPr>
          <w:rFonts w:ascii="SimSun" w:eastAsia="SimSun" w:hAnsi="SimSun" w:cs="Times New Roman"/>
          <w:color w:val="000000"/>
          <w:kern w:val="0"/>
          <w:sz w:val="24"/>
        </w:rPr>
      </w:pPr>
      <w:r>
        <w:rPr>
          <w:rFonts w:ascii="SimSun" w:eastAsia="SimSun" w:hAnsi="SimSun" w:cs="Times New Roman" w:hint="eastAsia"/>
          <w:color w:val="000000"/>
          <w:kern w:val="0"/>
          <w:sz w:val="24"/>
        </w:rPr>
        <w:t>组合信度的公式来源：</w:t>
      </w:r>
    </w:p>
    <w:p w14:paraId="0D3AE2A6" w14:textId="77777777" w:rsidR="00713B2B" w:rsidRDefault="00000000">
      <w:pPr>
        <w:widowControl/>
        <w:spacing w:line="360" w:lineRule="auto"/>
        <w:ind w:firstLineChars="200" w:firstLine="480"/>
        <w:jc w:val="center"/>
        <w:rPr>
          <w:rFonts w:ascii="SimSun" w:eastAsia="SimSun" w:hAnsi="SimSun" w:cs="Times New Roman"/>
          <w:color w:val="000000"/>
          <w:kern w:val="0"/>
          <w:sz w:val="24"/>
        </w:rPr>
      </w:pPr>
      <m:oMathPara>
        <m:oMath>
          <m:eqArr>
            <m:eqArrPr>
              <m:maxDist m:val="1"/>
              <m:ctrlPr>
                <w:rPr>
                  <w:rFonts w:ascii="Cambria Math" w:eastAsia="SimSun" w:hAnsi="Cambria Math" w:cs="SimSun"/>
                  <w:i/>
                  <w:color w:val="000000"/>
                  <w:kern w:val="0"/>
                  <w:sz w:val="24"/>
                </w:rPr>
              </m:ctrlPr>
            </m:eqArrPr>
            <m:e>
              <m:r>
                <m:rPr>
                  <m:sty m:val="p"/>
                </m:rPr>
                <w:rPr>
                  <w:rFonts w:ascii="Cambria Math" w:eastAsia="SimSun" w:hAnsi="Cambria Math" w:cs="SimSun"/>
                  <w:color w:val="000000"/>
                  <w:kern w:val="0"/>
                  <w:sz w:val="24"/>
                </w:rPr>
                <m:t>r</m:t>
              </m:r>
              <m:d>
                <m:dPr>
                  <m:ctrlPr>
                    <w:rPr>
                      <w:rFonts w:ascii="Cambria Math" w:eastAsia="SimSun" w:hAnsi="Cambria Math" w:cs="SimSun"/>
                      <w:color w:val="000000"/>
                      <w:kern w:val="0"/>
                      <w:sz w:val="24"/>
                    </w:rPr>
                  </m:ctrlPr>
                </m:dPr>
                <m:e>
                  <m:r>
                    <w:rPr>
                      <w:rFonts w:ascii="Cambria Math" w:eastAsia="SimSun" w:hAnsi="Cambria Math" w:cs="SimSun"/>
                      <w:color w:val="000000"/>
                      <w:kern w:val="0"/>
                      <w:sz w:val="24"/>
                    </w:rPr>
                    <m:t>X,Y</m:t>
                  </m:r>
                </m:e>
              </m:d>
              <m:r>
                <w:rPr>
                  <w:rFonts w:ascii="Cambria Math" w:eastAsia="SimSun" w:hAnsi="Cambria Math" w:cs="SimSun"/>
                  <w:color w:val="000000"/>
                  <w:kern w:val="0"/>
                  <w:sz w:val="24"/>
                </w:rPr>
                <m:t>=</m:t>
              </m:r>
              <m:f>
                <m:fPr>
                  <m:ctrlPr>
                    <w:rPr>
                      <w:rFonts w:ascii="Cambria Math" w:eastAsia="SimSun" w:hAnsi="Cambria Math" w:cs="SimSun"/>
                      <w:i/>
                      <w:color w:val="000000"/>
                      <w:kern w:val="0"/>
                      <w:sz w:val="24"/>
                    </w:rPr>
                  </m:ctrlPr>
                </m:fPr>
                <m:num>
                  <m:r>
                    <w:rPr>
                      <w:rFonts w:ascii="Cambria Math" w:eastAsia="SimSun" w:hAnsi="Cambria Math" w:cs="SimSun"/>
                      <w:color w:val="000000"/>
                      <w:kern w:val="0"/>
                      <w:sz w:val="24"/>
                    </w:rPr>
                    <m:t>Cov</m:t>
                  </m:r>
                  <m:d>
                    <m:dPr>
                      <m:ctrlPr>
                        <w:rPr>
                          <w:rFonts w:ascii="Cambria Math" w:eastAsia="SimSun" w:hAnsi="Cambria Math" w:cs="SimSun"/>
                          <w:i/>
                          <w:color w:val="000000"/>
                          <w:kern w:val="0"/>
                          <w:sz w:val="24"/>
                        </w:rPr>
                      </m:ctrlPr>
                    </m:dPr>
                    <m:e>
                      <m:r>
                        <w:rPr>
                          <w:rFonts w:ascii="Cambria Math" w:eastAsia="SimSun" w:hAnsi="Cambria Math" w:cs="SimSun"/>
                          <w:color w:val="000000"/>
                          <w:kern w:val="0"/>
                          <w:sz w:val="24"/>
                        </w:rPr>
                        <m:t>X,Y</m:t>
                      </m:r>
                    </m:e>
                  </m:d>
                </m:num>
                <m:den>
                  <m:rad>
                    <m:radPr>
                      <m:degHide m:val="1"/>
                      <m:ctrlPr>
                        <w:rPr>
                          <w:rFonts w:ascii="Cambria Math" w:eastAsia="SimSun" w:hAnsi="Cambria Math" w:cs="SimSun"/>
                          <w:i/>
                          <w:color w:val="000000"/>
                          <w:kern w:val="0"/>
                          <w:sz w:val="24"/>
                        </w:rPr>
                      </m:ctrlPr>
                    </m:radPr>
                    <m:deg/>
                    <m:e>
                      <m:r>
                        <w:rPr>
                          <w:rFonts w:ascii="Cambria Math" w:eastAsia="SimSun" w:hAnsi="Cambria Math" w:cs="SimSun"/>
                          <w:color w:val="000000"/>
                          <w:kern w:val="0"/>
                          <w:sz w:val="24"/>
                        </w:rPr>
                        <m:t>Var</m:t>
                      </m:r>
                      <m:d>
                        <m:dPr>
                          <m:ctrlPr>
                            <w:rPr>
                              <w:rFonts w:ascii="Cambria Math" w:eastAsia="SimSun" w:hAnsi="Cambria Math" w:cs="SimSun"/>
                              <w:i/>
                              <w:color w:val="000000"/>
                              <w:kern w:val="0"/>
                              <w:sz w:val="24"/>
                            </w:rPr>
                          </m:ctrlPr>
                        </m:dPr>
                        <m:e>
                          <m:r>
                            <w:rPr>
                              <w:rFonts w:ascii="Cambria Math" w:eastAsia="SimSun" w:hAnsi="Cambria Math" w:cs="SimSun"/>
                              <w:color w:val="000000"/>
                              <w:kern w:val="0"/>
                              <w:sz w:val="24"/>
                            </w:rPr>
                            <m:t>X</m:t>
                          </m:r>
                        </m:e>
                      </m:d>
                      <m:r>
                        <w:rPr>
                          <w:rFonts w:ascii="Cambria Math" w:eastAsia="SimSun" w:hAnsi="Cambria Math" w:cs="SimSun"/>
                          <w:color w:val="000000"/>
                          <w:kern w:val="0"/>
                          <w:sz w:val="24"/>
                        </w:rPr>
                        <m:t>Var</m:t>
                      </m:r>
                      <m:d>
                        <m:dPr>
                          <m:ctrlPr>
                            <w:rPr>
                              <w:rFonts w:ascii="Cambria Math" w:eastAsia="SimSun" w:hAnsi="Cambria Math" w:cs="SimSun"/>
                              <w:i/>
                              <w:color w:val="000000"/>
                              <w:kern w:val="0"/>
                              <w:sz w:val="24"/>
                            </w:rPr>
                          </m:ctrlPr>
                        </m:dPr>
                        <m:e>
                          <m:r>
                            <w:rPr>
                              <w:rFonts w:ascii="Cambria Math" w:eastAsia="SimSun" w:hAnsi="Cambria Math" w:cs="SimSun"/>
                              <w:color w:val="000000"/>
                              <w:kern w:val="0"/>
                              <w:sz w:val="24"/>
                            </w:rPr>
                            <m:t>Y</m:t>
                          </m:r>
                        </m:e>
                      </m:d>
                    </m:e>
                  </m:rad>
                </m:den>
              </m:f>
              <m:r>
                <w:rPr>
                  <w:rFonts w:ascii="Cambria Math" w:eastAsia="SimSun" w:hAnsi="Cambria Math" w:cs="SimSun"/>
                  <w:color w:val="000000"/>
                  <w:kern w:val="0"/>
                  <w:sz w:val="24"/>
                </w:rPr>
                <m:t>#</m:t>
              </m:r>
              <m:d>
                <m:dPr>
                  <m:begChr m:val="（"/>
                  <m:endChr m:val="）"/>
                  <m:ctrlPr>
                    <w:rPr>
                      <w:rFonts w:ascii="Cambria Math" w:eastAsia="SimSun" w:hAnsi="Cambria Math" w:cs="SimSun"/>
                      <w:i/>
                      <w:color w:val="000000"/>
                      <w:kern w:val="0"/>
                      <w:sz w:val="24"/>
                    </w:rPr>
                  </m:ctrlPr>
                </m:dPr>
                <m:e>
                  <m:r>
                    <w:rPr>
                      <w:rFonts w:ascii="Cambria Math" w:eastAsia="SimSun" w:hAnsi="Cambria Math" w:cs="SimSun"/>
                      <w:color w:val="000000"/>
                      <w:kern w:val="0"/>
                      <w:sz w:val="24"/>
                    </w:rPr>
                    <m:t>3-4</m:t>
                  </m:r>
                </m:e>
              </m:d>
            </m:e>
          </m:eqArr>
        </m:oMath>
      </m:oMathPara>
    </w:p>
    <w:p w14:paraId="2715B473" w14:textId="77777777" w:rsidR="00713B2B" w:rsidRDefault="00D04354">
      <w:pPr>
        <w:widowControl/>
        <w:spacing w:line="360" w:lineRule="auto"/>
        <w:ind w:firstLineChars="200" w:firstLine="480"/>
        <w:jc w:val="left"/>
        <w:rPr>
          <w:rFonts w:ascii="SimSun" w:eastAsia="SimSun" w:hAnsi="SimSun" w:cs="Times New Roman"/>
          <w:color w:val="000000"/>
          <w:kern w:val="0"/>
          <w:sz w:val="24"/>
        </w:rPr>
      </w:pPr>
      <w:r>
        <w:rPr>
          <w:rFonts w:ascii="SimSun" w:eastAsia="SimSun" w:hAnsi="SimSun" w:cs="Times New Roman" w:hint="eastAsia"/>
          <w:color w:val="000000"/>
          <w:kern w:val="0"/>
          <w:sz w:val="24"/>
        </w:rPr>
        <w:t>组合信度公式：</w:t>
      </w:r>
    </w:p>
    <w:p w14:paraId="06B877D2" w14:textId="77777777" w:rsidR="00713B2B" w:rsidRDefault="00000000">
      <w:pPr>
        <w:widowControl/>
        <w:spacing w:line="360" w:lineRule="auto"/>
        <w:ind w:firstLineChars="200" w:firstLine="480"/>
        <w:jc w:val="center"/>
        <w:rPr>
          <w:rFonts w:ascii="SimSun" w:eastAsia="SimSun" w:hAnsi="SimSun" w:cs="Times New Roman"/>
          <w:color w:val="000000"/>
          <w:kern w:val="0"/>
          <w:sz w:val="24"/>
        </w:rPr>
      </w:pPr>
      <m:oMathPara>
        <m:oMath>
          <m:eqArr>
            <m:eqArrPr>
              <m:maxDist m:val="1"/>
              <m:ctrlPr>
                <w:rPr>
                  <w:rFonts w:ascii="Cambria Math" w:eastAsia="SimSun" w:hAnsi="Cambria Math" w:cs="SimSun"/>
                  <w:i/>
                  <w:color w:val="000000"/>
                  <w:kern w:val="0"/>
                  <w:sz w:val="24"/>
                </w:rPr>
              </m:ctrlPr>
            </m:eqArrPr>
            <m:e>
              <m:r>
                <w:rPr>
                  <w:rFonts w:ascii="Cambria Math" w:eastAsia="SimSun" w:hAnsi="Cambria Math" w:cs="SimSun"/>
                  <w:color w:val="000000"/>
                  <w:kern w:val="0"/>
                  <w:sz w:val="24"/>
                </w:rPr>
                <m:t>CR=</m:t>
              </m:r>
              <m:f>
                <m:fPr>
                  <m:ctrlPr>
                    <w:rPr>
                      <w:rFonts w:ascii="Cambria Math" w:eastAsia="SimSun" w:hAnsi="Cambria Math" w:cs="SimSun"/>
                      <w:i/>
                      <w:color w:val="000000"/>
                      <w:kern w:val="0"/>
                      <w:sz w:val="24"/>
                    </w:rPr>
                  </m:ctrlPr>
                </m:fPr>
                <m:num>
                  <m:sSup>
                    <m:sSupPr>
                      <m:ctrlPr>
                        <w:rPr>
                          <w:rFonts w:ascii="Cambria Math" w:eastAsia="SimSun" w:hAnsi="Cambria Math" w:cs="SimSun"/>
                          <w:i/>
                          <w:color w:val="000000"/>
                          <w:kern w:val="0"/>
                          <w:sz w:val="24"/>
                        </w:rPr>
                      </m:ctrlPr>
                    </m:sSupPr>
                    <m:e>
                      <m:d>
                        <m:dPr>
                          <m:ctrlPr>
                            <w:rPr>
                              <w:rFonts w:ascii="Cambria Math" w:eastAsia="SimSun" w:hAnsi="Cambria Math" w:cs="SimSun"/>
                              <w:i/>
                              <w:color w:val="000000"/>
                              <w:kern w:val="0"/>
                              <w:sz w:val="24"/>
                            </w:rPr>
                          </m:ctrlPr>
                        </m:dPr>
                        <m:e>
                          <m:nary>
                            <m:naryPr>
                              <m:chr m:val="∑"/>
                              <m:limLoc m:val="undOvr"/>
                              <m:ctrlPr>
                                <w:rPr>
                                  <w:rFonts w:ascii="Cambria Math" w:eastAsia="SimSun" w:hAnsi="Cambria Math" w:cs="SimSun"/>
                                  <w:i/>
                                  <w:color w:val="000000"/>
                                  <w:kern w:val="0"/>
                                  <w:sz w:val="24"/>
                                </w:rPr>
                              </m:ctrlPr>
                            </m:naryPr>
                            <m:sub>
                              <m:r>
                                <w:rPr>
                                  <w:rFonts w:ascii="Cambria Math" w:eastAsia="SimSun" w:hAnsi="Cambria Math" w:cs="SimSun"/>
                                  <w:color w:val="000000"/>
                                  <w:kern w:val="0"/>
                                  <w:sz w:val="24"/>
                                </w:rPr>
                                <m:t>k-1</m:t>
                              </m:r>
                            </m:sub>
                            <m:sup>
                              <m:r>
                                <w:rPr>
                                  <w:rFonts w:ascii="Cambria Math" w:eastAsia="SimSun" w:hAnsi="Cambria Math" w:cs="SimSun"/>
                                  <w:color w:val="000000"/>
                                  <w:kern w:val="0"/>
                                  <w:sz w:val="24"/>
                                </w:rPr>
                                <m:t>n</m:t>
                              </m:r>
                            </m:sup>
                            <m:e>
                              <m:sSub>
                                <m:sSubPr>
                                  <m:ctrlPr>
                                    <w:rPr>
                                      <w:rFonts w:ascii="Cambria Math" w:eastAsia="SimSun" w:hAnsi="Cambria Math" w:cs="SimSun"/>
                                      <w:i/>
                                      <w:color w:val="000000"/>
                                      <w:kern w:val="0"/>
                                      <w:sz w:val="24"/>
                                    </w:rPr>
                                  </m:ctrlPr>
                                </m:sSubPr>
                                <m:e>
                                  <m:r>
                                    <w:rPr>
                                      <w:rFonts w:ascii="Cambria Math" w:eastAsia="SimSun" w:hAnsi="Cambria Math" w:cs="SimSun"/>
                                      <w:color w:val="000000"/>
                                      <w:kern w:val="0"/>
                                      <w:sz w:val="24"/>
                                    </w:rPr>
                                    <m:t>λ</m:t>
                                  </m:r>
                                </m:e>
                                <m:sub>
                                  <m:r>
                                    <w:rPr>
                                      <w:rFonts w:ascii="Cambria Math" w:eastAsia="SimSun" w:hAnsi="Cambria Math" w:cs="SimSun"/>
                                      <w:color w:val="000000"/>
                                      <w:kern w:val="0"/>
                                      <w:sz w:val="24"/>
                                    </w:rPr>
                                    <m:t>k</m:t>
                                  </m:r>
                                </m:sub>
                              </m:sSub>
                            </m:e>
                          </m:nary>
                        </m:e>
                      </m:d>
                    </m:e>
                    <m:sup>
                      <m:r>
                        <w:rPr>
                          <w:rFonts w:ascii="Cambria Math" w:eastAsia="SimSun" w:hAnsi="Cambria Math" w:cs="SimSun"/>
                          <w:color w:val="000000"/>
                          <w:kern w:val="0"/>
                          <w:sz w:val="24"/>
                        </w:rPr>
                        <m:t>2</m:t>
                      </m:r>
                    </m:sup>
                  </m:sSup>
                </m:num>
                <m:den>
                  <m:sSup>
                    <m:sSupPr>
                      <m:ctrlPr>
                        <w:rPr>
                          <w:rFonts w:ascii="Cambria Math" w:eastAsia="SimSun" w:hAnsi="Cambria Math" w:cs="SimSun"/>
                          <w:i/>
                          <w:color w:val="000000"/>
                          <w:kern w:val="0"/>
                          <w:sz w:val="24"/>
                        </w:rPr>
                      </m:ctrlPr>
                    </m:sSupPr>
                    <m:e>
                      <m:d>
                        <m:dPr>
                          <m:ctrlPr>
                            <w:rPr>
                              <w:rFonts w:ascii="Cambria Math" w:eastAsia="SimSun" w:hAnsi="Cambria Math" w:cs="SimSun"/>
                              <w:i/>
                              <w:color w:val="000000"/>
                              <w:kern w:val="0"/>
                              <w:sz w:val="24"/>
                            </w:rPr>
                          </m:ctrlPr>
                        </m:dPr>
                        <m:e>
                          <m:nary>
                            <m:naryPr>
                              <m:chr m:val="∑"/>
                              <m:limLoc m:val="subSup"/>
                              <m:ctrlPr>
                                <w:rPr>
                                  <w:rFonts w:ascii="Cambria Math" w:eastAsia="SimSun" w:hAnsi="Cambria Math" w:cs="SimSun"/>
                                  <w:i/>
                                  <w:color w:val="000000"/>
                                  <w:kern w:val="0"/>
                                  <w:sz w:val="24"/>
                                </w:rPr>
                              </m:ctrlPr>
                            </m:naryPr>
                            <m:sub>
                              <m:r>
                                <w:rPr>
                                  <w:rFonts w:ascii="Cambria Math" w:eastAsia="SimSun" w:hAnsi="Cambria Math" w:cs="SimSun"/>
                                  <w:color w:val="000000"/>
                                  <w:kern w:val="0"/>
                                  <w:sz w:val="24"/>
                                </w:rPr>
                                <m:t>k=1</m:t>
                              </m:r>
                            </m:sub>
                            <m:sup>
                              <m:r>
                                <w:rPr>
                                  <w:rFonts w:ascii="Cambria Math" w:eastAsia="SimSun" w:hAnsi="Cambria Math" w:cs="SimSun"/>
                                  <w:color w:val="000000"/>
                                  <w:kern w:val="0"/>
                                  <w:sz w:val="24"/>
                                </w:rPr>
                                <m:t>n</m:t>
                              </m:r>
                            </m:sup>
                            <m:e>
                              <m:sSub>
                                <m:sSubPr>
                                  <m:ctrlPr>
                                    <w:rPr>
                                      <w:rFonts w:ascii="Cambria Math" w:eastAsia="SimSun" w:hAnsi="Cambria Math" w:cs="SimSun"/>
                                      <w:i/>
                                      <w:color w:val="000000"/>
                                      <w:kern w:val="0"/>
                                      <w:sz w:val="24"/>
                                    </w:rPr>
                                  </m:ctrlPr>
                                </m:sSubPr>
                                <m:e>
                                  <m:r>
                                    <w:rPr>
                                      <w:rFonts w:ascii="Cambria Math" w:eastAsia="SimSun" w:hAnsi="Cambria Math" w:cs="SimSun"/>
                                      <w:color w:val="000000"/>
                                      <w:kern w:val="0"/>
                                      <w:sz w:val="24"/>
                                    </w:rPr>
                                    <m:t>λ</m:t>
                                  </m:r>
                                </m:e>
                                <m:sub>
                                  <m:r>
                                    <w:rPr>
                                      <w:rFonts w:ascii="Cambria Math" w:eastAsia="SimSun" w:hAnsi="Cambria Math" w:cs="SimSun"/>
                                      <w:color w:val="000000"/>
                                      <w:kern w:val="0"/>
                                      <w:sz w:val="24"/>
                                    </w:rPr>
                                    <m:t>k</m:t>
                                  </m:r>
                                </m:sub>
                              </m:sSub>
                            </m:e>
                          </m:nary>
                        </m:e>
                      </m:d>
                    </m:e>
                    <m:sup>
                      <m:r>
                        <w:rPr>
                          <w:rFonts w:ascii="Cambria Math" w:eastAsia="SimSun" w:hAnsi="Cambria Math" w:cs="SimSun"/>
                          <w:color w:val="000000"/>
                          <w:kern w:val="0"/>
                          <w:sz w:val="24"/>
                        </w:rPr>
                        <m:t>2</m:t>
                      </m:r>
                    </m:sup>
                  </m:sSup>
                  <m:r>
                    <w:rPr>
                      <w:rFonts w:ascii="Cambria Math" w:eastAsia="SimSun" w:hAnsi="Cambria Math" w:cs="SimSun"/>
                      <w:color w:val="000000"/>
                      <w:kern w:val="0"/>
                      <w:sz w:val="24"/>
                    </w:rPr>
                    <m:t>+</m:t>
                  </m:r>
                  <m:nary>
                    <m:naryPr>
                      <m:chr m:val="∑"/>
                      <m:limLoc m:val="subSup"/>
                      <m:ctrlPr>
                        <w:rPr>
                          <w:rFonts w:ascii="Cambria Math" w:eastAsia="SimSun" w:hAnsi="Cambria Math" w:cs="SimSun"/>
                          <w:i/>
                          <w:color w:val="000000"/>
                          <w:kern w:val="0"/>
                          <w:sz w:val="24"/>
                        </w:rPr>
                      </m:ctrlPr>
                    </m:naryPr>
                    <m:sub>
                      <m:r>
                        <w:rPr>
                          <w:rFonts w:ascii="Cambria Math" w:eastAsia="SimSun" w:hAnsi="Cambria Math" w:cs="SimSun"/>
                          <w:color w:val="000000"/>
                          <w:kern w:val="0"/>
                          <w:sz w:val="24"/>
                        </w:rPr>
                        <m:t>k=1</m:t>
                      </m:r>
                    </m:sub>
                    <m:sup>
                      <m:r>
                        <w:rPr>
                          <w:rFonts w:ascii="Cambria Math" w:eastAsia="SimSun" w:hAnsi="Cambria Math" w:cs="SimSun"/>
                          <w:color w:val="000000"/>
                          <w:kern w:val="0"/>
                          <w:sz w:val="24"/>
                        </w:rPr>
                        <m:t>n</m:t>
                      </m:r>
                    </m:sup>
                    <m:e>
                      <m:r>
                        <w:rPr>
                          <w:rFonts w:ascii="Cambria Math" w:eastAsia="SimSun" w:hAnsi="Cambria Math" w:cs="SimSun"/>
                          <w:color w:val="000000"/>
                          <w:kern w:val="0"/>
                          <w:sz w:val="24"/>
                        </w:rPr>
                        <m:t>Var</m:t>
                      </m:r>
                      <m:d>
                        <m:dPr>
                          <m:ctrlPr>
                            <w:rPr>
                              <w:rFonts w:ascii="Cambria Math" w:eastAsia="SimSun" w:hAnsi="Cambria Math" w:cs="SimSun"/>
                              <w:i/>
                              <w:color w:val="000000"/>
                              <w:kern w:val="0"/>
                              <w:sz w:val="24"/>
                            </w:rPr>
                          </m:ctrlPr>
                        </m:dPr>
                        <m:e>
                          <m:sSub>
                            <m:sSubPr>
                              <m:ctrlPr>
                                <w:rPr>
                                  <w:rFonts w:ascii="Cambria Math" w:eastAsia="SimSun" w:hAnsi="Cambria Math" w:cs="SimSun"/>
                                  <w:i/>
                                  <w:color w:val="000000"/>
                                  <w:kern w:val="0"/>
                                  <w:sz w:val="24"/>
                                </w:rPr>
                              </m:ctrlPr>
                            </m:sSubPr>
                            <m:e>
                              <m:r>
                                <w:rPr>
                                  <w:rFonts w:ascii="Cambria Math" w:eastAsia="SimSun" w:hAnsi="Cambria Math" w:cs="SimSun"/>
                                  <w:color w:val="000000"/>
                                  <w:kern w:val="0"/>
                                  <w:sz w:val="24"/>
                                </w:rPr>
                                <m:t>ε</m:t>
                              </m:r>
                            </m:e>
                            <m:sub>
                              <m:r>
                                <w:rPr>
                                  <w:rFonts w:ascii="Cambria Math" w:eastAsia="SimSun" w:hAnsi="Cambria Math" w:cs="SimSun"/>
                                  <w:color w:val="000000"/>
                                  <w:kern w:val="0"/>
                                  <w:sz w:val="24"/>
                                </w:rPr>
                                <m:t>k</m:t>
                              </m:r>
                            </m:sub>
                          </m:sSub>
                        </m:e>
                      </m:d>
                    </m:e>
                  </m:nary>
                </m:den>
              </m:f>
              <m:r>
                <w:rPr>
                  <w:rFonts w:ascii="Cambria Math" w:eastAsia="SimSun" w:hAnsi="Cambria Math" w:cs="SimSun"/>
                  <w:color w:val="000000"/>
                  <w:kern w:val="0"/>
                  <w:sz w:val="24"/>
                </w:rPr>
                <m:t>#</m:t>
              </m:r>
              <m:d>
                <m:dPr>
                  <m:begChr m:val="（"/>
                  <m:endChr m:val="）"/>
                  <m:ctrlPr>
                    <w:rPr>
                      <w:rFonts w:ascii="Cambria Math" w:eastAsia="SimSun" w:hAnsi="Cambria Math" w:cs="SimSun"/>
                      <w:i/>
                      <w:color w:val="000000"/>
                      <w:kern w:val="0"/>
                      <w:sz w:val="24"/>
                    </w:rPr>
                  </m:ctrlPr>
                </m:dPr>
                <m:e>
                  <m:r>
                    <w:rPr>
                      <w:rFonts w:ascii="Cambria Math" w:eastAsia="SimSun" w:hAnsi="Cambria Math" w:cs="SimSun"/>
                      <w:color w:val="000000"/>
                      <w:kern w:val="0"/>
                      <w:sz w:val="24"/>
                    </w:rPr>
                    <m:t>3-5</m:t>
                  </m:r>
                </m:e>
              </m:d>
            </m:e>
          </m:eqArr>
        </m:oMath>
      </m:oMathPara>
    </w:p>
    <w:p w14:paraId="6DD9772C"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t>注：</w:t>
      </w:r>
      <m:oMath>
        <m:r>
          <w:rPr>
            <w:rFonts w:ascii="Cambria Math" w:eastAsia="SimSun" w:hAnsi="Cambria Math" w:cs="Times New Roman"/>
            <w:color w:val="000000"/>
            <w:kern w:val="0"/>
            <w:sz w:val="24"/>
          </w:rPr>
          <m:t>λ</m:t>
        </m:r>
      </m:oMath>
      <w:r>
        <w:rPr>
          <w:rFonts w:ascii="Times New Roman" w:eastAsia="SimSun" w:hAnsi="Times New Roman" w:cs="Times New Roman" w:hint="eastAsia"/>
          <w:color w:val="000000"/>
          <w:kern w:val="0"/>
          <w:sz w:val="24"/>
        </w:rPr>
        <w:t>,</w:t>
      </w:r>
      <w:r>
        <w:rPr>
          <w:rFonts w:ascii="Times New Roman" w:eastAsia="SimSun" w:hAnsi="Times New Roman" w:cs="SimSun"/>
          <w:color w:val="000000"/>
          <w:kern w:val="0"/>
          <w:sz w:val="24"/>
        </w:rPr>
        <w:t xml:space="preserve"> </w:t>
      </w:r>
      <m:oMath>
        <m:r>
          <w:rPr>
            <w:rFonts w:ascii="Cambria Math" w:eastAsia="SimSun" w:hAnsi="Cambria Math" w:cs="SimSun"/>
            <w:color w:val="000000"/>
            <w:kern w:val="0"/>
            <w:sz w:val="24"/>
          </w:rPr>
          <m:t>Var</m:t>
        </m:r>
        <m:d>
          <m:dPr>
            <m:ctrlPr>
              <w:rPr>
                <w:rFonts w:ascii="Cambria Math" w:eastAsia="SimSun" w:hAnsi="Cambria Math" w:cs="SimSun"/>
                <w:i/>
                <w:color w:val="000000"/>
                <w:kern w:val="0"/>
                <w:sz w:val="24"/>
              </w:rPr>
            </m:ctrlPr>
          </m:dPr>
          <m:e>
            <m:sSub>
              <m:sSubPr>
                <m:ctrlPr>
                  <w:rPr>
                    <w:rFonts w:ascii="Cambria Math" w:eastAsia="SimSun" w:hAnsi="Cambria Math" w:cs="SimSun"/>
                    <w:i/>
                    <w:color w:val="000000"/>
                    <w:kern w:val="0"/>
                    <w:sz w:val="24"/>
                  </w:rPr>
                </m:ctrlPr>
              </m:sSubPr>
              <m:e>
                <m:r>
                  <w:rPr>
                    <w:rFonts w:ascii="Cambria Math" w:eastAsia="SimSun" w:hAnsi="Cambria Math" w:cs="SimSun"/>
                    <w:color w:val="000000"/>
                    <w:kern w:val="0"/>
                    <w:sz w:val="24"/>
                  </w:rPr>
                  <m:t>ε</m:t>
                </m:r>
              </m:e>
              <m:sub>
                <m:r>
                  <w:rPr>
                    <w:rFonts w:ascii="Cambria Math" w:eastAsia="SimSun" w:hAnsi="Cambria Math" w:cs="SimSun"/>
                    <w:color w:val="000000"/>
                    <w:kern w:val="0"/>
                    <w:sz w:val="24"/>
                  </w:rPr>
                  <m:t>k</m:t>
                </m:r>
              </m:sub>
            </m:sSub>
          </m:e>
        </m:d>
      </m:oMath>
      <w:r>
        <w:rPr>
          <w:rFonts w:ascii="Times New Roman" w:eastAsia="SimSun" w:hAnsi="Times New Roman" w:cs="Times New Roman"/>
          <w:sz w:val="24"/>
        </w:rPr>
        <w:t xml:space="preserve"> </w:t>
      </w:r>
      <w:r>
        <w:rPr>
          <w:rFonts w:ascii="SimSun" w:eastAsia="SimSun" w:hAnsi="SimSun" w:cs="Times New Roman" w:hint="eastAsia"/>
          <w:color w:val="000000"/>
          <w:kern w:val="0"/>
          <w:sz w:val="24"/>
        </w:rPr>
        <w:t>均为标准化后的结果</w:t>
      </w:r>
    </w:p>
    <w:p w14:paraId="4ABDC28D"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t>平均方差提取值（</w:t>
      </w:r>
      <w:r>
        <w:rPr>
          <w:rFonts w:ascii="Times New Roman" w:eastAsia="SimSun" w:hAnsi="Times New Roman" w:cs="Times New Roman"/>
          <w:color w:val="000000"/>
          <w:kern w:val="0"/>
          <w:sz w:val="24"/>
        </w:rPr>
        <w:t>Average Variance Extracted</w:t>
      </w:r>
      <w:r>
        <w:rPr>
          <w:rFonts w:ascii="Times New Roman" w:eastAsia="SimSun" w:hAnsi="Times New Roman" w:cs="Times New Roman" w:hint="eastAsia"/>
          <w:color w:val="000000"/>
          <w:kern w:val="0"/>
          <w:sz w:val="24"/>
        </w:rPr>
        <w:t>,</w:t>
      </w:r>
      <w:r>
        <w:rPr>
          <w:rFonts w:ascii="Times New Roman" w:eastAsia="SimSun" w:hAnsi="Times New Roman" w:cs="SimSun"/>
          <w:color w:val="000000"/>
          <w:kern w:val="0"/>
          <w:sz w:val="24"/>
        </w:rPr>
        <w:t xml:space="preserve"> </w:t>
      </w:r>
      <w:r>
        <w:rPr>
          <w:rFonts w:ascii="Times New Roman" w:eastAsia="SimSun" w:hAnsi="Times New Roman" w:cs="Times New Roman"/>
          <w:color w:val="000000"/>
          <w:kern w:val="0"/>
          <w:sz w:val="24"/>
        </w:rPr>
        <w:t>AVE</w:t>
      </w:r>
      <w:r>
        <w:rPr>
          <w:rFonts w:ascii="SimSun" w:eastAsia="SimSun" w:hAnsi="SimSun" w:cs="Times New Roman" w:hint="eastAsia"/>
          <w:color w:val="000000"/>
          <w:kern w:val="0"/>
          <w:sz w:val="24"/>
        </w:rPr>
        <w:t>）可以作为收敛效度（</w:t>
      </w:r>
      <w:r>
        <w:rPr>
          <w:rFonts w:ascii="Times New Roman" w:eastAsia="SimSun" w:hAnsi="Times New Roman" w:cs="Times New Roman" w:hint="eastAsia"/>
          <w:color w:val="000000"/>
          <w:kern w:val="0"/>
          <w:sz w:val="24"/>
        </w:rPr>
        <w:t>C</w:t>
      </w:r>
      <w:r>
        <w:rPr>
          <w:rFonts w:ascii="Times New Roman" w:eastAsia="SimSun" w:hAnsi="Times New Roman" w:cs="Times New Roman"/>
          <w:color w:val="000000"/>
          <w:kern w:val="0"/>
          <w:sz w:val="24"/>
        </w:rPr>
        <w:t xml:space="preserve">onvergent </w:t>
      </w:r>
      <w:r>
        <w:rPr>
          <w:rFonts w:ascii="Times New Roman" w:eastAsia="SimSun" w:hAnsi="Times New Roman" w:cs="Times New Roman" w:hint="eastAsia"/>
          <w:color w:val="000000"/>
          <w:kern w:val="0"/>
          <w:sz w:val="24"/>
        </w:rPr>
        <w:t>V</w:t>
      </w:r>
      <w:r>
        <w:rPr>
          <w:rFonts w:ascii="Times New Roman" w:eastAsia="SimSun" w:hAnsi="Times New Roman" w:cs="Times New Roman"/>
          <w:color w:val="000000"/>
          <w:kern w:val="0"/>
          <w:sz w:val="24"/>
        </w:rPr>
        <w:t>alidity</w:t>
      </w:r>
      <w:r>
        <w:rPr>
          <w:rFonts w:ascii="SimSun" w:eastAsia="SimSun" w:hAnsi="SimSun" w:cs="Times New Roman" w:hint="eastAsia"/>
          <w:color w:val="000000"/>
          <w:kern w:val="0"/>
          <w:sz w:val="24"/>
        </w:rPr>
        <w:t>）的检验。</w:t>
      </w:r>
      <w:r>
        <w:rPr>
          <w:rFonts w:ascii="Times New Roman" w:eastAsia="SimSun" w:hAnsi="Times New Roman" w:cs="Times New Roman"/>
          <w:color w:val="000000"/>
          <w:kern w:val="0"/>
          <w:sz w:val="24"/>
        </w:rPr>
        <w:t>AVE</w:t>
      </w:r>
      <w:r>
        <w:rPr>
          <w:rFonts w:ascii="SimSun" w:eastAsia="SimSun" w:hAnsi="SimSun" w:cs="Times New Roman" w:hint="eastAsia"/>
          <w:color w:val="000000"/>
          <w:kern w:val="0"/>
          <w:sz w:val="24"/>
        </w:rPr>
        <w:t>越大，潜在变量解释对应题项能力越强，相对测量误差越小，一般要求各变量的</w:t>
      </w:r>
      <w:r>
        <w:rPr>
          <w:rFonts w:ascii="Times New Roman" w:eastAsia="SimSun" w:hAnsi="Times New Roman" w:cs="Times New Roman"/>
          <w:color w:val="000000"/>
          <w:kern w:val="0"/>
          <w:sz w:val="24"/>
        </w:rPr>
        <w:t>AVE</w:t>
      </w:r>
      <w:r>
        <w:rPr>
          <w:rFonts w:ascii="SimSun" w:eastAsia="SimSun" w:hAnsi="SimSun" w:cs="Times New Roman" w:hint="eastAsia"/>
          <w:color w:val="000000"/>
          <w:kern w:val="0"/>
          <w:sz w:val="24"/>
        </w:rPr>
        <w:t>均需要大于</w:t>
      </w:r>
      <w:r>
        <w:rPr>
          <w:rFonts w:ascii="Times New Roman" w:eastAsia="SimSun" w:hAnsi="Times New Roman" w:cs="Times New Roman"/>
          <w:color w:val="000000"/>
          <w:kern w:val="0"/>
          <w:sz w:val="24"/>
        </w:rPr>
        <w:t>0.5</w:t>
      </w:r>
      <w:r>
        <w:rPr>
          <w:rFonts w:ascii="SimSun" w:eastAsia="SimSun" w:hAnsi="SimSun" w:cs="Times New Roman" w:hint="eastAsia"/>
          <w:color w:val="000000"/>
          <w:kern w:val="0"/>
          <w:sz w:val="24"/>
        </w:rPr>
        <w:t>。</w:t>
      </w:r>
    </w:p>
    <w:p w14:paraId="6CDD86E4" w14:textId="77777777" w:rsidR="00713B2B" w:rsidRDefault="00D04354">
      <w:pPr>
        <w:widowControl/>
        <w:spacing w:line="360" w:lineRule="auto"/>
        <w:ind w:firstLineChars="200" w:firstLine="480"/>
        <w:jc w:val="left"/>
        <w:rPr>
          <w:rFonts w:ascii="SimSun" w:eastAsia="SimSun" w:hAnsi="SimSun" w:cs="Times New Roman"/>
          <w:color w:val="000000"/>
          <w:kern w:val="0"/>
          <w:sz w:val="24"/>
        </w:rPr>
      </w:pPr>
      <w:r>
        <w:rPr>
          <w:rFonts w:ascii="SimSun" w:eastAsia="SimSun" w:hAnsi="SimSun" w:cs="Times New Roman" w:hint="eastAsia"/>
          <w:color w:val="000000"/>
          <w:kern w:val="0"/>
          <w:sz w:val="24"/>
        </w:rPr>
        <w:t>平均方差提取值公式：</w:t>
      </w:r>
    </w:p>
    <w:p w14:paraId="098CD9B5" w14:textId="77777777" w:rsidR="00713B2B" w:rsidRDefault="00000000">
      <w:pPr>
        <w:widowControl/>
        <w:spacing w:line="360" w:lineRule="auto"/>
        <w:ind w:firstLineChars="200" w:firstLine="480"/>
        <w:jc w:val="center"/>
        <w:rPr>
          <w:rFonts w:ascii="SimSun" w:eastAsia="SimSun" w:hAnsi="SimSun" w:cs="Times New Roman"/>
          <w:color w:val="000000"/>
          <w:kern w:val="0"/>
          <w:sz w:val="24"/>
        </w:rPr>
      </w:pPr>
      <m:oMathPara>
        <m:oMath>
          <m:eqArr>
            <m:eqArrPr>
              <m:maxDist m:val="1"/>
              <m:ctrlPr>
                <w:rPr>
                  <w:rFonts w:ascii="Cambria Math" w:eastAsia="SimSun" w:hAnsi="Cambria Math" w:cs="SimSun"/>
                  <w:i/>
                  <w:color w:val="000000"/>
                  <w:kern w:val="0"/>
                  <w:sz w:val="24"/>
                </w:rPr>
              </m:ctrlPr>
            </m:eqArrPr>
            <m:e>
              <m:r>
                <w:rPr>
                  <w:rFonts w:ascii="Cambria Math" w:eastAsia="SimSun" w:hAnsi="Cambria Math" w:cs="SimSun"/>
                  <w:color w:val="000000"/>
                  <w:kern w:val="0"/>
                  <w:sz w:val="24"/>
                </w:rPr>
                <m:t>AVE=</m:t>
              </m:r>
              <m:f>
                <m:fPr>
                  <m:ctrlPr>
                    <w:rPr>
                      <w:rFonts w:ascii="Cambria Math" w:eastAsia="SimSun" w:hAnsi="Cambria Math" w:cs="SimSun"/>
                      <w:i/>
                      <w:color w:val="000000"/>
                      <w:kern w:val="0"/>
                      <w:sz w:val="24"/>
                    </w:rPr>
                  </m:ctrlPr>
                </m:fPr>
                <m:num>
                  <m:nary>
                    <m:naryPr>
                      <m:chr m:val="∑"/>
                      <m:limLoc m:val="subSup"/>
                      <m:ctrlPr>
                        <w:rPr>
                          <w:rFonts w:ascii="Cambria Math" w:eastAsia="SimSun" w:hAnsi="Cambria Math" w:cs="SimSun"/>
                          <w:i/>
                          <w:color w:val="000000"/>
                          <w:kern w:val="0"/>
                          <w:sz w:val="24"/>
                        </w:rPr>
                      </m:ctrlPr>
                    </m:naryPr>
                    <m:sub>
                      <m:r>
                        <w:rPr>
                          <w:rFonts w:ascii="Cambria Math" w:eastAsia="SimSun" w:hAnsi="Cambria Math" w:cs="SimSun"/>
                          <w:color w:val="000000"/>
                          <w:kern w:val="0"/>
                          <w:sz w:val="24"/>
                        </w:rPr>
                        <m:t>k=1</m:t>
                      </m:r>
                    </m:sub>
                    <m:sup>
                      <m:r>
                        <w:rPr>
                          <w:rFonts w:ascii="Cambria Math" w:eastAsia="SimSun" w:hAnsi="Cambria Math" w:cs="SimSun"/>
                          <w:color w:val="000000"/>
                          <w:kern w:val="0"/>
                          <w:sz w:val="24"/>
                        </w:rPr>
                        <m:t>n</m:t>
                      </m:r>
                    </m:sup>
                    <m:e>
                      <m:sSup>
                        <m:sSupPr>
                          <m:ctrlPr>
                            <w:rPr>
                              <w:rFonts w:ascii="Cambria Math" w:eastAsia="SimSun" w:hAnsi="Cambria Math" w:cs="SimSun"/>
                              <w:i/>
                              <w:color w:val="000000"/>
                              <w:kern w:val="0"/>
                              <w:sz w:val="24"/>
                            </w:rPr>
                          </m:ctrlPr>
                        </m:sSupPr>
                        <m:e>
                          <m:r>
                            <w:rPr>
                              <w:rFonts w:ascii="Cambria Math" w:eastAsia="SimSun" w:hAnsi="Cambria Math" w:cs="SimSun"/>
                              <w:color w:val="000000"/>
                              <w:kern w:val="0"/>
                              <w:sz w:val="24"/>
                            </w:rPr>
                            <m:t>λ</m:t>
                          </m:r>
                        </m:e>
                        <m:sup>
                          <m:r>
                            <w:rPr>
                              <w:rFonts w:ascii="Cambria Math" w:eastAsia="SimSun" w:hAnsi="Cambria Math" w:cs="SimSun"/>
                              <w:color w:val="000000"/>
                              <w:kern w:val="0"/>
                              <w:sz w:val="24"/>
                            </w:rPr>
                            <m:t>2</m:t>
                          </m:r>
                        </m:sup>
                      </m:sSup>
                    </m:e>
                  </m:nary>
                </m:num>
                <m:den>
                  <m:r>
                    <w:rPr>
                      <w:rFonts w:ascii="Cambria Math" w:eastAsia="SimSun" w:hAnsi="Cambria Math" w:cs="SimSun"/>
                      <w:color w:val="000000"/>
                      <w:kern w:val="0"/>
                      <w:sz w:val="24"/>
                    </w:rPr>
                    <m:t>n</m:t>
                  </m:r>
                </m:den>
              </m:f>
              <m:r>
                <w:rPr>
                  <w:rFonts w:ascii="Cambria Math" w:eastAsia="SimSun" w:hAnsi="Cambria Math" w:cs="SimSun"/>
                  <w:color w:val="000000"/>
                  <w:kern w:val="0"/>
                  <w:sz w:val="24"/>
                </w:rPr>
                <m:t>#</m:t>
              </m:r>
              <m:d>
                <m:dPr>
                  <m:begChr m:val="（"/>
                  <m:endChr m:val="）"/>
                  <m:ctrlPr>
                    <w:rPr>
                      <w:rFonts w:ascii="Cambria Math" w:eastAsia="SimSun" w:hAnsi="Cambria Math" w:cs="SimSun"/>
                      <w:i/>
                      <w:color w:val="000000"/>
                      <w:kern w:val="0"/>
                      <w:sz w:val="24"/>
                    </w:rPr>
                  </m:ctrlPr>
                </m:dPr>
                <m:e>
                  <m:r>
                    <w:rPr>
                      <w:rFonts w:ascii="Cambria Math" w:eastAsia="SimSun" w:hAnsi="Cambria Math" w:cs="SimSun"/>
                      <w:color w:val="000000"/>
                      <w:kern w:val="0"/>
                      <w:sz w:val="24"/>
                    </w:rPr>
                    <m:t>3-6</m:t>
                  </m:r>
                </m:e>
              </m:d>
            </m:e>
          </m:eqArr>
        </m:oMath>
      </m:oMathPara>
    </w:p>
    <w:p w14:paraId="7B88B869"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t>注：</w:t>
      </w:r>
      <w:r>
        <w:rPr>
          <w:rFonts w:ascii="Times New Roman" w:eastAsia="SimSun" w:hAnsi="Times New Roman" w:cs="Times New Roman"/>
          <w:i/>
          <w:color w:val="000000"/>
          <w:kern w:val="0"/>
          <w:sz w:val="24"/>
        </w:rPr>
        <w:t>λ</w:t>
      </w:r>
      <w:r>
        <w:rPr>
          <w:rFonts w:ascii="SimSun" w:eastAsia="SimSun" w:hAnsi="SimSun" w:cs="Times New Roman" w:hint="eastAsia"/>
          <w:color w:val="000000"/>
          <w:kern w:val="0"/>
          <w:sz w:val="24"/>
        </w:rPr>
        <w:t>为因子载荷</w:t>
      </w:r>
    </w:p>
    <w:p w14:paraId="4717952C" w14:textId="77777777" w:rsidR="00713B2B" w:rsidRDefault="00D04354">
      <w:pPr>
        <w:widowControl/>
        <w:spacing w:line="360" w:lineRule="auto"/>
        <w:ind w:firstLineChars="400" w:firstLine="960"/>
        <w:jc w:val="left"/>
        <w:rPr>
          <w:rFonts w:ascii="Times New Roman" w:eastAsia="SimSun" w:hAnsi="Times New Roman" w:cs="SimSun"/>
          <w:color w:val="000000"/>
          <w:kern w:val="0"/>
          <w:sz w:val="24"/>
        </w:rPr>
      </w:pPr>
      <w:r>
        <w:rPr>
          <w:rFonts w:ascii="Times New Roman" w:eastAsia="SimSun" w:hAnsi="Times New Roman" w:cs="Times New Roman"/>
          <w:i/>
          <w:color w:val="000000"/>
          <w:kern w:val="0"/>
          <w:sz w:val="24"/>
        </w:rPr>
        <w:t>n</w:t>
      </w:r>
      <w:r>
        <w:rPr>
          <w:rFonts w:ascii="SimSun" w:eastAsia="SimSun" w:hAnsi="SimSun" w:cs="Times New Roman" w:hint="eastAsia"/>
          <w:color w:val="000000"/>
          <w:kern w:val="0"/>
          <w:sz w:val="24"/>
        </w:rPr>
        <w:t>为该因子的测量指标个数</w:t>
      </w:r>
    </w:p>
    <w:p w14:paraId="6EC28ABB" w14:textId="77777777" w:rsidR="00713B2B" w:rsidRDefault="00D04354">
      <w:pPr>
        <w:widowControl/>
        <w:spacing w:line="360" w:lineRule="auto"/>
        <w:ind w:firstLineChars="200" w:firstLine="480"/>
        <w:jc w:val="left"/>
        <w:rPr>
          <w:rFonts w:ascii="Times New Roman" w:eastAsia="SimSun" w:hAnsi="Times New Roman" w:cs="Times New Roman"/>
          <w:sz w:val="24"/>
        </w:rPr>
      </w:pPr>
      <w:proofErr w:type="spellStart"/>
      <w:r>
        <w:rPr>
          <w:rFonts w:ascii="Times New Roman" w:eastAsia="SimSun" w:hAnsi="Times New Roman" w:cs="Times New Roman"/>
          <w:color w:val="333333"/>
          <w:kern w:val="0"/>
          <w:sz w:val="24"/>
        </w:rPr>
        <w:t>Fornell-Larcker</w:t>
      </w:r>
      <w:proofErr w:type="spellEnd"/>
      <w:r>
        <w:rPr>
          <w:rFonts w:ascii="Times New Roman" w:eastAsia="SimSun" w:hAnsi="Times New Roman" w:cs="Times New Roman"/>
          <w:color w:val="333333"/>
          <w:kern w:val="0"/>
          <w:sz w:val="24"/>
        </w:rPr>
        <w:t xml:space="preserve"> </w:t>
      </w:r>
      <w:r>
        <w:rPr>
          <w:rFonts w:ascii="SimSun" w:eastAsia="SimSun" w:hAnsi="SimSun" w:cs="Times New Roman" w:hint="eastAsia"/>
          <w:color w:val="333333"/>
          <w:kern w:val="0"/>
          <w:sz w:val="24"/>
        </w:rPr>
        <w:t>标准，即每个潜变量</w:t>
      </w:r>
      <w:r>
        <w:rPr>
          <w:rFonts w:ascii="Times New Roman" w:eastAsia="SimSun" w:hAnsi="Times New Roman" w:cs="Times New Roman"/>
          <w:color w:val="333333"/>
          <w:kern w:val="0"/>
          <w:sz w:val="24"/>
        </w:rPr>
        <w:t>AVE</w:t>
      </w:r>
      <w:r>
        <w:rPr>
          <w:rFonts w:ascii="SimSun" w:eastAsia="SimSun" w:hAnsi="SimSun" w:cs="Times New Roman" w:hint="eastAsia"/>
          <w:color w:val="333333"/>
          <w:kern w:val="0"/>
          <w:sz w:val="24"/>
        </w:rPr>
        <w:t>的平方根均大于它们与其他潜变量间的相</w:t>
      </w:r>
      <w:r>
        <w:rPr>
          <w:rFonts w:ascii="Times New Roman" w:eastAsia="SimSun" w:hAnsi="Times New Roman" w:cs="Times New Roman" w:hint="eastAsia"/>
          <w:color w:val="333333"/>
          <w:kern w:val="0"/>
          <w:sz w:val="24"/>
        </w:rPr>
        <w:t xml:space="preserve"> </w:t>
      </w:r>
      <w:r>
        <w:rPr>
          <w:rFonts w:ascii="SimSun" w:eastAsia="SimSun" w:hAnsi="SimSun" w:cs="Times New Roman" w:hint="eastAsia"/>
          <w:color w:val="333333"/>
          <w:kern w:val="0"/>
          <w:sz w:val="24"/>
        </w:rPr>
        <w:t>关系数，可以证明量表具有区分效度。此外，异质</w:t>
      </w:r>
      <w:r>
        <w:rPr>
          <w:rFonts w:ascii="Times New Roman" w:eastAsia="SimSun" w:hAnsi="Times New Roman" w:cs="Times New Roman"/>
          <w:color w:val="333333"/>
          <w:kern w:val="0"/>
          <w:sz w:val="24"/>
        </w:rPr>
        <w:t>-</w:t>
      </w:r>
      <w:r>
        <w:rPr>
          <w:rFonts w:ascii="SimSun" w:eastAsia="SimSun" w:hAnsi="SimSun" w:cs="Times New Roman" w:hint="eastAsia"/>
          <w:color w:val="333333"/>
          <w:kern w:val="0"/>
          <w:sz w:val="24"/>
        </w:rPr>
        <w:t>单质比率（</w:t>
      </w:r>
      <w:proofErr w:type="spellStart"/>
      <w:r>
        <w:rPr>
          <w:rFonts w:ascii="Times New Roman" w:eastAsia="SimSun" w:hAnsi="Times New Roman" w:cs="Times New Roman" w:hint="eastAsia"/>
          <w:color w:val="333333"/>
          <w:kern w:val="0"/>
          <w:sz w:val="24"/>
        </w:rPr>
        <w:t>H</w:t>
      </w:r>
      <w:r>
        <w:rPr>
          <w:rFonts w:ascii="Times New Roman" w:eastAsia="SimSun" w:hAnsi="Times New Roman" w:cs="Times New Roman"/>
          <w:color w:val="333333"/>
          <w:kern w:val="0"/>
          <w:sz w:val="24"/>
        </w:rPr>
        <w:t>eterotrait-monotrait</w:t>
      </w:r>
      <w:proofErr w:type="spellEnd"/>
      <w:r>
        <w:rPr>
          <w:rFonts w:ascii="Times New Roman" w:eastAsia="SimSun" w:hAnsi="Times New Roman" w:cs="Times New Roman"/>
          <w:color w:val="333333"/>
          <w:kern w:val="0"/>
          <w:sz w:val="24"/>
        </w:rPr>
        <w:t xml:space="preserve"> </w:t>
      </w:r>
      <w:r>
        <w:rPr>
          <w:rFonts w:ascii="Times New Roman" w:eastAsia="SimSun" w:hAnsi="Times New Roman" w:cs="Times New Roman" w:hint="eastAsia"/>
          <w:color w:val="333333"/>
          <w:kern w:val="0"/>
          <w:sz w:val="24"/>
        </w:rPr>
        <w:t>R</w:t>
      </w:r>
      <w:r>
        <w:rPr>
          <w:rFonts w:ascii="Times New Roman" w:eastAsia="SimSun" w:hAnsi="Times New Roman" w:cs="Times New Roman"/>
          <w:color w:val="333333"/>
          <w:kern w:val="0"/>
          <w:sz w:val="24"/>
        </w:rPr>
        <w:t>atio</w:t>
      </w:r>
      <w:r>
        <w:rPr>
          <w:rFonts w:ascii="Times New Roman" w:eastAsia="SimSun" w:hAnsi="Times New Roman" w:cs="SimSun"/>
          <w:color w:val="333333"/>
          <w:kern w:val="0"/>
          <w:sz w:val="24"/>
        </w:rPr>
        <w:t xml:space="preserve">, </w:t>
      </w:r>
      <w:r>
        <w:rPr>
          <w:rFonts w:ascii="Times New Roman" w:eastAsia="SimSun" w:hAnsi="Times New Roman" w:cs="Times New Roman"/>
          <w:color w:val="333333"/>
          <w:kern w:val="0"/>
          <w:sz w:val="24"/>
        </w:rPr>
        <w:t>HTMT</w:t>
      </w:r>
      <w:r>
        <w:rPr>
          <w:rFonts w:ascii="SimSun" w:eastAsia="SimSun" w:hAnsi="SimSun" w:cs="Times New Roman" w:hint="eastAsia"/>
          <w:color w:val="333333"/>
          <w:kern w:val="0"/>
          <w:sz w:val="24"/>
        </w:rPr>
        <w:t>）也可以衡量区分效度，当</w:t>
      </w:r>
      <w:r>
        <w:rPr>
          <w:rFonts w:ascii="Times New Roman" w:eastAsia="SimSun" w:hAnsi="Times New Roman" w:cs="Times New Roman"/>
          <w:color w:val="333333"/>
          <w:kern w:val="0"/>
          <w:sz w:val="24"/>
        </w:rPr>
        <w:t>HTMT</w:t>
      </w:r>
      <w:r>
        <w:rPr>
          <w:rFonts w:ascii="SimSun" w:eastAsia="SimSun" w:hAnsi="SimSun" w:cs="Times New Roman" w:hint="eastAsia"/>
          <w:color w:val="333333"/>
          <w:kern w:val="0"/>
          <w:sz w:val="24"/>
        </w:rPr>
        <w:t>值高于</w:t>
      </w:r>
      <w:r>
        <w:rPr>
          <w:rFonts w:ascii="Times New Roman" w:eastAsia="SimSun" w:hAnsi="Times New Roman" w:cs="Times New Roman"/>
          <w:color w:val="333333"/>
          <w:kern w:val="0"/>
          <w:sz w:val="24"/>
        </w:rPr>
        <w:t>0.90</w:t>
      </w:r>
      <w:r>
        <w:rPr>
          <w:rFonts w:ascii="SimSun" w:eastAsia="SimSun" w:hAnsi="SimSun" w:cs="Times New Roman" w:hint="eastAsia"/>
          <w:color w:val="333333"/>
          <w:kern w:val="0"/>
          <w:sz w:val="24"/>
        </w:rPr>
        <w:t>则说明区别效度较差，更严格的要求</w:t>
      </w:r>
      <w:r>
        <w:rPr>
          <w:rFonts w:ascii="Times New Roman" w:eastAsia="SimSun" w:hAnsi="Times New Roman" w:cs="Times New Roman"/>
          <w:color w:val="333333"/>
          <w:kern w:val="0"/>
          <w:sz w:val="24"/>
        </w:rPr>
        <w:t>HTMT</w:t>
      </w:r>
      <w:r>
        <w:rPr>
          <w:rFonts w:ascii="SimSun" w:eastAsia="SimSun" w:hAnsi="SimSun" w:cs="Times New Roman" w:hint="eastAsia"/>
          <w:color w:val="333333"/>
          <w:kern w:val="0"/>
          <w:sz w:val="24"/>
        </w:rPr>
        <w:t>的值应小于</w:t>
      </w:r>
      <w:r>
        <w:rPr>
          <w:rFonts w:ascii="Times New Roman" w:eastAsia="SimSun" w:hAnsi="Times New Roman" w:cs="Times New Roman"/>
          <w:color w:val="333333"/>
          <w:kern w:val="0"/>
          <w:sz w:val="24"/>
        </w:rPr>
        <w:t>0.85</w:t>
      </w:r>
      <w:r>
        <w:rPr>
          <w:rFonts w:ascii="SimSun" w:eastAsia="SimSun" w:hAnsi="SimSun" w:cs="Times New Roman" w:hint="eastAsia"/>
          <w:color w:val="000000"/>
          <w:kern w:val="0"/>
          <w:sz w:val="24"/>
        </w:rPr>
        <w:t>。</w:t>
      </w:r>
    </w:p>
    <w:p w14:paraId="3851084B"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Times New Roman" w:eastAsia="SimSun" w:hAnsi="Times New Roman" w:cs="Times New Roman" w:hint="eastAsia"/>
          <w:color w:val="000000"/>
          <w:kern w:val="0"/>
          <w:sz w:val="24"/>
        </w:rPr>
        <w:t>（</w:t>
      </w:r>
      <w:r>
        <w:rPr>
          <w:rFonts w:ascii="Times New Roman" w:eastAsia="SimSun" w:hAnsi="Times New Roman" w:cs="Times New Roman" w:hint="eastAsia"/>
          <w:color w:val="000000"/>
          <w:kern w:val="0"/>
          <w:sz w:val="24"/>
        </w:rPr>
        <w:t>2</w:t>
      </w:r>
      <w:r>
        <w:rPr>
          <w:rFonts w:ascii="Times New Roman" w:eastAsia="SimSun" w:hAnsi="Times New Roman" w:cs="Times New Roman" w:hint="eastAsia"/>
          <w:color w:val="000000"/>
          <w:kern w:val="0"/>
          <w:sz w:val="24"/>
        </w:rPr>
        <w:t>）</w:t>
      </w:r>
      <w:r>
        <w:rPr>
          <w:rFonts w:ascii="SimSun" w:eastAsia="SimSun" w:hAnsi="SimSun" w:cs="Times New Roman" w:hint="eastAsia"/>
          <w:color w:val="000000"/>
          <w:kern w:val="0"/>
          <w:sz w:val="24"/>
        </w:rPr>
        <w:t>结构模型分析</w:t>
      </w:r>
    </w:p>
    <w:p w14:paraId="17B7EF81"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t>在结构模型分析之前，将进行多重共线性检验，当方差膨胀因子（</w:t>
      </w:r>
      <w:r>
        <w:rPr>
          <w:rFonts w:ascii="Times New Roman" w:eastAsia="SimSun" w:hAnsi="Times New Roman" w:cs="Times New Roman"/>
          <w:color w:val="000000"/>
          <w:kern w:val="0"/>
          <w:sz w:val="24"/>
        </w:rPr>
        <w:t>Variance Inflation Factor</w:t>
      </w:r>
      <w:r>
        <w:rPr>
          <w:rFonts w:ascii="Times New Roman" w:eastAsia="SimSun" w:hAnsi="Times New Roman" w:cs="Times New Roman" w:hint="eastAsia"/>
          <w:color w:val="000000"/>
          <w:kern w:val="0"/>
          <w:sz w:val="24"/>
        </w:rPr>
        <w:t>,</w:t>
      </w:r>
      <w:r>
        <w:rPr>
          <w:rFonts w:ascii="Times New Roman" w:eastAsia="SimSun" w:hAnsi="Times New Roman" w:cs="Times New Roman"/>
          <w:color w:val="000000"/>
          <w:kern w:val="0"/>
          <w:sz w:val="24"/>
        </w:rPr>
        <w:t xml:space="preserve"> VIF</w:t>
      </w:r>
      <w:r>
        <w:rPr>
          <w:rFonts w:ascii="SimSun" w:eastAsia="SimSun" w:hAnsi="SimSun" w:cs="Times New Roman" w:hint="eastAsia"/>
          <w:color w:val="000000"/>
          <w:kern w:val="0"/>
          <w:sz w:val="24"/>
        </w:rPr>
        <w:t>）值均小于</w:t>
      </w:r>
      <w:r>
        <w:rPr>
          <w:rFonts w:ascii="Times New Roman" w:eastAsia="SimSun" w:hAnsi="Times New Roman" w:cs="Times New Roman"/>
          <w:color w:val="000000"/>
          <w:kern w:val="0"/>
          <w:sz w:val="24"/>
        </w:rPr>
        <w:t>5</w:t>
      </w:r>
      <w:r>
        <w:rPr>
          <w:rFonts w:ascii="SimSun" w:eastAsia="SimSun" w:hAnsi="SimSun" w:cs="Times New Roman" w:hint="eastAsia"/>
          <w:color w:val="000000"/>
          <w:kern w:val="0"/>
          <w:sz w:val="24"/>
        </w:rPr>
        <w:t>，表明结构模型中不存在多重共线性问题。</w:t>
      </w:r>
    </w:p>
    <w:p w14:paraId="066BDB91"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t>标准化的均方根残差（</w:t>
      </w:r>
      <w:r>
        <w:rPr>
          <w:rFonts w:ascii="Times New Roman" w:eastAsia="SimSun" w:hAnsi="Times New Roman" w:cs="Times New Roman" w:hint="eastAsia"/>
          <w:color w:val="000000"/>
          <w:kern w:val="0"/>
          <w:sz w:val="24"/>
        </w:rPr>
        <w:t>S</w:t>
      </w:r>
      <w:r>
        <w:rPr>
          <w:rFonts w:ascii="Times New Roman" w:eastAsia="SimSun" w:hAnsi="Times New Roman" w:cs="Times New Roman"/>
          <w:color w:val="000000"/>
          <w:kern w:val="0"/>
          <w:sz w:val="24"/>
        </w:rPr>
        <w:t xml:space="preserve">tandardized </w:t>
      </w:r>
      <w:r>
        <w:rPr>
          <w:rFonts w:ascii="Times New Roman" w:eastAsia="SimSun" w:hAnsi="Times New Roman" w:cs="Times New Roman" w:hint="eastAsia"/>
          <w:color w:val="000000"/>
          <w:kern w:val="0"/>
          <w:sz w:val="24"/>
        </w:rPr>
        <w:t>R</w:t>
      </w:r>
      <w:r>
        <w:rPr>
          <w:rFonts w:ascii="Times New Roman" w:eastAsia="SimSun" w:hAnsi="Times New Roman" w:cs="Times New Roman"/>
          <w:color w:val="000000"/>
          <w:kern w:val="0"/>
          <w:sz w:val="24"/>
        </w:rPr>
        <w:t xml:space="preserve">oot </w:t>
      </w:r>
      <w:r>
        <w:rPr>
          <w:rFonts w:ascii="Times New Roman" w:eastAsia="SimSun" w:hAnsi="Times New Roman" w:cs="Times New Roman" w:hint="eastAsia"/>
          <w:color w:val="000000"/>
          <w:kern w:val="0"/>
          <w:sz w:val="24"/>
        </w:rPr>
        <w:t>M</w:t>
      </w:r>
      <w:r>
        <w:rPr>
          <w:rFonts w:ascii="Times New Roman" w:eastAsia="SimSun" w:hAnsi="Times New Roman" w:cs="Times New Roman"/>
          <w:color w:val="000000"/>
          <w:kern w:val="0"/>
          <w:sz w:val="24"/>
        </w:rPr>
        <w:t xml:space="preserve">ean </w:t>
      </w:r>
      <w:r>
        <w:rPr>
          <w:rFonts w:ascii="Times New Roman" w:eastAsia="SimSun" w:hAnsi="Times New Roman" w:cs="Times New Roman" w:hint="eastAsia"/>
          <w:color w:val="000000"/>
          <w:kern w:val="0"/>
          <w:sz w:val="24"/>
        </w:rPr>
        <w:t>S</w:t>
      </w:r>
      <w:r>
        <w:rPr>
          <w:rFonts w:ascii="Times New Roman" w:eastAsia="SimSun" w:hAnsi="Times New Roman" w:cs="Times New Roman"/>
          <w:color w:val="000000"/>
          <w:kern w:val="0"/>
          <w:sz w:val="24"/>
        </w:rPr>
        <w:t xml:space="preserve">quare </w:t>
      </w:r>
      <w:r>
        <w:rPr>
          <w:rFonts w:ascii="Times New Roman" w:eastAsia="SimSun" w:hAnsi="Times New Roman" w:cs="Times New Roman" w:hint="eastAsia"/>
          <w:color w:val="000000"/>
          <w:kern w:val="0"/>
          <w:sz w:val="24"/>
        </w:rPr>
        <w:t>R</w:t>
      </w:r>
      <w:r>
        <w:rPr>
          <w:rFonts w:ascii="Times New Roman" w:eastAsia="SimSun" w:hAnsi="Times New Roman" w:cs="Times New Roman"/>
          <w:color w:val="000000"/>
          <w:kern w:val="0"/>
          <w:sz w:val="24"/>
        </w:rPr>
        <w:t>esidual</w:t>
      </w:r>
      <w:r>
        <w:rPr>
          <w:rFonts w:ascii="Times New Roman" w:eastAsia="SimSun" w:hAnsi="Times New Roman" w:cs="Times New Roman" w:hint="eastAsia"/>
          <w:color w:val="000000"/>
          <w:kern w:val="0"/>
          <w:sz w:val="24"/>
        </w:rPr>
        <w:t>,</w:t>
      </w:r>
      <w:r>
        <w:rPr>
          <w:rFonts w:ascii="Times New Roman" w:eastAsia="SimSun" w:hAnsi="Times New Roman" w:cs="SimSun"/>
          <w:color w:val="000000"/>
          <w:kern w:val="0"/>
          <w:sz w:val="24"/>
        </w:rPr>
        <w:t xml:space="preserve"> </w:t>
      </w:r>
      <w:r>
        <w:rPr>
          <w:rFonts w:ascii="Times New Roman" w:eastAsia="SimSun" w:hAnsi="Times New Roman" w:cs="Times New Roman"/>
          <w:color w:val="000000"/>
          <w:kern w:val="0"/>
          <w:sz w:val="24"/>
        </w:rPr>
        <w:t>SRMR</w:t>
      </w:r>
      <w:r>
        <w:rPr>
          <w:rFonts w:ascii="SimSun" w:eastAsia="SimSun" w:hAnsi="SimSun" w:cs="Times New Roman" w:hint="eastAsia"/>
          <w:color w:val="000000"/>
          <w:kern w:val="0"/>
          <w:sz w:val="24"/>
        </w:rPr>
        <w:t>）和规范适配指标（</w:t>
      </w:r>
      <w:r>
        <w:rPr>
          <w:rFonts w:ascii="Times New Roman" w:eastAsia="SimSun" w:hAnsi="Times New Roman" w:cs="Times New Roman"/>
          <w:color w:val="000000"/>
          <w:kern w:val="0"/>
          <w:sz w:val="24"/>
        </w:rPr>
        <w:t>NFI</w:t>
      </w:r>
      <w:r>
        <w:rPr>
          <w:rFonts w:ascii="SimSun" w:eastAsia="SimSun" w:hAnsi="SimSun" w:cs="Times New Roman" w:hint="eastAsia"/>
          <w:color w:val="000000"/>
          <w:kern w:val="0"/>
          <w:sz w:val="24"/>
        </w:rPr>
        <w:t>）是</w:t>
      </w:r>
      <w:r>
        <w:rPr>
          <w:rFonts w:ascii="Times New Roman" w:eastAsia="SimSun" w:hAnsi="Times New Roman" w:cs="Times New Roman"/>
          <w:color w:val="000000"/>
          <w:kern w:val="0"/>
          <w:sz w:val="24"/>
        </w:rPr>
        <w:t>PLS-SEM</w:t>
      </w:r>
      <w:r>
        <w:rPr>
          <w:rFonts w:ascii="SimSun" w:eastAsia="SimSun" w:hAnsi="SimSun" w:cs="Times New Roman" w:hint="eastAsia"/>
          <w:color w:val="000000"/>
          <w:kern w:val="0"/>
          <w:sz w:val="24"/>
        </w:rPr>
        <w:t>的模型拟合测度，</w:t>
      </w:r>
      <w:r>
        <w:rPr>
          <w:rFonts w:ascii="Times New Roman" w:eastAsia="SimSun" w:hAnsi="Times New Roman" w:cs="Times New Roman"/>
          <w:color w:val="000000"/>
          <w:kern w:val="0"/>
          <w:sz w:val="24"/>
        </w:rPr>
        <w:t>SRMR</w:t>
      </w:r>
      <w:r>
        <w:rPr>
          <w:rFonts w:ascii="SimSun" w:eastAsia="SimSun" w:hAnsi="SimSun" w:cs="Times New Roman" w:hint="eastAsia"/>
          <w:color w:val="000000"/>
          <w:kern w:val="0"/>
          <w:sz w:val="24"/>
        </w:rPr>
        <w:t>的值应该小于</w:t>
      </w:r>
      <w:r>
        <w:rPr>
          <w:rFonts w:ascii="Times New Roman" w:eastAsia="SimSun" w:hAnsi="Times New Roman" w:cs="Times New Roman"/>
          <w:color w:val="000000"/>
          <w:kern w:val="0"/>
          <w:sz w:val="24"/>
        </w:rPr>
        <w:t>0.08</w:t>
      </w:r>
      <w:r>
        <w:rPr>
          <w:rFonts w:ascii="SimSun" w:eastAsia="SimSun" w:hAnsi="SimSun" w:cs="Times New Roman" w:hint="eastAsia"/>
          <w:color w:val="000000"/>
          <w:kern w:val="0"/>
          <w:sz w:val="24"/>
        </w:rPr>
        <w:t>，</w:t>
      </w:r>
      <w:r>
        <w:rPr>
          <w:rFonts w:ascii="Times New Roman" w:eastAsia="SimSun" w:hAnsi="Times New Roman" w:cs="Times New Roman"/>
          <w:color w:val="000000"/>
          <w:kern w:val="0"/>
          <w:sz w:val="24"/>
        </w:rPr>
        <w:t>NFI</w:t>
      </w:r>
      <w:r>
        <w:rPr>
          <w:rFonts w:ascii="SimSun" w:eastAsia="SimSun" w:hAnsi="SimSun" w:cs="Times New Roman" w:hint="eastAsia"/>
          <w:color w:val="000000"/>
          <w:kern w:val="0"/>
          <w:sz w:val="24"/>
        </w:rPr>
        <w:t>的值在</w:t>
      </w:r>
      <w:r>
        <w:rPr>
          <w:rFonts w:ascii="Times New Roman" w:eastAsia="SimSun" w:hAnsi="Times New Roman" w:cs="Times New Roman"/>
          <w:color w:val="000000"/>
          <w:kern w:val="0"/>
          <w:sz w:val="24"/>
        </w:rPr>
        <w:t>0</w:t>
      </w:r>
      <w:r>
        <w:rPr>
          <w:rFonts w:ascii="SimSun" w:eastAsia="SimSun" w:hAnsi="SimSun" w:cs="Times New Roman" w:hint="eastAsia"/>
          <w:color w:val="000000"/>
          <w:kern w:val="0"/>
          <w:sz w:val="24"/>
        </w:rPr>
        <w:t>到</w:t>
      </w:r>
      <w:r>
        <w:rPr>
          <w:rFonts w:ascii="Times New Roman" w:eastAsia="SimSun" w:hAnsi="Times New Roman" w:cs="Times New Roman"/>
          <w:color w:val="000000"/>
          <w:kern w:val="0"/>
          <w:sz w:val="24"/>
        </w:rPr>
        <w:t>1</w:t>
      </w:r>
      <w:r>
        <w:rPr>
          <w:rFonts w:ascii="SimSun" w:eastAsia="SimSun" w:hAnsi="SimSun" w:cs="Times New Roman" w:hint="eastAsia"/>
          <w:color w:val="000000"/>
          <w:kern w:val="0"/>
          <w:sz w:val="24"/>
        </w:rPr>
        <w:t>之间（越接近</w:t>
      </w:r>
      <w:r>
        <w:rPr>
          <w:rFonts w:ascii="Times New Roman" w:eastAsia="SimSun" w:hAnsi="Times New Roman" w:cs="Times New Roman"/>
          <w:color w:val="000000"/>
          <w:kern w:val="0"/>
          <w:sz w:val="24"/>
        </w:rPr>
        <w:t>1</w:t>
      </w:r>
      <w:r>
        <w:rPr>
          <w:rFonts w:ascii="SimSun" w:eastAsia="SimSun" w:hAnsi="SimSun" w:cs="Times New Roman" w:hint="eastAsia"/>
          <w:color w:val="000000"/>
          <w:kern w:val="0"/>
          <w:sz w:val="24"/>
        </w:rPr>
        <w:t>越好）。</w:t>
      </w:r>
    </w:p>
    <w:p w14:paraId="72D309E3"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t>再次，通过决定系数</w:t>
      </w:r>
      <w:r>
        <w:rPr>
          <w:rFonts w:ascii="Times New Roman" w:eastAsia="SimSun" w:hAnsi="Times New Roman" w:cs="Cambria Math"/>
          <w:color w:val="000000"/>
          <w:kern w:val="0"/>
          <w:sz w:val="24"/>
        </w:rPr>
        <w:t>R</w:t>
      </w:r>
      <w:r>
        <w:rPr>
          <w:rFonts w:ascii="Times New Roman" w:eastAsia="SimSun" w:hAnsi="Times New Roman" w:cs="Times New Roman" w:hint="eastAsia"/>
          <w:color w:val="000000"/>
          <w:kern w:val="0"/>
          <w:sz w:val="24"/>
          <w:vertAlign w:val="superscript"/>
        </w:rPr>
        <w:t>2</w:t>
      </w:r>
      <w:r>
        <w:rPr>
          <w:rFonts w:ascii="SimSun" w:eastAsia="SimSun" w:hAnsi="SimSun" w:cs="Times New Roman" w:hint="eastAsia"/>
          <w:color w:val="000000"/>
          <w:kern w:val="0"/>
          <w:sz w:val="24"/>
        </w:rPr>
        <w:t>值检验模型的预测精确度，</w:t>
      </w:r>
      <w:r>
        <w:rPr>
          <w:rFonts w:ascii="Times New Roman" w:eastAsia="SimSun" w:hAnsi="Times New Roman" w:cs="Cambria Math"/>
          <w:color w:val="000000"/>
          <w:kern w:val="0"/>
          <w:sz w:val="24"/>
        </w:rPr>
        <w:t>R</w:t>
      </w:r>
      <w:r>
        <w:rPr>
          <w:rFonts w:ascii="Times New Roman" w:eastAsia="SimSun" w:hAnsi="Times New Roman" w:cs="Times New Roman" w:hint="eastAsia"/>
          <w:color w:val="000000"/>
          <w:kern w:val="0"/>
          <w:sz w:val="24"/>
          <w:vertAlign w:val="superscript"/>
        </w:rPr>
        <w:t>2</w:t>
      </w:r>
      <w:r>
        <w:rPr>
          <w:rFonts w:ascii="Times New Roman" w:eastAsia="SimSun" w:hAnsi="Times New Roman" w:cs="Cambria Math"/>
          <w:color w:val="000000"/>
          <w:kern w:val="0"/>
          <w:sz w:val="17"/>
          <w:szCs w:val="17"/>
          <w:vertAlign w:val="superscript"/>
        </w:rPr>
        <w:t xml:space="preserve"> </w:t>
      </w:r>
      <w:r>
        <w:rPr>
          <w:rFonts w:ascii="Times New Roman" w:eastAsia="SimSun" w:hAnsi="Times New Roman" w:cs="Cambria Math"/>
          <w:color w:val="000000"/>
          <w:kern w:val="0"/>
          <w:sz w:val="24"/>
        </w:rPr>
        <w:t>&gt; 0.67</w:t>
      </w:r>
      <w:r>
        <w:rPr>
          <w:rFonts w:ascii="SimSun" w:eastAsia="SimSun" w:hAnsi="SimSun" w:cs="Times New Roman" w:hint="eastAsia"/>
          <w:color w:val="000000"/>
          <w:kern w:val="0"/>
          <w:sz w:val="24"/>
        </w:rPr>
        <w:t>为具有良好的解释能力，</w:t>
      </w:r>
      <w:r>
        <w:rPr>
          <w:rFonts w:ascii="Times New Roman" w:eastAsia="SimSun" w:hAnsi="Times New Roman" w:cs="Cambria Math"/>
          <w:color w:val="000000"/>
          <w:kern w:val="0"/>
          <w:sz w:val="24"/>
        </w:rPr>
        <w:t>R</w:t>
      </w:r>
      <w:r>
        <w:rPr>
          <w:rFonts w:ascii="Times New Roman" w:eastAsia="SimSun" w:hAnsi="Times New Roman" w:cs="Times New Roman" w:hint="eastAsia"/>
          <w:color w:val="000000"/>
          <w:kern w:val="0"/>
          <w:sz w:val="24"/>
          <w:vertAlign w:val="superscript"/>
        </w:rPr>
        <w:t>2</w:t>
      </w:r>
      <w:r>
        <w:rPr>
          <w:rFonts w:ascii="Times New Roman" w:eastAsia="SimSun" w:hAnsi="Times New Roman" w:cs="Cambria Math"/>
          <w:color w:val="000000"/>
          <w:kern w:val="0"/>
          <w:sz w:val="24"/>
        </w:rPr>
        <w:t>= 0.33</w:t>
      </w:r>
      <w:r>
        <w:rPr>
          <w:rFonts w:ascii="SimSun" w:eastAsia="SimSun" w:hAnsi="SimSun" w:cs="Times New Roman" w:hint="eastAsia"/>
          <w:color w:val="000000"/>
          <w:kern w:val="0"/>
          <w:sz w:val="24"/>
        </w:rPr>
        <w:t>左右表示中度解释能力，</w:t>
      </w:r>
      <w:r>
        <w:rPr>
          <w:rFonts w:ascii="Times New Roman" w:eastAsia="SimSun" w:hAnsi="Times New Roman" w:cs="Cambria Math"/>
          <w:color w:val="000000"/>
          <w:kern w:val="0"/>
          <w:sz w:val="24"/>
        </w:rPr>
        <w:t>R</w:t>
      </w:r>
      <w:r>
        <w:rPr>
          <w:rFonts w:ascii="Times New Roman" w:eastAsia="SimSun" w:hAnsi="Times New Roman" w:cs="Times New Roman" w:hint="eastAsia"/>
          <w:color w:val="000000"/>
          <w:kern w:val="0"/>
          <w:sz w:val="24"/>
          <w:vertAlign w:val="superscript"/>
        </w:rPr>
        <w:t>2</w:t>
      </w:r>
      <w:r>
        <w:rPr>
          <w:rFonts w:ascii="Times New Roman" w:eastAsia="SimSun" w:hAnsi="Times New Roman" w:cs="Cambria Math"/>
          <w:color w:val="000000"/>
          <w:kern w:val="0"/>
          <w:sz w:val="24"/>
        </w:rPr>
        <w:t>= 0.19</w:t>
      </w:r>
      <w:r>
        <w:rPr>
          <w:rFonts w:ascii="SimSun" w:eastAsia="SimSun" w:hAnsi="SimSun" w:cs="Times New Roman" w:hint="eastAsia"/>
          <w:color w:val="000000"/>
          <w:kern w:val="0"/>
          <w:sz w:val="24"/>
        </w:rPr>
        <w:t>左右表示解释能力薄弱。</w:t>
      </w:r>
    </w:p>
    <w:p w14:paraId="252F3CDB" w14:textId="77777777" w:rsidR="00713B2B" w:rsidRDefault="00D04354">
      <w:pPr>
        <w:widowControl/>
        <w:spacing w:line="360" w:lineRule="auto"/>
        <w:ind w:firstLineChars="200" w:firstLine="480"/>
        <w:jc w:val="left"/>
        <w:rPr>
          <w:rFonts w:ascii="SimSun" w:eastAsia="SimSun" w:hAnsi="SimSun" w:cs="Times New Roman"/>
          <w:color w:val="000000"/>
          <w:kern w:val="0"/>
          <w:sz w:val="24"/>
        </w:rPr>
      </w:pPr>
      <w:r>
        <w:rPr>
          <w:rFonts w:ascii="SimSun" w:eastAsia="SimSun" w:hAnsi="SimSun" w:cs="Times New Roman" w:hint="eastAsia"/>
          <w:color w:val="000000"/>
          <w:kern w:val="0"/>
          <w:sz w:val="24"/>
        </w:rPr>
        <w:t>决定系数计算公式：</w:t>
      </w:r>
    </w:p>
    <w:p w14:paraId="203E6CE9" w14:textId="77777777" w:rsidR="00713B2B" w:rsidRDefault="00000000">
      <w:pPr>
        <w:widowControl/>
        <w:spacing w:line="360" w:lineRule="auto"/>
        <w:ind w:firstLineChars="200" w:firstLine="480"/>
        <w:jc w:val="center"/>
        <w:rPr>
          <w:rFonts w:ascii="SimSun" w:eastAsia="SimSun" w:hAnsi="SimSun" w:cs="Times New Roman"/>
          <w:color w:val="000000"/>
          <w:kern w:val="0"/>
          <w:sz w:val="24"/>
        </w:rPr>
      </w:pPr>
      <m:oMathPara>
        <m:oMath>
          <m:eqArr>
            <m:eqArrPr>
              <m:maxDist m:val="1"/>
              <m:ctrlPr>
                <w:rPr>
                  <w:rFonts w:ascii="Cambria Math" w:eastAsia="SimSun" w:hAnsi="Cambria Math" w:cs="SimSun"/>
                  <w:i/>
                  <w:color w:val="000000"/>
                  <w:kern w:val="0"/>
                  <w:sz w:val="24"/>
                </w:rPr>
              </m:ctrlPr>
            </m:eqArrPr>
            <m:e>
              <m:sSup>
                <m:sSupPr>
                  <m:ctrlPr>
                    <w:rPr>
                      <w:rFonts w:ascii="Cambria Math" w:eastAsia="SimSun" w:hAnsi="Cambria Math" w:cs="SimSun"/>
                      <w:color w:val="000000"/>
                      <w:kern w:val="0"/>
                      <w:sz w:val="24"/>
                    </w:rPr>
                  </m:ctrlPr>
                </m:sSupPr>
                <m:e>
                  <m:r>
                    <w:rPr>
                      <w:rFonts w:ascii="Cambria Math" w:eastAsia="SimSun" w:hAnsi="Cambria Math" w:cs="SimSun"/>
                      <w:color w:val="000000"/>
                      <w:kern w:val="0"/>
                      <w:sz w:val="24"/>
                    </w:rPr>
                    <m:t>R</m:t>
                  </m:r>
                </m:e>
                <m:sup>
                  <m:r>
                    <w:rPr>
                      <w:rFonts w:ascii="Cambria Math" w:eastAsia="SimSun" w:hAnsi="Cambria Math" w:cs="SimSun"/>
                      <w:color w:val="000000"/>
                      <w:kern w:val="0"/>
                      <w:sz w:val="24"/>
                    </w:rPr>
                    <m:t>2</m:t>
                  </m:r>
                </m:sup>
              </m:sSup>
              <m:r>
                <w:rPr>
                  <w:rFonts w:ascii="Cambria Math" w:eastAsia="SimSun" w:hAnsi="Cambria Math" w:cs="SimSun"/>
                  <w:color w:val="000000"/>
                  <w:kern w:val="0"/>
                  <w:sz w:val="24"/>
                </w:rPr>
                <m:t>=</m:t>
              </m:r>
              <m:f>
                <m:fPr>
                  <m:ctrlPr>
                    <w:rPr>
                      <w:rFonts w:ascii="Cambria Math" w:eastAsia="SimSun" w:hAnsi="Cambria Math" w:cs="SimSun"/>
                      <w:i/>
                      <w:color w:val="000000"/>
                      <w:kern w:val="0"/>
                      <w:sz w:val="24"/>
                    </w:rPr>
                  </m:ctrlPr>
                </m:fPr>
                <m:num>
                  <m:r>
                    <w:rPr>
                      <w:rFonts w:ascii="Cambria Math" w:eastAsia="SimSun" w:hAnsi="Cambria Math" w:cs="SimSun"/>
                      <w:color w:val="000000"/>
                      <w:kern w:val="0"/>
                      <w:sz w:val="24"/>
                    </w:rPr>
                    <m:t>SSR</m:t>
                  </m:r>
                </m:num>
                <m:den>
                  <m:r>
                    <w:rPr>
                      <w:rFonts w:ascii="Cambria Math" w:eastAsia="SimSun" w:hAnsi="Cambria Math" w:cs="SimSun"/>
                      <w:color w:val="000000"/>
                      <w:kern w:val="0"/>
                      <w:sz w:val="24"/>
                    </w:rPr>
                    <m:t>SST</m:t>
                  </m:r>
                </m:den>
              </m:f>
              <m:r>
                <w:rPr>
                  <w:rFonts w:ascii="Cambria Math" w:eastAsia="SimSun" w:hAnsi="Cambria Math" w:cs="SimSun"/>
                  <w:color w:val="000000"/>
                  <w:kern w:val="0"/>
                  <w:sz w:val="24"/>
                </w:rPr>
                <m:t>=1-</m:t>
              </m:r>
              <m:f>
                <m:fPr>
                  <m:ctrlPr>
                    <w:rPr>
                      <w:rFonts w:ascii="Cambria Math" w:eastAsia="SimSun" w:hAnsi="Cambria Math" w:cs="SimSun"/>
                      <w:i/>
                      <w:color w:val="000000"/>
                      <w:kern w:val="0"/>
                      <w:sz w:val="24"/>
                    </w:rPr>
                  </m:ctrlPr>
                </m:fPr>
                <m:num>
                  <m:r>
                    <w:rPr>
                      <w:rFonts w:ascii="Cambria Math" w:eastAsia="SimSun" w:hAnsi="Cambria Math" w:cs="SimSun"/>
                      <w:color w:val="000000"/>
                      <w:kern w:val="0"/>
                      <w:sz w:val="24"/>
                    </w:rPr>
                    <m:t>SSE</m:t>
                  </m:r>
                </m:num>
                <m:den>
                  <m:r>
                    <w:rPr>
                      <w:rFonts w:ascii="Cambria Math" w:eastAsia="SimSun" w:hAnsi="Cambria Math" w:cs="SimSun"/>
                      <w:color w:val="000000"/>
                      <w:kern w:val="0"/>
                      <w:sz w:val="24"/>
                    </w:rPr>
                    <m:t>SST</m:t>
                  </m:r>
                </m:den>
              </m:f>
              <m:r>
                <w:rPr>
                  <w:rFonts w:ascii="Cambria Math" w:eastAsia="SimSun" w:hAnsi="Cambria Math" w:cs="SimSun"/>
                  <w:color w:val="000000"/>
                  <w:kern w:val="0"/>
                  <w:sz w:val="24"/>
                </w:rPr>
                <m:t>#</m:t>
              </m:r>
              <m:d>
                <m:dPr>
                  <m:begChr m:val="（"/>
                  <m:endChr m:val="）"/>
                  <m:ctrlPr>
                    <w:rPr>
                      <w:rFonts w:ascii="Cambria Math" w:eastAsia="SimSun" w:hAnsi="Cambria Math" w:cs="SimSun"/>
                      <w:i/>
                      <w:color w:val="000000"/>
                      <w:kern w:val="0"/>
                      <w:sz w:val="24"/>
                    </w:rPr>
                  </m:ctrlPr>
                </m:dPr>
                <m:e>
                  <m:r>
                    <w:rPr>
                      <w:rFonts w:ascii="Cambria Math" w:eastAsia="SimSun" w:hAnsi="Cambria Math" w:cs="SimSun"/>
                      <w:color w:val="000000"/>
                      <w:kern w:val="0"/>
                      <w:sz w:val="24"/>
                    </w:rPr>
                    <m:t>3-7</m:t>
                  </m:r>
                </m:e>
              </m:d>
            </m:e>
          </m:eqArr>
        </m:oMath>
      </m:oMathPara>
    </w:p>
    <w:p w14:paraId="15E4E7D6" w14:textId="77777777" w:rsidR="00713B2B" w:rsidRDefault="00D04354">
      <w:pPr>
        <w:widowControl/>
        <w:spacing w:line="360" w:lineRule="auto"/>
        <w:ind w:firstLineChars="200" w:firstLine="480"/>
        <w:jc w:val="left"/>
        <w:rPr>
          <w:rFonts w:ascii="Times New Roman" w:eastAsia="SimSun" w:hAnsi="Times New Roman" w:cs="Times New Roman"/>
          <w:sz w:val="24"/>
        </w:rPr>
      </w:pPr>
      <w:r>
        <w:rPr>
          <w:rFonts w:ascii="SimSun" w:eastAsia="SimSun" w:hAnsi="SimSun" w:cs="Times New Roman" w:hint="eastAsia"/>
          <w:color w:val="000000"/>
          <w:kern w:val="0"/>
          <w:sz w:val="24"/>
        </w:rPr>
        <w:t>注：</w:t>
      </w:r>
      <w:r>
        <w:rPr>
          <w:rFonts w:ascii="Times New Roman" w:eastAsia="SimSun" w:hAnsi="Times New Roman" w:cs="Times New Roman"/>
          <w:i/>
          <w:color w:val="000000"/>
          <w:kern w:val="0"/>
          <w:sz w:val="24"/>
        </w:rPr>
        <w:t>SST</w:t>
      </w:r>
      <w:r>
        <w:rPr>
          <w:rFonts w:ascii="SimSun" w:eastAsia="SimSun" w:hAnsi="SimSun" w:cs="Times New Roman" w:hint="eastAsia"/>
          <w:color w:val="000000"/>
          <w:kern w:val="0"/>
          <w:sz w:val="24"/>
        </w:rPr>
        <w:t>为总平方和</w:t>
      </w:r>
    </w:p>
    <w:p w14:paraId="099EB145" w14:textId="77777777" w:rsidR="00713B2B" w:rsidRDefault="00D04354">
      <w:pPr>
        <w:widowControl/>
        <w:spacing w:line="360" w:lineRule="auto"/>
        <w:ind w:firstLineChars="400" w:firstLine="960"/>
        <w:jc w:val="left"/>
        <w:rPr>
          <w:rFonts w:ascii="Times New Roman" w:eastAsia="SimSun" w:hAnsi="Times New Roman" w:cs="Times New Roman"/>
          <w:sz w:val="24"/>
        </w:rPr>
      </w:pPr>
      <w:r>
        <w:rPr>
          <w:rFonts w:ascii="Times New Roman" w:eastAsia="SimSun" w:hAnsi="Times New Roman" w:cs="Times New Roman"/>
          <w:i/>
          <w:color w:val="000000"/>
          <w:kern w:val="0"/>
          <w:sz w:val="24"/>
        </w:rPr>
        <w:t>SSR</w:t>
      </w:r>
      <w:r>
        <w:rPr>
          <w:rFonts w:ascii="SimSun" w:eastAsia="SimSun" w:hAnsi="SimSun" w:cs="Times New Roman" w:hint="eastAsia"/>
          <w:color w:val="000000"/>
          <w:kern w:val="0"/>
          <w:sz w:val="24"/>
        </w:rPr>
        <w:t>为回归平方和</w:t>
      </w:r>
    </w:p>
    <w:p w14:paraId="28036435" w14:textId="77777777" w:rsidR="00713B2B" w:rsidRDefault="00D04354">
      <w:pPr>
        <w:widowControl/>
        <w:spacing w:line="360" w:lineRule="auto"/>
        <w:ind w:firstLineChars="400" w:firstLine="960"/>
        <w:jc w:val="left"/>
        <w:rPr>
          <w:rFonts w:ascii="Times New Roman" w:eastAsia="SimSun" w:hAnsi="Times New Roman" w:cs="Times New Roman"/>
          <w:sz w:val="24"/>
        </w:rPr>
      </w:pPr>
      <w:r>
        <w:rPr>
          <w:rFonts w:ascii="Times New Roman" w:eastAsia="SimSun" w:hAnsi="Times New Roman" w:cs="Times New Roman"/>
          <w:i/>
          <w:color w:val="000000"/>
          <w:kern w:val="0"/>
          <w:sz w:val="24"/>
        </w:rPr>
        <w:lastRenderedPageBreak/>
        <w:t>SSE</w:t>
      </w:r>
      <w:r>
        <w:rPr>
          <w:rFonts w:ascii="SimSun" w:eastAsia="SimSun" w:hAnsi="SimSun" w:cs="Times New Roman" w:hint="eastAsia"/>
          <w:color w:val="000000"/>
          <w:kern w:val="0"/>
          <w:sz w:val="24"/>
        </w:rPr>
        <w:t>为残差平方和</w:t>
      </w:r>
    </w:p>
    <w:p w14:paraId="25280B50" w14:textId="77777777" w:rsidR="00713B2B" w:rsidRDefault="00D04354">
      <w:pPr>
        <w:widowControl/>
        <w:spacing w:line="360" w:lineRule="auto"/>
        <w:ind w:firstLineChars="200" w:firstLine="480"/>
        <w:jc w:val="left"/>
        <w:rPr>
          <w:rFonts w:ascii="SimSun" w:eastAsia="SimSun" w:hAnsi="SimSun" w:cs="Times New Roman"/>
          <w:color w:val="000000"/>
          <w:kern w:val="0"/>
          <w:sz w:val="24"/>
        </w:rPr>
      </w:pPr>
      <w:r>
        <w:rPr>
          <w:rFonts w:ascii="SimSun" w:eastAsia="SimSun" w:hAnsi="SimSun" w:cs="Times New Roman" w:hint="eastAsia"/>
          <w:color w:val="000000"/>
          <w:kern w:val="0"/>
          <w:sz w:val="24"/>
        </w:rPr>
        <w:t>本研究拟通过路径系数和显著性水平两个指标来判断假设是否成立，应用</w:t>
      </w:r>
      <w:r>
        <w:rPr>
          <w:rFonts w:ascii="Times New Roman" w:eastAsia="SimSun" w:hAnsi="Times New Roman" w:cs="Times New Roman"/>
          <w:noProof/>
          <w:sz w:val="24"/>
        </w:rPr>
        <w:drawing>
          <wp:inline distT="0" distB="0" distL="0" distR="0" wp14:anchorId="35FA3F3F" wp14:editId="5C59196B">
            <wp:extent cx="124460" cy="226695"/>
            <wp:effectExtent l="0" t="0" r="0" b="0"/>
            <wp:docPr id="32" name="图片 32" descr="C:\Users\lenovo\AppData\Local\Temp\ksohtml13880\wp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lenovo\AppData\Local\Temp\ksohtml13880\wps2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24460" cy="226695"/>
                    </a:xfrm>
                    <a:prstGeom prst="rect">
                      <a:avLst/>
                    </a:prstGeom>
                    <a:noFill/>
                    <a:ln>
                      <a:noFill/>
                    </a:ln>
                  </pic:spPr>
                </pic:pic>
              </a:graphicData>
            </a:graphic>
          </wp:inline>
        </w:drawing>
      </w:r>
      <w:r>
        <w:rPr>
          <w:rFonts w:ascii="Times New Roman" w:eastAsia="SimSun" w:hAnsi="Times New Roman" w:cs="Times New Roman"/>
          <w:color w:val="000000"/>
          <w:kern w:val="0"/>
          <w:sz w:val="24"/>
        </w:rPr>
        <w:t>Bootstrapping</w:t>
      </w:r>
      <w:r>
        <w:rPr>
          <w:rFonts w:ascii="SimSun" w:eastAsia="SimSun" w:hAnsi="SimSun" w:cs="Times New Roman" w:hint="eastAsia"/>
          <w:color w:val="000000"/>
          <w:kern w:val="0"/>
          <w:sz w:val="24"/>
        </w:rPr>
        <w:t>算法进行路径系数求解并进行</w:t>
      </w:r>
      <w:r>
        <w:rPr>
          <w:rFonts w:ascii="Times New Roman" w:eastAsia="SimSun" w:hAnsi="Times New Roman" w:cs="Times New Roman"/>
          <w:color w:val="000000"/>
          <w:kern w:val="0"/>
          <w:sz w:val="24"/>
        </w:rPr>
        <w:t>5000</w:t>
      </w:r>
      <w:r>
        <w:rPr>
          <w:rFonts w:ascii="SimSun" w:eastAsia="SimSun" w:hAnsi="SimSun" w:cs="Times New Roman" w:hint="eastAsia"/>
          <w:color w:val="000000"/>
          <w:kern w:val="0"/>
          <w:sz w:val="24"/>
        </w:rPr>
        <w:t>次抽样检验模型路径的显著性水平。</w:t>
      </w:r>
    </w:p>
    <w:p w14:paraId="0C46CF89" w14:textId="77777777" w:rsidR="00713B2B" w:rsidRDefault="00D04354">
      <w:pPr>
        <w:pStyle w:val="a"/>
        <w:spacing w:before="156" w:after="156"/>
      </w:pPr>
      <w:bookmarkStart w:id="62" w:name="_Toc192688327"/>
      <w:r>
        <w:rPr>
          <w:rFonts w:hint="eastAsia"/>
        </w:rPr>
        <w:t xml:space="preserve">3.6 </w:t>
      </w:r>
      <w:r>
        <w:rPr>
          <w:rFonts w:hint="eastAsia"/>
        </w:rPr>
        <w:t>问卷预调研</w:t>
      </w:r>
      <w:bookmarkEnd w:id="62"/>
    </w:p>
    <w:p w14:paraId="13947B96" w14:textId="77777777" w:rsidR="00713B2B" w:rsidRDefault="00D04354">
      <w:pPr>
        <w:widowControl/>
        <w:spacing w:line="360" w:lineRule="auto"/>
        <w:ind w:firstLineChars="200" w:firstLine="480"/>
        <w:jc w:val="left"/>
        <w:rPr>
          <w:rFonts w:ascii="Times New Roman" w:eastAsia="SimSun" w:hAnsi="Times New Roman" w:cs="SimSun"/>
          <w:color w:val="000000"/>
          <w:kern w:val="0"/>
          <w:sz w:val="24"/>
        </w:rPr>
      </w:pPr>
      <w:r>
        <w:rPr>
          <w:rFonts w:ascii="Times New Roman" w:eastAsia="SimSun" w:hAnsi="Times New Roman" w:cs="SimSun" w:hint="eastAsia"/>
          <w:color w:val="000000"/>
          <w:kern w:val="0"/>
          <w:sz w:val="24"/>
        </w:rPr>
        <w:t>为了确保问卷工具的科学性，本研究在正式调研之前对原始问卷进行了预调研。首先，小范围地将问卷发放给具有网购或寄递经验的人群对问卷内容，例如：语义模糊不清、有歧义的题项，进行调整。通过问卷试答的反馈，对问卷做出了修改。</w:t>
      </w:r>
    </w:p>
    <w:p w14:paraId="4255E18A" w14:textId="77777777" w:rsidR="00713B2B" w:rsidRDefault="00D04354">
      <w:pPr>
        <w:pStyle w:val="a1"/>
        <w:spacing w:before="156" w:after="156"/>
      </w:pPr>
      <w:r>
        <w:rPr>
          <w:rFonts w:hint="eastAsia"/>
        </w:rPr>
        <w:t xml:space="preserve">3.6.1 </w:t>
      </w:r>
      <w:r>
        <w:rPr>
          <w:rFonts w:hint="eastAsia"/>
        </w:rPr>
        <w:t>前测样本描述性统计分析</w:t>
      </w:r>
    </w:p>
    <w:p w14:paraId="73BA3FE0" w14:textId="77777777" w:rsidR="00713B2B" w:rsidRDefault="00D04354">
      <w:pPr>
        <w:widowControl/>
        <w:spacing w:line="360" w:lineRule="auto"/>
        <w:ind w:firstLineChars="200" w:firstLine="480"/>
        <w:jc w:val="left"/>
        <w:rPr>
          <w:rFonts w:ascii="Times New Roman" w:eastAsia="SimSun" w:hAnsi="Times New Roman" w:cs="SimSun"/>
          <w:color w:val="000000"/>
          <w:kern w:val="0"/>
          <w:sz w:val="24"/>
        </w:rPr>
      </w:pPr>
      <w:r>
        <w:rPr>
          <w:rFonts w:ascii="Times New Roman" w:eastAsia="SimSun" w:hAnsi="Times New Roman" w:cs="SimSun" w:hint="eastAsia"/>
          <w:color w:val="000000"/>
          <w:kern w:val="0"/>
          <w:sz w:val="24"/>
        </w:rPr>
        <w:t>确保无上述问题之后通过问卷星平台创建了在线的调查问卷。并采用方便抽样和滚雪球抽样进行问卷收集。本次预调研共收回</w:t>
      </w:r>
      <w:r>
        <w:rPr>
          <w:rFonts w:ascii="Times New Roman" w:eastAsia="SimSun" w:hAnsi="Times New Roman" w:cs="SimSun" w:hint="eastAsia"/>
          <w:color w:val="000000"/>
          <w:kern w:val="0"/>
          <w:sz w:val="24"/>
        </w:rPr>
        <w:t>370</w:t>
      </w:r>
      <w:r>
        <w:rPr>
          <w:rFonts w:ascii="Times New Roman" w:eastAsia="SimSun" w:hAnsi="Times New Roman" w:cs="SimSun" w:hint="eastAsia"/>
          <w:color w:val="000000"/>
          <w:kern w:val="0"/>
          <w:sz w:val="24"/>
        </w:rPr>
        <w:t>份问卷，剔除半年内无寄递经验、答案呈现规律性、作答时间过短的问卷，最终得到</w:t>
      </w:r>
      <w:r>
        <w:rPr>
          <w:rFonts w:ascii="Times New Roman" w:eastAsia="SimSun" w:hAnsi="Times New Roman" w:cs="SimSun" w:hint="eastAsia"/>
          <w:color w:val="000000"/>
          <w:kern w:val="0"/>
          <w:sz w:val="24"/>
        </w:rPr>
        <w:t>279</w:t>
      </w:r>
      <w:r>
        <w:rPr>
          <w:rFonts w:ascii="Times New Roman" w:eastAsia="SimSun" w:hAnsi="Times New Roman" w:cs="SimSun" w:hint="eastAsia"/>
          <w:color w:val="000000"/>
          <w:kern w:val="0"/>
          <w:sz w:val="24"/>
        </w:rPr>
        <w:t>份有效问卷（有效率为</w:t>
      </w:r>
      <w:r>
        <w:rPr>
          <w:rFonts w:ascii="Times New Roman" w:eastAsia="SimSun" w:hAnsi="Times New Roman" w:cs="SimSun" w:hint="eastAsia"/>
          <w:color w:val="000000"/>
          <w:kern w:val="0"/>
          <w:sz w:val="24"/>
        </w:rPr>
        <w:t>75.68%</w:t>
      </w:r>
      <w:r>
        <w:rPr>
          <w:rFonts w:ascii="Times New Roman" w:eastAsia="SimSun" w:hAnsi="Times New Roman" w:cs="SimSun" w:hint="eastAsia"/>
          <w:color w:val="000000"/>
          <w:kern w:val="0"/>
          <w:sz w:val="24"/>
        </w:rPr>
        <w:t>）。表</w:t>
      </w:r>
      <w:r>
        <w:rPr>
          <w:rFonts w:ascii="Times New Roman" w:eastAsia="SimSun" w:hAnsi="Times New Roman" w:cs="SimSun"/>
          <w:color w:val="000000"/>
          <w:kern w:val="0"/>
          <w:sz w:val="24"/>
        </w:rPr>
        <w:t>3</w:t>
      </w:r>
      <w:r>
        <w:rPr>
          <w:rFonts w:ascii="Times New Roman" w:eastAsia="SimSun" w:hAnsi="Times New Roman" w:cs="SimSun" w:hint="eastAsia"/>
          <w:color w:val="000000"/>
          <w:kern w:val="0"/>
          <w:sz w:val="24"/>
        </w:rPr>
        <w:t>-</w:t>
      </w:r>
      <w:r>
        <w:rPr>
          <w:rFonts w:ascii="Times New Roman" w:eastAsia="SimSun" w:hAnsi="Times New Roman" w:cs="SimSun"/>
          <w:color w:val="000000"/>
          <w:kern w:val="0"/>
          <w:sz w:val="24"/>
        </w:rPr>
        <w:t>2</w:t>
      </w:r>
      <w:r>
        <w:rPr>
          <w:rFonts w:ascii="Times New Roman" w:eastAsia="SimSun" w:hAnsi="Times New Roman" w:cs="SimSun" w:hint="eastAsia"/>
          <w:color w:val="000000"/>
          <w:kern w:val="0"/>
          <w:sz w:val="24"/>
        </w:rPr>
        <w:t>显示了预调研中样本的人口统计学信息。</w:t>
      </w:r>
    </w:p>
    <w:p w14:paraId="4B315EEC" w14:textId="77777777" w:rsidR="00713B2B" w:rsidRDefault="00D04354" w:rsidP="00363098">
      <w:pPr>
        <w:pStyle w:val="a7"/>
      </w:pPr>
      <w:bookmarkStart w:id="63" w:name="_Toc192689087"/>
      <w:r>
        <w:rPr>
          <w:rFonts w:hint="eastAsia"/>
        </w:rPr>
        <w:t>表</w:t>
      </w:r>
      <w:r>
        <w:t>3-2</w:t>
      </w:r>
      <w:r>
        <w:rPr>
          <w:rFonts w:hint="eastAsia"/>
        </w:rPr>
        <w:t xml:space="preserve"> </w:t>
      </w:r>
      <w:r>
        <w:rPr>
          <w:rFonts w:hint="eastAsia"/>
        </w:rPr>
        <w:t>预调研样本描述性统计表</w:t>
      </w:r>
      <w:bookmarkEnd w:id="63"/>
    </w:p>
    <w:tbl>
      <w:tblPr>
        <w:tblStyle w:val="1"/>
        <w:tblW w:w="9071"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7"/>
        <w:gridCol w:w="2268"/>
        <w:gridCol w:w="2268"/>
        <w:gridCol w:w="2268"/>
      </w:tblGrid>
      <w:tr w:rsidR="00713B2B" w14:paraId="6E29B8CB" w14:textId="77777777">
        <w:trPr>
          <w:jc w:val="center"/>
        </w:trPr>
        <w:tc>
          <w:tcPr>
            <w:tcW w:w="2267" w:type="dxa"/>
            <w:tcBorders>
              <w:top w:val="single" w:sz="4" w:space="0" w:color="auto"/>
              <w:bottom w:val="single" w:sz="4" w:space="0" w:color="auto"/>
            </w:tcBorders>
            <w:vAlign w:val="center"/>
          </w:tcPr>
          <w:p w14:paraId="401368F6" w14:textId="77777777" w:rsidR="00713B2B" w:rsidRDefault="00D04354">
            <w:pPr>
              <w:widowControl/>
              <w:jc w:val="center"/>
              <w:rPr>
                <w:rFonts w:ascii="Times New Roman" w:eastAsia="Times New Roman" w:hAnsi="Times New Roman" w:cs="SimSun"/>
                <w:szCs w:val="21"/>
              </w:rPr>
            </w:pPr>
            <w:proofErr w:type="spellStart"/>
            <w:r>
              <w:rPr>
                <w:rFonts w:ascii="SimSun" w:eastAsia="Times New Roman" w:hAnsi="SimSun" w:cs="Times New Roman" w:hint="eastAsia"/>
                <w:szCs w:val="21"/>
              </w:rPr>
              <w:t>统计变量</w:t>
            </w:r>
            <w:proofErr w:type="spellEnd"/>
          </w:p>
        </w:tc>
        <w:tc>
          <w:tcPr>
            <w:tcW w:w="2268" w:type="dxa"/>
            <w:tcBorders>
              <w:top w:val="single" w:sz="4" w:space="0" w:color="auto"/>
              <w:bottom w:val="single" w:sz="4" w:space="0" w:color="auto"/>
            </w:tcBorders>
            <w:vAlign w:val="center"/>
          </w:tcPr>
          <w:p w14:paraId="43AE8E6B" w14:textId="77777777" w:rsidR="00713B2B" w:rsidRDefault="00D04354">
            <w:pPr>
              <w:widowControl/>
              <w:jc w:val="center"/>
              <w:rPr>
                <w:rFonts w:ascii="Times New Roman" w:eastAsia="Times New Roman" w:hAnsi="Times New Roman" w:cs="SimSun"/>
                <w:szCs w:val="21"/>
              </w:rPr>
            </w:pPr>
            <w:proofErr w:type="spellStart"/>
            <w:r>
              <w:rPr>
                <w:rFonts w:ascii="SimSun" w:eastAsia="Times New Roman" w:hAnsi="SimSun" w:cs="Times New Roman" w:hint="eastAsia"/>
                <w:szCs w:val="21"/>
              </w:rPr>
              <w:t>选项</w:t>
            </w:r>
            <w:proofErr w:type="spellEnd"/>
          </w:p>
        </w:tc>
        <w:tc>
          <w:tcPr>
            <w:tcW w:w="2268" w:type="dxa"/>
            <w:tcBorders>
              <w:top w:val="single" w:sz="4" w:space="0" w:color="auto"/>
              <w:bottom w:val="single" w:sz="4" w:space="0" w:color="auto"/>
            </w:tcBorders>
            <w:vAlign w:val="center"/>
          </w:tcPr>
          <w:p w14:paraId="1A9A6BAD" w14:textId="77777777" w:rsidR="00713B2B" w:rsidRDefault="00D04354">
            <w:pPr>
              <w:widowControl/>
              <w:jc w:val="center"/>
              <w:rPr>
                <w:rFonts w:ascii="Times New Roman" w:eastAsia="Times New Roman" w:hAnsi="Times New Roman" w:cs="SimSun"/>
                <w:szCs w:val="21"/>
              </w:rPr>
            </w:pPr>
            <w:proofErr w:type="spellStart"/>
            <w:r>
              <w:rPr>
                <w:rFonts w:ascii="SimSun" w:eastAsia="Times New Roman" w:hAnsi="SimSun" w:cs="Times New Roman" w:hint="eastAsia"/>
                <w:szCs w:val="21"/>
              </w:rPr>
              <w:t>人数</w:t>
            </w:r>
            <w:proofErr w:type="spellEnd"/>
          </w:p>
        </w:tc>
        <w:tc>
          <w:tcPr>
            <w:tcW w:w="2268" w:type="dxa"/>
            <w:tcBorders>
              <w:top w:val="single" w:sz="4" w:space="0" w:color="auto"/>
              <w:bottom w:val="single" w:sz="4" w:space="0" w:color="auto"/>
            </w:tcBorders>
            <w:vAlign w:val="center"/>
          </w:tcPr>
          <w:p w14:paraId="3121864B" w14:textId="77777777" w:rsidR="00713B2B" w:rsidRDefault="00D04354">
            <w:pPr>
              <w:widowControl/>
              <w:jc w:val="center"/>
              <w:rPr>
                <w:rFonts w:ascii="Times New Roman" w:eastAsia="Times New Roman" w:hAnsi="Times New Roman" w:cs="SimSun"/>
                <w:szCs w:val="21"/>
              </w:rPr>
            </w:pPr>
            <w:proofErr w:type="spellStart"/>
            <w:r>
              <w:rPr>
                <w:rFonts w:ascii="SimSun" w:eastAsia="Times New Roman" w:hAnsi="SimSun" w:cs="Times New Roman" w:hint="eastAsia"/>
                <w:szCs w:val="21"/>
              </w:rPr>
              <w:t>百分比</w:t>
            </w:r>
            <w:proofErr w:type="spellEnd"/>
          </w:p>
        </w:tc>
      </w:tr>
      <w:tr w:rsidR="00713B2B" w14:paraId="36D315F0" w14:textId="77777777">
        <w:trPr>
          <w:jc w:val="center"/>
        </w:trPr>
        <w:tc>
          <w:tcPr>
            <w:tcW w:w="2267" w:type="dxa"/>
            <w:vMerge w:val="restart"/>
            <w:tcBorders>
              <w:top w:val="single" w:sz="4" w:space="0" w:color="auto"/>
            </w:tcBorders>
            <w:vAlign w:val="center"/>
          </w:tcPr>
          <w:p w14:paraId="51A343DF" w14:textId="77777777" w:rsidR="00713B2B" w:rsidRDefault="00D04354">
            <w:pPr>
              <w:widowControl/>
              <w:jc w:val="center"/>
              <w:rPr>
                <w:rFonts w:ascii="Times New Roman" w:eastAsia="Times New Roman" w:hAnsi="Times New Roman" w:cs="SimSun"/>
                <w:szCs w:val="21"/>
              </w:rPr>
            </w:pPr>
            <w:proofErr w:type="spellStart"/>
            <w:r>
              <w:rPr>
                <w:rFonts w:ascii="SimSun" w:eastAsia="Times New Roman" w:hAnsi="SimSun" w:cs="Times New Roman" w:hint="eastAsia"/>
                <w:szCs w:val="21"/>
              </w:rPr>
              <w:t>性别</w:t>
            </w:r>
            <w:proofErr w:type="spellEnd"/>
          </w:p>
        </w:tc>
        <w:tc>
          <w:tcPr>
            <w:tcW w:w="2268" w:type="dxa"/>
            <w:tcBorders>
              <w:top w:val="single" w:sz="4" w:space="0" w:color="auto"/>
            </w:tcBorders>
            <w:vAlign w:val="center"/>
          </w:tcPr>
          <w:p w14:paraId="7F6FB33A" w14:textId="77777777" w:rsidR="00713B2B" w:rsidRDefault="00D04354">
            <w:pPr>
              <w:widowControl/>
              <w:jc w:val="center"/>
              <w:rPr>
                <w:rFonts w:ascii="Times New Roman" w:eastAsia="Times New Roman" w:hAnsi="Times New Roman" w:cs="SimSun"/>
                <w:szCs w:val="21"/>
              </w:rPr>
            </w:pPr>
            <w:r>
              <w:rPr>
                <w:rFonts w:ascii="SimSun" w:eastAsia="Times New Roman" w:hAnsi="SimSun" w:cs="Times New Roman" w:hint="eastAsia"/>
                <w:szCs w:val="21"/>
              </w:rPr>
              <w:t>男</w:t>
            </w:r>
          </w:p>
        </w:tc>
        <w:tc>
          <w:tcPr>
            <w:tcW w:w="2268" w:type="dxa"/>
            <w:tcBorders>
              <w:top w:val="single" w:sz="4" w:space="0" w:color="auto"/>
            </w:tcBorders>
            <w:vAlign w:val="center"/>
          </w:tcPr>
          <w:p w14:paraId="7B3BA384"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127</w:t>
            </w:r>
          </w:p>
        </w:tc>
        <w:tc>
          <w:tcPr>
            <w:tcW w:w="2268" w:type="dxa"/>
            <w:tcBorders>
              <w:top w:val="single" w:sz="4" w:space="0" w:color="auto"/>
            </w:tcBorders>
            <w:vAlign w:val="center"/>
          </w:tcPr>
          <w:p w14:paraId="39FCEB13"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45.5%</w:t>
            </w:r>
          </w:p>
        </w:tc>
      </w:tr>
      <w:tr w:rsidR="00713B2B" w14:paraId="434D8CAA" w14:textId="77777777">
        <w:trPr>
          <w:jc w:val="center"/>
        </w:trPr>
        <w:tc>
          <w:tcPr>
            <w:tcW w:w="2267" w:type="dxa"/>
            <w:vMerge/>
            <w:vAlign w:val="center"/>
          </w:tcPr>
          <w:p w14:paraId="5AFD7074" w14:textId="77777777" w:rsidR="00713B2B" w:rsidRDefault="00713B2B">
            <w:pPr>
              <w:rPr>
                <w:rFonts w:ascii="Times New Roman" w:eastAsia="SimSun" w:hAnsi="Times New Roman" w:cs="SimSun"/>
                <w:szCs w:val="21"/>
              </w:rPr>
            </w:pPr>
          </w:p>
        </w:tc>
        <w:tc>
          <w:tcPr>
            <w:tcW w:w="2268" w:type="dxa"/>
            <w:vAlign w:val="center"/>
          </w:tcPr>
          <w:p w14:paraId="47CFEAEE" w14:textId="77777777" w:rsidR="00713B2B" w:rsidRDefault="00D04354">
            <w:pPr>
              <w:widowControl/>
              <w:jc w:val="center"/>
              <w:rPr>
                <w:rFonts w:ascii="Times New Roman" w:eastAsia="Times New Roman" w:hAnsi="Times New Roman" w:cs="SimSun"/>
                <w:szCs w:val="21"/>
              </w:rPr>
            </w:pPr>
            <w:r>
              <w:rPr>
                <w:rFonts w:ascii="SimSun" w:eastAsia="Times New Roman" w:hAnsi="SimSun" w:cs="Times New Roman" w:hint="eastAsia"/>
                <w:szCs w:val="21"/>
              </w:rPr>
              <w:t>女</w:t>
            </w:r>
          </w:p>
        </w:tc>
        <w:tc>
          <w:tcPr>
            <w:tcW w:w="2268" w:type="dxa"/>
            <w:vAlign w:val="center"/>
          </w:tcPr>
          <w:p w14:paraId="0E748FAB"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152</w:t>
            </w:r>
          </w:p>
        </w:tc>
        <w:tc>
          <w:tcPr>
            <w:tcW w:w="2268" w:type="dxa"/>
            <w:vAlign w:val="center"/>
          </w:tcPr>
          <w:p w14:paraId="28B8597B"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54.5%</w:t>
            </w:r>
          </w:p>
        </w:tc>
      </w:tr>
      <w:tr w:rsidR="00713B2B" w14:paraId="01218199" w14:textId="77777777">
        <w:trPr>
          <w:jc w:val="center"/>
        </w:trPr>
        <w:tc>
          <w:tcPr>
            <w:tcW w:w="2267" w:type="dxa"/>
            <w:vAlign w:val="center"/>
          </w:tcPr>
          <w:p w14:paraId="111A2C74" w14:textId="77777777" w:rsidR="00713B2B" w:rsidRDefault="00D04354">
            <w:pPr>
              <w:widowControl/>
              <w:jc w:val="center"/>
              <w:rPr>
                <w:rFonts w:ascii="Times New Roman" w:eastAsia="Times New Roman" w:hAnsi="Times New Roman" w:cs="SimSun"/>
                <w:szCs w:val="21"/>
              </w:rPr>
            </w:pPr>
            <w:proofErr w:type="spellStart"/>
            <w:r>
              <w:rPr>
                <w:rFonts w:ascii="SimSun" w:eastAsia="Times New Roman" w:hAnsi="SimSun" w:cs="Times New Roman" w:hint="eastAsia"/>
                <w:szCs w:val="21"/>
              </w:rPr>
              <w:t>平均年龄</w:t>
            </w:r>
            <w:proofErr w:type="spellEnd"/>
          </w:p>
        </w:tc>
        <w:tc>
          <w:tcPr>
            <w:tcW w:w="6804" w:type="dxa"/>
            <w:gridSpan w:val="3"/>
            <w:vAlign w:val="center"/>
          </w:tcPr>
          <w:p w14:paraId="342817B0"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25.74</w:t>
            </w:r>
          </w:p>
        </w:tc>
      </w:tr>
      <w:tr w:rsidR="00713B2B" w14:paraId="17560A3E" w14:textId="77777777">
        <w:trPr>
          <w:jc w:val="center"/>
        </w:trPr>
        <w:tc>
          <w:tcPr>
            <w:tcW w:w="2267" w:type="dxa"/>
            <w:vMerge w:val="restart"/>
            <w:vAlign w:val="center"/>
          </w:tcPr>
          <w:p w14:paraId="7D758912" w14:textId="77777777" w:rsidR="00713B2B" w:rsidRDefault="00D04354">
            <w:pPr>
              <w:widowControl/>
              <w:jc w:val="center"/>
              <w:rPr>
                <w:rFonts w:ascii="Times New Roman" w:eastAsia="Times New Roman" w:hAnsi="Times New Roman" w:cs="SimSun"/>
                <w:szCs w:val="21"/>
              </w:rPr>
            </w:pPr>
            <w:proofErr w:type="spellStart"/>
            <w:r>
              <w:rPr>
                <w:rFonts w:ascii="SimSun" w:eastAsia="Times New Roman" w:hAnsi="SimSun" w:cs="Times New Roman" w:hint="eastAsia"/>
                <w:szCs w:val="21"/>
              </w:rPr>
              <w:t>受教育程度</w:t>
            </w:r>
            <w:proofErr w:type="spellEnd"/>
          </w:p>
        </w:tc>
        <w:tc>
          <w:tcPr>
            <w:tcW w:w="2268" w:type="dxa"/>
            <w:vAlign w:val="center"/>
          </w:tcPr>
          <w:p w14:paraId="2118641D" w14:textId="77777777" w:rsidR="00713B2B" w:rsidRDefault="00D04354">
            <w:pPr>
              <w:widowControl/>
              <w:jc w:val="center"/>
              <w:rPr>
                <w:rFonts w:ascii="Times New Roman" w:eastAsia="Times New Roman" w:hAnsi="Times New Roman" w:cs="SimSun"/>
                <w:szCs w:val="21"/>
              </w:rPr>
            </w:pPr>
            <w:proofErr w:type="spellStart"/>
            <w:r>
              <w:rPr>
                <w:rFonts w:ascii="SimSun" w:eastAsia="Times New Roman" w:hAnsi="SimSun" w:cs="Times New Roman" w:hint="eastAsia"/>
                <w:szCs w:val="21"/>
              </w:rPr>
              <w:t>初中及以下</w:t>
            </w:r>
            <w:proofErr w:type="spellEnd"/>
          </w:p>
        </w:tc>
        <w:tc>
          <w:tcPr>
            <w:tcW w:w="2268" w:type="dxa"/>
            <w:vAlign w:val="center"/>
          </w:tcPr>
          <w:p w14:paraId="3FC57331"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5</w:t>
            </w:r>
          </w:p>
        </w:tc>
        <w:tc>
          <w:tcPr>
            <w:tcW w:w="2268" w:type="dxa"/>
            <w:vAlign w:val="center"/>
          </w:tcPr>
          <w:p w14:paraId="14E103A8"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1.7%</w:t>
            </w:r>
          </w:p>
        </w:tc>
      </w:tr>
      <w:tr w:rsidR="00713B2B" w14:paraId="09EEE6F8" w14:textId="77777777">
        <w:trPr>
          <w:jc w:val="center"/>
        </w:trPr>
        <w:tc>
          <w:tcPr>
            <w:tcW w:w="2267" w:type="dxa"/>
            <w:vMerge/>
            <w:vAlign w:val="center"/>
          </w:tcPr>
          <w:p w14:paraId="5AD3A791" w14:textId="77777777" w:rsidR="00713B2B" w:rsidRDefault="00713B2B">
            <w:pPr>
              <w:rPr>
                <w:rFonts w:ascii="Times New Roman" w:eastAsia="SimSun" w:hAnsi="Times New Roman" w:cs="SimSun"/>
                <w:szCs w:val="21"/>
              </w:rPr>
            </w:pPr>
          </w:p>
        </w:tc>
        <w:tc>
          <w:tcPr>
            <w:tcW w:w="2268" w:type="dxa"/>
            <w:vAlign w:val="center"/>
          </w:tcPr>
          <w:p w14:paraId="04D0449D" w14:textId="77777777" w:rsidR="00713B2B" w:rsidRDefault="00D04354">
            <w:pPr>
              <w:widowControl/>
              <w:jc w:val="center"/>
              <w:rPr>
                <w:rFonts w:ascii="Times New Roman" w:eastAsia="Times New Roman" w:hAnsi="Times New Roman" w:cs="SimSun"/>
                <w:szCs w:val="21"/>
              </w:rPr>
            </w:pPr>
            <w:proofErr w:type="spellStart"/>
            <w:r>
              <w:rPr>
                <w:rFonts w:ascii="SimSun" w:eastAsia="Times New Roman" w:hAnsi="SimSun" w:cs="Times New Roman" w:hint="eastAsia"/>
                <w:szCs w:val="21"/>
              </w:rPr>
              <w:t>高中</w:t>
            </w:r>
            <w:proofErr w:type="spellEnd"/>
          </w:p>
        </w:tc>
        <w:tc>
          <w:tcPr>
            <w:tcW w:w="2268" w:type="dxa"/>
            <w:vAlign w:val="center"/>
          </w:tcPr>
          <w:p w14:paraId="44E4F3D5"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18</w:t>
            </w:r>
          </w:p>
        </w:tc>
        <w:tc>
          <w:tcPr>
            <w:tcW w:w="2268" w:type="dxa"/>
            <w:vAlign w:val="center"/>
          </w:tcPr>
          <w:p w14:paraId="1E6B0015"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6.4%</w:t>
            </w:r>
          </w:p>
        </w:tc>
      </w:tr>
      <w:tr w:rsidR="00713B2B" w14:paraId="342B20B1" w14:textId="77777777">
        <w:trPr>
          <w:jc w:val="center"/>
        </w:trPr>
        <w:tc>
          <w:tcPr>
            <w:tcW w:w="2267" w:type="dxa"/>
            <w:vMerge/>
            <w:vAlign w:val="center"/>
          </w:tcPr>
          <w:p w14:paraId="2D1F7A8E" w14:textId="77777777" w:rsidR="00713B2B" w:rsidRDefault="00713B2B">
            <w:pPr>
              <w:rPr>
                <w:rFonts w:ascii="Times New Roman" w:eastAsia="SimSun" w:hAnsi="Times New Roman" w:cs="SimSun"/>
                <w:szCs w:val="21"/>
              </w:rPr>
            </w:pPr>
          </w:p>
        </w:tc>
        <w:tc>
          <w:tcPr>
            <w:tcW w:w="2268" w:type="dxa"/>
            <w:vAlign w:val="center"/>
          </w:tcPr>
          <w:p w14:paraId="2BAD77D9" w14:textId="77777777" w:rsidR="00713B2B" w:rsidRDefault="00D04354">
            <w:pPr>
              <w:widowControl/>
              <w:jc w:val="center"/>
              <w:rPr>
                <w:rFonts w:ascii="Times New Roman" w:eastAsia="Times New Roman" w:hAnsi="Times New Roman" w:cs="SimSun"/>
                <w:szCs w:val="21"/>
              </w:rPr>
            </w:pPr>
            <w:proofErr w:type="spellStart"/>
            <w:r>
              <w:rPr>
                <w:rFonts w:ascii="SimSun" w:eastAsia="Times New Roman" w:hAnsi="SimSun" w:cs="Times New Roman" w:hint="eastAsia"/>
                <w:szCs w:val="21"/>
              </w:rPr>
              <w:t>大学本（专）科</w:t>
            </w:r>
            <w:proofErr w:type="spellEnd"/>
          </w:p>
        </w:tc>
        <w:tc>
          <w:tcPr>
            <w:tcW w:w="2268" w:type="dxa"/>
            <w:vAlign w:val="center"/>
          </w:tcPr>
          <w:p w14:paraId="38DB86A4"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172</w:t>
            </w:r>
          </w:p>
        </w:tc>
        <w:tc>
          <w:tcPr>
            <w:tcW w:w="2268" w:type="dxa"/>
            <w:vAlign w:val="center"/>
          </w:tcPr>
          <w:p w14:paraId="58C90E01"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61.6%</w:t>
            </w:r>
          </w:p>
        </w:tc>
      </w:tr>
      <w:tr w:rsidR="00713B2B" w14:paraId="1F1B93D0" w14:textId="77777777">
        <w:trPr>
          <w:jc w:val="center"/>
        </w:trPr>
        <w:tc>
          <w:tcPr>
            <w:tcW w:w="2267" w:type="dxa"/>
            <w:vMerge/>
            <w:vAlign w:val="center"/>
          </w:tcPr>
          <w:p w14:paraId="75920874" w14:textId="77777777" w:rsidR="00713B2B" w:rsidRDefault="00713B2B">
            <w:pPr>
              <w:rPr>
                <w:rFonts w:ascii="Times New Roman" w:eastAsia="SimSun" w:hAnsi="Times New Roman" w:cs="SimSun"/>
                <w:szCs w:val="21"/>
              </w:rPr>
            </w:pPr>
          </w:p>
        </w:tc>
        <w:tc>
          <w:tcPr>
            <w:tcW w:w="2268" w:type="dxa"/>
            <w:vAlign w:val="center"/>
          </w:tcPr>
          <w:p w14:paraId="7E5B4864" w14:textId="77777777" w:rsidR="00713B2B" w:rsidRDefault="00D04354">
            <w:pPr>
              <w:widowControl/>
              <w:jc w:val="center"/>
              <w:rPr>
                <w:rFonts w:ascii="Times New Roman" w:eastAsia="Times New Roman" w:hAnsi="Times New Roman" w:cs="SimSun"/>
                <w:szCs w:val="21"/>
              </w:rPr>
            </w:pPr>
            <w:proofErr w:type="spellStart"/>
            <w:r>
              <w:rPr>
                <w:rFonts w:ascii="SimSun" w:eastAsia="Times New Roman" w:hAnsi="SimSun" w:cs="Times New Roman" w:hint="eastAsia"/>
                <w:szCs w:val="21"/>
              </w:rPr>
              <w:t>硕士研究生及以上</w:t>
            </w:r>
            <w:proofErr w:type="spellEnd"/>
          </w:p>
        </w:tc>
        <w:tc>
          <w:tcPr>
            <w:tcW w:w="2268" w:type="dxa"/>
            <w:vAlign w:val="center"/>
          </w:tcPr>
          <w:p w14:paraId="0EF52715"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84</w:t>
            </w:r>
          </w:p>
        </w:tc>
        <w:tc>
          <w:tcPr>
            <w:tcW w:w="2268" w:type="dxa"/>
            <w:vAlign w:val="center"/>
          </w:tcPr>
          <w:p w14:paraId="6DE902C1"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30.3%</w:t>
            </w:r>
          </w:p>
        </w:tc>
      </w:tr>
      <w:tr w:rsidR="00713B2B" w14:paraId="3B8FA42D" w14:textId="77777777">
        <w:trPr>
          <w:jc w:val="center"/>
        </w:trPr>
        <w:tc>
          <w:tcPr>
            <w:tcW w:w="2267" w:type="dxa"/>
            <w:vMerge w:val="restart"/>
            <w:vAlign w:val="center"/>
          </w:tcPr>
          <w:p w14:paraId="0002430C" w14:textId="77777777" w:rsidR="00713B2B" w:rsidRDefault="00D04354">
            <w:pPr>
              <w:widowControl/>
              <w:jc w:val="center"/>
              <w:rPr>
                <w:rFonts w:ascii="Times New Roman" w:eastAsia="Times New Roman" w:hAnsi="Times New Roman" w:cs="SimSun"/>
                <w:szCs w:val="21"/>
              </w:rPr>
            </w:pPr>
            <w:proofErr w:type="spellStart"/>
            <w:r>
              <w:rPr>
                <w:rFonts w:ascii="SimSun" w:eastAsia="Times New Roman" w:hAnsi="SimSun" w:cs="Times New Roman" w:hint="eastAsia"/>
                <w:szCs w:val="21"/>
              </w:rPr>
              <w:t>收包裹的频率</w:t>
            </w:r>
            <w:proofErr w:type="spellEnd"/>
          </w:p>
        </w:tc>
        <w:tc>
          <w:tcPr>
            <w:tcW w:w="2268" w:type="dxa"/>
            <w:vAlign w:val="center"/>
          </w:tcPr>
          <w:p w14:paraId="71D2C47A"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20</w:t>
            </w:r>
            <w:r>
              <w:rPr>
                <w:rFonts w:ascii="SimSun" w:eastAsia="Times New Roman" w:hAnsi="SimSun" w:cs="Times New Roman" w:hint="eastAsia"/>
                <w:szCs w:val="21"/>
              </w:rPr>
              <w:t>件以上</w:t>
            </w:r>
            <w:r>
              <w:rPr>
                <w:rFonts w:ascii="Times New Roman" w:eastAsia="Times New Roman" w:hAnsi="Times New Roman" w:cs="Times New Roman" w:hint="eastAsia"/>
                <w:szCs w:val="21"/>
              </w:rPr>
              <w:t>/</w:t>
            </w:r>
            <w:r>
              <w:rPr>
                <w:rFonts w:ascii="SimSun" w:eastAsia="Times New Roman" w:hAnsi="SimSun" w:cs="Times New Roman" w:hint="eastAsia"/>
                <w:szCs w:val="21"/>
              </w:rPr>
              <w:t>月</w:t>
            </w:r>
          </w:p>
        </w:tc>
        <w:tc>
          <w:tcPr>
            <w:tcW w:w="2268" w:type="dxa"/>
            <w:vAlign w:val="center"/>
          </w:tcPr>
          <w:p w14:paraId="3DC8611A"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19</w:t>
            </w:r>
          </w:p>
        </w:tc>
        <w:tc>
          <w:tcPr>
            <w:tcW w:w="2268" w:type="dxa"/>
            <w:vAlign w:val="center"/>
          </w:tcPr>
          <w:p w14:paraId="4B41EF8C"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6.8%</w:t>
            </w:r>
          </w:p>
        </w:tc>
      </w:tr>
      <w:tr w:rsidR="00713B2B" w14:paraId="2465611E" w14:textId="77777777">
        <w:trPr>
          <w:jc w:val="center"/>
        </w:trPr>
        <w:tc>
          <w:tcPr>
            <w:tcW w:w="2267" w:type="dxa"/>
            <w:vMerge/>
            <w:vAlign w:val="center"/>
          </w:tcPr>
          <w:p w14:paraId="109A35C8" w14:textId="77777777" w:rsidR="00713B2B" w:rsidRDefault="00713B2B">
            <w:pPr>
              <w:rPr>
                <w:rFonts w:ascii="Times New Roman" w:eastAsia="SimSun" w:hAnsi="Times New Roman" w:cs="SimSun"/>
                <w:szCs w:val="21"/>
              </w:rPr>
            </w:pPr>
          </w:p>
        </w:tc>
        <w:tc>
          <w:tcPr>
            <w:tcW w:w="2268" w:type="dxa"/>
            <w:vAlign w:val="center"/>
          </w:tcPr>
          <w:p w14:paraId="070DEE8F"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15-20</w:t>
            </w:r>
            <w:r>
              <w:rPr>
                <w:rFonts w:ascii="SimSun" w:eastAsia="Times New Roman" w:hAnsi="SimSun" w:cs="Times New Roman" w:hint="eastAsia"/>
                <w:szCs w:val="21"/>
              </w:rPr>
              <w:t>件</w:t>
            </w:r>
            <w:r>
              <w:rPr>
                <w:rFonts w:ascii="Times New Roman" w:eastAsia="Times New Roman" w:hAnsi="Times New Roman" w:cs="Times New Roman" w:hint="eastAsia"/>
                <w:szCs w:val="21"/>
              </w:rPr>
              <w:t>/</w:t>
            </w:r>
            <w:r>
              <w:rPr>
                <w:rFonts w:ascii="SimSun" w:eastAsia="Times New Roman" w:hAnsi="SimSun" w:cs="Times New Roman" w:hint="eastAsia"/>
                <w:szCs w:val="21"/>
              </w:rPr>
              <w:t>月</w:t>
            </w:r>
          </w:p>
        </w:tc>
        <w:tc>
          <w:tcPr>
            <w:tcW w:w="2268" w:type="dxa"/>
            <w:vAlign w:val="center"/>
          </w:tcPr>
          <w:p w14:paraId="3C85A091"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27</w:t>
            </w:r>
          </w:p>
        </w:tc>
        <w:tc>
          <w:tcPr>
            <w:tcW w:w="2268" w:type="dxa"/>
            <w:vAlign w:val="center"/>
          </w:tcPr>
          <w:p w14:paraId="6D6DB27D"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9.6%</w:t>
            </w:r>
          </w:p>
        </w:tc>
      </w:tr>
      <w:tr w:rsidR="00713B2B" w14:paraId="02397C57" w14:textId="77777777">
        <w:trPr>
          <w:jc w:val="center"/>
        </w:trPr>
        <w:tc>
          <w:tcPr>
            <w:tcW w:w="2267" w:type="dxa"/>
            <w:vMerge/>
            <w:vAlign w:val="center"/>
          </w:tcPr>
          <w:p w14:paraId="604B918A" w14:textId="77777777" w:rsidR="00713B2B" w:rsidRDefault="00713B2B">
            <w:pPr>
              <w:rPr>
                <w:rFonts w:ascii="Times New Roman" w:eastAsia="SimSun" w:hAnsi="Times New Roman" w:cs="SimSun"/>
                <w:szCs w:val="21"/>
              </w:rPr>
            </w:pPr>
          </w:p>
        </w:tc>
        <w:tc>
          <w:tcPr>
            <w:tcW w:w="2268" w:type="dxa"/>
            <w:vAlign w:val="center"/>
          </w:tcPr>
          <w:p w14:paraId="4E1B4C93"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10-15</w:t>
            </w:r>
            <w:r>
              <w:rPr>
                <w:rFonts w:ascii="SimSun" w:eastAsia="Times New Roman" w:hAnsi="SimSun" w:cs="Times New Roman" w:hint="eastAsia"/>
                <w:szCs w:val="21"/>
              </w:rPr>
              <w:t>件</w:t>
            </w:r>
            <w:r>
              <w:rPr>
                <w:rFonts w:ascii="Times New Roman" w:eastAsia="Times New Roman" w:hAnsi="Times New Roman" w:cs="Times New Roman" w:hint="eastAsia"/>
                <w:szCs w:val="21"/>
              </w:rPr>
              <w:t>/</w:t>
            </w:r>
            <w:r>
              <w:rPr>
                <w:rFonts w:ascii="SimSun" w:eastAsia="Times New Roman" w:hAnsi="SimSun" w:cs="Times New Roman" w:hint="eastAsia"/>
                <w:szCs w:val="21"/>
              </w:rPr>
              <w:t>月</w:t>
            </w:r>
          </w:p>
        </w:tc>
        <w:tc>
          <w:tcPr>
            <w:tcW w:w="2268" w:type="dxa"/>
            <w:vAlign w:val="center"/>
          </w:tcPr>
          <w:p w14:paraId="08557D65"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42</w:t>
            </w:r>
          </w:p>
        </w:tc>
        <w:tc>
          <w:tcPr>
            <w:tcW w:w="2268" w:type="dxa"/>
            <w:vAlign w:val="center"/>
          </w:tcPr>
          <w:p w14:paraId="52B844F0"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15%</w:t>
            </w:r>
          </w:p>
        </w:tc>
      </w:tr>
      <w:tr w:rsidR="00713B2B" w14:paraId="4C2CCBA4" w14:textId="77777777">
        <w:trPr>
          <w:jc w:val="center"/>
        </w:trPr>
        <w:tc>
          <w:tcPr>
            <w:tcW w:w="2267" w:type="dxa"/>
            <w:vMerge/>
            <w:vAlign w:val="center"/>
          </w:tcPr>
          <w:p w14:paraId="7263BE37" w14:textId="77777777" w:rsidR="00713B2B" w:rsidRDefault="00713B2B">
            <w:pPr>
              <w:rPr>
                <w:rFonts w:ascii="Times New Roman" w:eastAsia="SimSun" w:hAnsi="Times New Roman" w:cs="SimSun"/>
                <w:szCs w:val="21"/>
              </w:rPr>
            </w:pPr>
          </w:p>
        </w:tc>
        <w:tc>
          <w:tcPr>
            <w:tcW w:w="2268" w:type="dxa"/>
            <w:vAlign w:val="center"/>
          </w:tcPr>
          <w:p w14:paraId="77852F0D"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5-10</w:t>
            </w:r>
            <w:r>
              <w:rPr>
                <w:rFonts w:ascii="SimSun" w:eastAsia="Times New Roman" w:hAnsi="SimSun" w:cs="Times New Roman" w:hint="eastAsia"/>
                <w:szCs w:val="21"/>
              </w:rPr>
              <w:t>件</w:t>
            </w:r>
            <w:r>
              <w:rPr>
                <w:rFonts w:ascii="Times New Roman" w:eastAsia="Times New Roman" w:hAnsi="Times New Roman" w:cs="Times New Roman" w:hint="eastAsia"/>
                <w:szCs w:val="21"/>
              </w:rPr>
              <w:t>/</w:t>
            </w:r>
            <w:r>
              <w:rPr>
                <w:rFonts w:ascii="SimSun" w:eastAsia="Times New Roman" w:hAnsi="SimSun" w:cs="Times New Roman" w:hint="eastAsia"/>
                <w:szCs w:val="21"/>
              </w:rPr>
              <w:t>月</w:t>
            </w:r>
          </w:p>
        </w:tc>
        <w:tc>
          <w:tcPr>
            <w:tcW w:w="2268" w:type="dxa"/>
            <w:vAlign w:val="center"/>
          </w:tcPr>
          <w:p w14:paraId="4B6B0C38"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114</w:t>
            </w:r>
          </w:p>
        </w:tc>
        <w:tc>
          <w:tcPr>
            <w:tcW w:w="2268" w:type="dxa"/>
            <w:vAlign w:val="center"/>
          </w:tcPr>
          <w:p w14:paraId="64C09BFB"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40.8%</w:t>
            </w:r>
          </w:p>
        </w:tc>
      </w:tr>
      <w:tr w:rsidR="00713B2B" w14:paraId="18454A8C" w14:textId="77777777">
        <w:trPr>
          <w:jc w:val="center"/>
        </w:trPr>
        <w:tc>
          <w:tcPr>
            <w:tcW w:w="2267" w:type="dxa"/>
            <w:vMerge/>
            <w:vAlign w:val="center"/>
          </w:tcPr>
          <w:p w14:paraId="6D8D3C26" w14:textId="77777777" w:rsidR="00713B2B" w:rsidRDefault="00713B2B">
            <w:pPr>
              <w:rPr>
                <w:rFonts w:ascii="Times New Roman" w:eastAsia="SimSun" w:hAnsi="Times New Roman" w:cs="SimSun"/>
                <w:szCs w:val="21"/>
              </w:rPr>
            </w:pPr>
          </w:p>
        </w:tc>
        <w:tc>
          <w:tcPr>
            <w:tcW w:w="2268" w:type="dxa"/>
            <w:vAlign w:val="center"/>
          </w:tcPr>
          <w:p w14:paraId="5E497B62"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0-5</w:t>
            </w:r>
            <w:r>
              <w:rPr>
                <w:rFonts w:ascii="SimSun" w:eastAsia="Times New Roman" w:hAnsi="SimSun" w:cs="Times New Roman" w:hint="eastAsia"/>
                <w:szCs w:val="21"/>
              </w:rPr>
              <w:t>件</w:t>
            </w:r>
            <w:r>
              <w:rPr>
                <w:rFonts w:ascii="Times New Roman" w:eastAsia="Times New Roman" w:hAnsi="Times New Roman" w:cs="Times New Roman" w:hint="eastAsia"/>
                <w:szCs w:val="21"/>
              </w:rPr>
              <w:t>/</w:t>
            </w:r>
            <w:r>
              <w:rPr>
                <w:rFonts w:ascii="SimSun" w:eastAsia="Times New Roman" w:hAnsi="SimSun" w:cs="Times New Roman" w:hint="eastAsia"/>
                <w:szCs w:val="21"/>
              </w:rPr>
              <w:t>月</w:t>
            </w:r>
          </w:p>
        </w:tc>
        <w:tc>
          <w:tcPr>
            <w:tcW w:w="2268" w:type="dxa"/>
            <w:vAlign w:val="center"/>
          </w:tcPr>
          <w:p w14:paraId="440F48ED"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77</w:t>
            </w:r>
          </w:p>
        </w:tc>
        <w:tc>
          <w:tcPr>
            <w:tcW w:w="2268" w:type="dxa"/>
            <w:vAlign w:val="center"/>
          </w:tcPr>
          <w:p w14:paraId="196D7C46" w14:textId="77777777" w:rsidR="00713B2B" w:rsidRDefault="00D04354">
            <w:pPr>
              <w:widowControl/>
              <w:jc w:val="center"/>
              <w:rPr>
                <w:rFonts w:ascii="Times New Roman" w:eastAsia="Times New Roman" w:hAnsi="Times New Roman" w:cs="SimSun"/>
                <w:szCs w:val="21"/>
              </w:rPr>
            </w:pPr>
            <w:r>
              <w:rPr>
                <w:rFonts w:ascii="Times New Roman" w:eastAsia="Times New Roman" w:hAnsi="Times New Roman" w:cs="Times New Roman" w:hint="eastAsia"/>
                <w:szCs w:val="21"/>
              </w:rPr>
              <w:t>27.8%</w:t>
            </w:r>
          </w:p>
        </w:tc>
      </w:tr>
    </w:tbl>
    <w:p w14:paraId="35498A6B" w14:textId="77777777" w:rsidR="00713B2B" w:rsidRDefault="00D04354">
      <w:pPr>
        <w:pStyle w:val="a1"/>
        <w:spacing w:before="156" w:after="156"/>
      </w:pPr>
      <w:r>
        <w:rPr>
          <w:rFonts w:hint="eastAsia"/>
        </w:rPr>
        <w:t xml:space="preserve">3.6.2 </w:t>
      </w:r>
      <w:r>
        <w:rPr>
          <w:rFonts w:hint="eastAsia"/>
        </w:rPr>
        <w:t>预调研信度分析</w:t>
      </w:r>
    </w:p>
    <w:p w14:paraId="614FEF21" w14:textId="77777777" w:rsidR="00713B2B" w:rsidRDefault="00D04354">
      <w:pPr>
        <w:spacing w:line="360" w:lineRule="auto"/>
        <w:ind w:firstLineChars="200" w:firstLine="480"/>
        <w:rPr>
          <w:rFonts w:ascii="Times New Roman" w:eastAsia="SimSun" w:hAnsi="Times New Roman" w:cs="SimSun"/>
          <w:sz w:val="24"/>
        </w:rPr>
      </w:pPr>
      <w:r>
        <w:rPr>
          <w:rFonts w:ascii="Times New Roman" w:eastAsia="SimSun" w:hAnsi="Times New Roman" w:cs="SimSun" w:hint="eastAsia"/>
          <w:sz w:val="24"/>
        </w:rPr>
        <w:t>由表</w:t>
      </w:r>
      <w:r>
        <w:rPr>
          <w:rFonts w:ascii="Times New Roman" w:eastAsia="SimSun" w:hAnsi="Times New Roman" w:cs="SimSun"/>
          <w:sz w:val="24"/>
        </w:rPr>
        <w:t>3</w:t>
      </w:r>
      <w:r>
        <w:rPr>
          <w:rFonts w:ascii="Times New Roman" w:eastAsia="SimSun" w:hAnsi="Times New Roman" w:cs="SimSun" w:hint="eastAsia"/>
          <w:sz w:val="24"/>
        </w:rPr>
        <w:t>-</w:t>
      </w:r>
      <w:r>
        <w:rPr>
          <w:rFonts w:ascii="Times New Roman" w:eastAsia="SimSun" w:hAnsi="Times New Roman" w:cs="SimSun"/>
          <w:sz w:val="24"/>
        </w:rPr>
        <w:t>3</w:t>
      </w:r>
      <w:r>
        <w:rPr>
          <w:rFonts w:ascii="Times New Roman" w:eastAsia="SimSun" w:hAnsi="Times New Roman" w:cs="SimSun" w:hint="eastAsia"/>
          <w:sz w:val="24"/>
        </w:rPr>
        <w:t>知，各变量的</w:t>
      </w:r>
      <w:r>
        <w:rPr>
          <w:rFonts w:ascii="Times New Roman" w:eastAsia="SimSun" w:hAnsi="Times New Roman" w:cs="SimSun"/>
          <w:sz w:val="24"/>
        </w:rPr>
        <w:t>Cronbach's Alpha</w:t>
      </w:r>
      <w:r>
        <w:rPr>
          <w:rFonts w:ascii="Times New Roman" w:eastAsia="SimSun" w:hAnsi="Times New Roman" w:cs="SimSun" w:hint="eastAsia"/>
          <w:sz w:val="24"/>
        </w:rPr>
        <w:t>值在</w:t>
      </w:r>
      <w:r>
        <w:rPr>
          <w:rFonts w:ascii="Times New Roman" w:eastAsia="SimSun" w:hAnsi="Times New Roman" w:cs="SimSun" w:hint="eastAsia"/>
          <w:sz w:val="24"/>
        </w:rPr>
        <w:t>0.857~0.933</w:t>
      </w:r>
      <w:r>
        <w:rPr>
          <w:rFonts w:ascii="Times New Roman" w:eastAsia="SimSun" w:hAnsi="Times New Roman" w:cs="SimSun" w:hint="eastAsia"/>
          <w:sz w:val="24"/>
        </w:rPr>
        <w:t>之间，</w:t>
      </w:r>
      <w:r>
        <w:rPr>
          <w:rFonts w:ascii="Times New Roman" w:eastAsia="SimSun" w:hAnsi="Times New Roman" w:cs="SimSun" w:hint="eastAsia"/>
          <w:sz w:val="24"/>
        </w:rPr>
        <w:t>CR</w:t>
      </w:r>
      <w:r>
        <w:rPr>
          <w:rFonts w:ascii="Times New Roman" w:eastAsia="SimSun" w:hAnsi="Times New Roman" w:cs="SimSun" w:hint="eastAsia"/>
          <w:sz w:val="24"/>
        </w:rPr>
        <w:t>值在</w:t>
      </w:r>
      <w:r>
        <w:rPr>
          <w:rFonts w:ascii="Times New Roman" w:eastAsia="SimSun" w:hAnsi="Times New Roman" w:cs="SimSun" w:hint="eastAsia"/>
          <w:sz w:val="24"/>
        </w:rPr>
        <w:lastRenderedPageBreak/>
        <w:t>0.852~0.966</w:t>
      </w:r>
      <w:r>
        <w:rPr>
          <w:rFonts w:ascii="Times New Roman" w:eastAsia="SimSun" w:hAnsi="Times New Roman" w:cs="SimSun" w:hint="eastAsia"/>
          <w:sz w:val="24"/>
        </w:rPr>
        <w:t>之间，表明该模型的各测量变量具有良好的内部一致性和可靠性。因此，可以认为本研究中量表的信度检验是符合标准的。</w:t>
      </w:r>
    </w:p>
    <w:p w14:paraId="5295B109" w14:textId="77777777" w:rsidR="00713B2B" w:rsidRDefault="00D04354" w:rsidP="00363098">
      <w:pPr>
        <w:pStyle w:val="a7"/>
      </w:pPr>
      <w:bookmarkStart w:id="64" w:name="_Toc192689088"/>
      <w:r>
        <w:rPr>
          <w:rFonts w:hint="eastAsia"/>
        </w:rPr>
        <w:t>表</w:t>
      </w:r>
      <w:r>
        <w:rPr>
          <w:rFonts w:cs="Times New Roman"/>
        </w:rPr>
        <w:t>3-3</w:t>
      </w:r>
      <w:r>
        <w:rPr>
          <w:rFonts w:hint="eastAsia"/>
        </w:rPr>
        <w:t xml:space="preserve"> </w:t>
      </w:r>
      <w:r>
        <w:rPr>
          <w:rFonts w:hint="eastAsia"/>
        </w:rPr>
        <w:t>测量模型信度和收敛效度相关指标</w:t>
      </w:r>
      <w:bookmarkEnd w:id="64"/>
    </w:p>
    <w:tbl>
      <w:tblPr>
        <w:tblStyle w:val="2"/>
        <w:tblW w:w="9071" w:type="dxa"/>
        <w:jc w:val="center"/>
        <w:tblBorders>
          <w:left w:val="none" w:sz="0" w:space="0" w:color="auto"/>
          <w:right w:val="none" w:sz="0" w:space="0" w:color="auto"/>
        </w:tblBorders>
        <w:tblLayout w:type="fixed"/>
        <w:tblLook w:val="04A0" w:firstRow="1" w:lastRow="0" w:firstColumn="1" w:lastColumn="0" w:noHBand="0" w:noVBand="1"/>
      </w:tblPr>
      <w:tblGrid>
        <w:gridCol w:w="2267"/>
        <w:gridCol w:w="2268"/>
        <w:gridCol w:w="2268"/>
        <w:gridCol w:w="2268"/>
      </w:tblGrid>
      <w:tr w:rsidR="00713B2B" w14:paraId="33B01168" w14:textId="77777777">
        <w:trPr>
          <w:jc w:val="center"/>
        </w:trPr>
        <w:tc>
          <w:tcPr>
            <w:tcW w:w="2267" w:type="dxa"/>
            <w:tcBorders>
              <w:top w:val="single" w:sz="4" w:space="0" w:color="auto"/>
              <w:left w:val="nil"/>
              <w:bottom w:val="single" w:sz="4" w:space="0" w:color="auto"/>
              <w:right w:val="nil"/>
            </w:tcBorders>
            <w:vAlign w:val="center"/>
          </w:tcPr>
          <w:p w14:paraId="53B57D43" w14:textId="77777777" w:rsidR="00713B2B" w:rsidRDefault="00713B2B">
            <w:pPr>
              <w:jc w:val="center"/>
              <w:rPr>
                <w:rFonts w:ascii="Times New Roman" w:eastAsia="SimSun" w:hAnsi="Times New Roman" w:cs="Times New Roman"/>
                <w:szCs w:val="21"/>
              </w:rPr>
            </w:pPr>
          </w:p>
        </w:tc>
        <w:tc>
          <w:tcPr>
            <w:tcW w:w="2268" w:type="dxa"/>
            <w:tcBorders>
              <w:top w:val="single" w:sz="4" w:space="0" w:color="auto"/>
              <w:left w:val="nil"/>
              <w:bottom w:val="single" w:sz="4" w:space="0" w:color="auto"/>
              <w:right w:val="nil"/>
            </w:tcBorders>
            <w:vAlign w:val="center"/>
          </w:tcPr>
          <w:p w14:paraId="749348C1"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Cronbach's Alpha</w:t>
            </w:r>
          </w:p>
        </w:tc>
        <w:tc>
          <w:tcPr>
            <w:tcW w:w="2268" w:type="dxa"/>
            <w:tcBorders>
              <w:top w:val="single" w:sz="4" w:space="0" w:color="auto"/>
              <w:left w:val="nil"/>
              <w:bottom w:val="single" w:sz="4" w:space="0" w:color="auto"/>
              <w:right w:val="nil"/>
            </w:tcBorders>
            <w:vAlign w:val="center"/>
          </w:tcPr>
          <w:p w14:paraId="515B1703"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CR</w:t>
            </w:r>
          </w:p>
        </w:tc>
        <w:tc>
          <w:tcPr>
            <w:tcW w:w="2268" w:type="dxa"/>
            <w:tcBorders>
              <w:top w:val="single" w:sz="4" w:space="0" w:color="auto"/>
              <w:left w:val="nil"/>
              <w:bottom w:val="single" w:sz="4" w:space="0" w:color="auto"/>
              <w:right w:val="nil"/>
            </w:tcBorders>
            <w:vAlign w:val="center"/>
          </w:tcPr>
          <w:p w14:paraId="2E8EB485"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AVE</w:t>
            </w:r>
          </w:p>
        </w:tc>
      </w:tr>
      <w:tr w:rsidR="00713B2B" w14:paraId="4C79C84F" w14:textId="77777777">
        <w:trPr>
          <w:jc w:val="center"/>
        </w:trPr>
        <w:tc>
          <w:tcPr>
            <w:tcW w:w="2267" w:type="dxa"/>
            <w:tcBorders>
              <w:top w:val="single" w:sz="4" w:space="0" w:color="auto"/>
              <w:left w:val="nil"/>
              <w:bottom w:val="nil"/>
              <w:right w:val="nil"/>
            </w:tcBorders>
            <w:vAlign w:val="center"/>
          </w:tcPr>
          <w:p w14:paraId="04989A60" w14:textId="77777777" w:rsidR="00713B2B" w:rsidRDefault="00D04354">
            <w:pPr>
              <w:jc w:val="center"/>
              <w:rPr>
                <w:rFonts w:ascii="Times New Roman" w:eastAsia="Times New Roman" w:hAnsi="Times New Roman" w:cs="SimSun"/>
                <w:szCs w:val="21"/>
              </w:rPr>
            </w:pPr>
            <w:proofErr w:type="spellStart"/>
            <w:r>
              <w:rPr>
                <w:rFonts w:ascii="SimSun" w:eastAsia="Times New Roman" w:hAnsi="SimSun" w:cs="Times New Roman" w:hint="eastAsia"/>
                <w:szCs w:val="21"/>
              </w:rPr>
              <w:t>主观规范</w:t>
            </w:r>
            <w:proofErr w:type="spellEnd"/>
          </w:p>
        </w:tc>
        <w:tc>
          <w:tcPr>
            <w:tcW w:w="2268" w:type="dxa"/>
            <w:tcBorders>
              <w:top w:val="single" w:sz="4" w:space="0" w:color="auto"/>
              <w:left w:val="nil"/>
              <w:bottom w:val="nil"/>
              <w:right w:val="nil"/>
            </w:tcBorders>
            <w:vAlign w:val="center"/>
          </w:tcPr>
          <w:p w14:paraId="6D671550"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0.867</w:t>
            </w:r>
          </w:p>
        </w:tc>
        <w:tc>
          <w:tcPr>
            <w:tcW w:w="2268" w:type="dxa"/>
            <w:tcBorders>
              <w:top w:val="single" w:sz="4" w:space="0" w:color="auto"/>
              <w:left w:val="nil"/>
              <w:bottom w:val="nil"/>
              <w:right w:val="nil"/>
            </w:tcBorders>
            <w:vAlign w:val="center"/>
          </w:tcPr>
          <w:p w14:paraId="26A97FFF"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0.887</w:t>
            </w:r>
          </w:p>
        </w:tc>
        <w:tc>
          <w:tcPr>
            <w:tcW w:w="2268" w:type="dxa"/>
            <w:tcBorders>
              <w:top w:val="single" w:sz="4" w:space="0" w:color="auto"/>
              <w:left w:val="nil"/>
              <w:bottom w:val="nil"/>
              <w:right w:val="nil"/>
            </w:tcBorders>
            <w:vAlign w:val="center"/>
          </w:tcPr>
          <w:p w14:paraId="4FA01CB2"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0.717</w:t>
            </w:r>
          </w:p>
        </w:tc>
      </w:tr>
      <w:tr w:rsidR="00713B2B" w14:paraId="6A090034" w14:textId="77777777">
        <w:trPr>
          <w:jc w:val="center"/>
        </w:trPr>
        <w:tc>
          <w:tcPr>
            <w:tcW w:w="2267" w:type="dxa"/>
            <w:tcBorders>
              <w:top w:val="nil"/>
              <w:left w:val="nil"/>
              <w:bottom w:val="nil"/>
              <w:right w:val="nil"/>
            </w:tcBorders>
            <w:vAlign w:val="center"/>
          </w:tcPr>
          <w:p w14:paraId="77064AE6" w14:textId="77777777" w:rsidR="00713B2B" w:rsidRDefault="00D04354">
            <w:pPr>
              <w:jc w:val="center"/>
              <w:rPr>
                <w:rFonts w:ascii="Times New Roman" w:eastAsia="Times New Roman" w:hAnsi="Times New Roman" w:cs="SimSun"/>
                <w:szCs w:val="21"/>
              </w:rPr>
            </w:pPr>
            <w:proofErr w:type="spellStart"/>
            <w:r>
              <w:rPr>
                <w:rFonts w:ascii="SimSun" w:eastAsia="Times New Roman" w:hAnsi="SimSun" w:cs="Times New Roman" w:hint="eastAsia"/>
                <w:szCs w:val="21"/>
              </w:rPr>
              <w:t>态度</w:t>
            </w:r>
            <w:proofErr w:type="spellEnd"/>
          </w:p>
        </w:tc>
        <w:tc>
          <w:tcPr>
            <w:tcW w:w="2268" w:type="dxa"/>
            <w:tcBorders>
              <w:top w:val="nil"/>
              <w:left w:val="nil"/>
              <w:bottom w:val="nil"/>
              <w:right w:val="nil"/>
            </w:tcBorders>
            <w:vAlign w:val="center"/>
          </w:tcPr>
          <w:p w14:paraId="47744F58"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0.891</w:t>
            </w:r>
          </w:p>
        </w:tc>
        <w:tc>
          <w:tcPr>
            <w:tcW w:w="2268" w:type="dxa"/>
            <w:tcBorders>
              <w:top w:val="nil"/>
              <w:left w:val="nil"/>
              <w:bottom w:val="nil"/>
              <w:right w:val="nil"/>
            </w:tcBorders>
            <w:vAlign w:val="center"/>
          </w:tcPr>
          <w:p w14:paraId="5414AB20"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0.897</w:t>
            </w:r>
          </w:p>
        </w:tc>
        <w:tc>
          <w:tcPr>
            <w:tcW w:w="2268" w:type="dxa"/>
            <w:tcBorders>
              <w:top w:val="nil"/>
              <w:left w:val="nil"/>
              <w:bottom w:val="nil"/>
              <w:right w:val="nil"/>
            </w:tcBorders>
            <w:vAlign w:val="center"/>
          </w:tcPr>
          <w:p w14:paraId="37F5C165"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0.753</w:t>
            </w:r>
          </w:p>
        </w:tc>
      </w:tr>
      <w:tr w:rsidR="00713B2B" w14:paraId="703A8B6C" w14:textId="77777777">
        <w:trPr>
          <w:jc w:val="center"/>
        </w:trPr>
        <w:tc>
          <w:tcPr>
            <w:tcW w:w="2267" w:type="dxa"/>
            <w:tcBorders>
              <w:top w:val="nil"/>
              <w:left w:val="nil"/>
              <w:bottom w:val="nil"/>
              <w:right w:val="nil"/>
            </w:tcBorders>
            <w:vAlign w:val="center"/>
          </w:tcPr>
          <w:p w14:paraId="7659B3CA" w14:textId="77777777" w:rsidR="00713B2B" w:rsidRDefault="00D04354">
            <w:pPr>
              <w:jc w:val="center"/>
              <w:rPr>
                <w:rFonts w:ascii="Times New Roman" w:eastAsia="Times New Roman" w:hAnsi="Times New Roman" w:cs="SimSun"/>
                <w:szCs w:val="21"/>
              </w:rPr>
            </w:pPr>
            <w:proofErr w:type="spellStart"/>
            <w:r>
              <w:rPr>
                <w:rFonts w:ascii="SimSun" w:eastAsia="Times New Roman" w:hAnsi="SimSun" w:cs="Times New Roman" w:hint="eastAsia"/>
                <w:szCs w:val="21"/>
              </w:rPr>
              <w:t>知觉行为控制</w:t>
            </w:r>
            <w:proofErr w:type="spellEnd"/>
          </w:p>
        </w:tc>
        <w:tc>
          <w:tcPr>
            <w:tcW w:w="2268" w:type="dxa"/>
            <w:tcBorders>
              <w:top w:val="nil"/>
              <w:left w:val="nil"/>
              <w:bottom w:val="nil"/>
              <w:right w:val="nil"/>
            </w:tcBorders>
            <w:vAlign w:val="center"/>
          </w:tcPr>
          <w:p w14:paraId="6A53319C"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0.866</w:t>
            </w:r>
          </w:p>
        </w:tc>
        <w:tc>
          <w:tcPr>
            <w:tcW w:w="2268" w:type="dxa"/>
            <w:tcBorders>
              <w:top w:val="nil"/>
              <w:left w:val="nil"/>
              <w:bottom w:val="nil"/>
              <w:right w:val="nil"/>
            </w:tcBorders>
            <w:vAlign w:val="center"/>
          </w:tcPr>
          <w:p w14:paraId="14A316CD"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0.869</w:t>
            </w:r>
          </w:p>
        </w:tc>
        <w:tc>
          <w:tcPr>
            <w:tcW w:w="2268" w:type="dxa"/>
            <w:tcBorders>
              <w:top w:val="nil"/>
              <w:left w:val="nil"/>
              <w:bottom w:val="nil"/>
              <w:right w:val="nil"/>
            </w:tcBorders>
            <w:vAlign w:val="center"/>
          </w:tcPr>
          <w:p w14:paraId="4FAE63E1"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0.714</w:t>
            </w:r>
          </w:p>
        </w:tc>
      </w:tr>
      <w:tr w:rsidR="00713B2B" w14:paraId="679F0477" w14:textId="77777777">
        <w:trPr>
          <w:jc w:val="center"/>
        </w:trPr>
        <w:tc>
          <w:tcPr>
            <w:tcW w:w="2267" w:type="dxa"/>
            <w:tcBorders>
              <w:top w:val="nil"/>
              <w:left w:val="nil"/>
              <w:bottom w:val="nil"/>
              <w:right w:val="nil"/>
            </w:tcBorders>
            <w:vAlign w:val="center"/>
          </w:tcPr>
          <w:p w14:paraId="1103A287" w14:textId="77777777" w:rsidR="00713B2B" w:rsidRDefault="00D04354">
            <w:pPr>
              <w:jc w:val="center"/>
              <w:rPr>
                <w:rFonts w:ascii="Times New Roman" w:eastAsia="Times New Roman" w:hAnsi="Times New Roman" w:cs="SimSun"/>
                <w:szCs w:val="21"/>
              </w:rPr>
            </w:pPr>
            <w:r>
              <w:rPr>
                <w:rFonts w:asciiTheme="minorEastAsia" w:hAnsiTheme="minorEastAsia" w:cs="Times New Roman" w:hint="eastAsia"/>
                <w:szCs w:val="21"/>
              </w:rPr>
              <w:t>回收</w:t>
            </w:r>
            <w:proofErr w:type="spellStart"/>
            <w:r>
              <w:rPr>
                <w:rFonts w:ascii="SimSun" w:eastAsia="Times New Roman" w:hAnsi="SimSun" w:cs="Times New Roman" w:hint="eastAsia"/>
                <w:szCs w:val="21"/>
              </w:rPr>
              <w:t>意愿</w:t>
            </w:r>
            <w:proofErr w:type="spellEnd"/>
          </w:p>
        </w:tc>
        <w:tc>
          <w:tcPr>
            <w:tcW w:w="2268" w:type="dxa"/>
            <w:tcBorders>
              <w:top w:val="nil"/>
              <w:left w:val="nil"/>
              <w:bottom w:val="nil"/>
              <w:right w:val="nil"/>
            </w:tcBorders>
            <w:vAlign w:val="center"/>
          </w:tcPr>
          <w:p w14:paraId="537EC4EC"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0.933</w:t>
            </w:r>
          </w:p>
        </w:tc>
        <w:tc>
          <w:tcPr>
            <w:tcW w:w="2268" w:type="dxa"/>
            <w:tcBorders>
              <w:top w:val="nil"/>
              <w:left w:val="nil"/>
              <w:bottom w:val="nil"/>
              <w:right w:val="nil"/>
            </w:tcBorders>
            <w:vAlign w:val="center"/>
          </w:tcPr>
          <w:p w14:paraId="41556E32"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0.934</w:t>
            </w:r>
          </w:p>
        </w:tc>
        <w:tc>
          <w:tcPr>
            <w:tcW w:w="2268" w:type="dxa"/>
            <w:tcBorders>
              <w:top w:val="nil"/>
              <w:left w:val="nil"/>
              <w:bottom w:val="nil"/>
              <w:right w:val="nil"/>
            </w:tcBorders>
            <w:vAlign w:val="center"/>
          </w:tcPr>
          <w:p w14:paraId="0571538D"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0.833</w:t>
            </w:r>
          </w:p>
        </w:tc>
      </w:tr>
      <w:tr w:rsidR="00713B2B" w14:paraId="29C901C6" w14:textId="77777777">
        <w:trPr>
          <w:jc w:val="center"/>
        </w:trPr>
        <w:tc>
          <w:tcPr>
            <w:tcW w:w="2267" w:type="dxa"/>
            <w:tcBorders>
              <w:top w:val="nil"/>
              <w:left w:val="nil"/>
              <w:bottom w:val="nil"/>
              <w:right w:val="nil"/>
            </w:tcBorders>
            <w:vAlign w:val="center"/>
          </w:tcPr>
          <w:p w14:paraId="5A7B2491" w14:textId="77777777" w:rsidR="00713B2B" w:rsidRDefault="00D04354">
            <w:pPr>
              <w:jc w:val="center"/>
              <w:rPr>
                <w:rFonts w:ascii="Times New Roman" w:eastAsia="Times New Roman" w:hAnsi="Times New Roman" w:cs="SimSun"/>
                <w:szCs w:val="21"/>
              </w:rPr>
            </w:pPr>
            <w:r>
              <w:rPr>
                <w:rFonts w:asciiTheme="minorEastAsia" w:hAnsiTheme="minorEastAsia" w:cs="Times New Roman" w:hint="eastAsia"/>
                <w:szCs w:val="21"/>
              </w:rPr>
              <w:t>回收</w:t>
            </w:r>
            <w:proofErr w:type="spellStart"/>
            <w:r>
              <w:rPr>
                <w:rFonts w:ascii="SimSun" w:eastAsia="Times New Roman" w:hAnsi="SimSun" w:cs="Times New Roman" w:hint="eastAsia"/>
                <w:szCs w:val="21"/>
              </w:rPr>
              <w:t>行为</w:t>
            </w:r>
            <w:proofErr w:type="spellEnd"/>
          </w:p>
        </w:tc>
        <w:tc>
          <w:tcPr>
            <w:tcW w:w="2268" w:type="dxa"/>
            <w:tcBorders>
              <w:top w:val="nil"/>
              <w:left w:val="nil"/>
              <w:bottom w:val="nil"/>
              <w:right w:val="nil"/>
            </w:tcBorders>
            <w:vAlign w:val="center"/>
          </w:tcPr>
          <w:p w14:paraId="4136B8A0"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0.961</w:t>
            </w:r>
          </w:p>
        </w:tc>
        <w:tc>
          <w:tcPr>
            <w:tcW w:w="2268" w:type="dxa"/>
            <w:tcBorders>
              <w:top w:val="nil"/>
              <w:left w:val="nil"/>
              <w:bottom w:val="nil"/>
              <w:right w:val="nil"/>
            </w:tcBorders>
            <w:vAlign w:val="center"/>
          </w:tcPr>
          <w:p w14:paraId="6B55A5D1"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0.966</w:t>
            </w:r>
          </w:p>
        </w:tc>
        <w:tc>
          <w:tcPr>
            <w:tcW w:w="2268" w:type="dxa"/>
            <w:tcBorders>
              <w:top w:val="nil"/>
              <w:left w:val="nil"/>
              <w:bottom w:val="nil"/>
              <w:right w:val="nil"/>
            </w:tcBorders>
            <w:vAlign w:val="center"/>
          </w:tcPr>
          <w:p w14:paraId="4FC73F02"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0.928</w:t>
            </w:r>
          </w:p>
        </w:tc>
      </w:tr>
      <w:tr w:rsidR="00713B2B" w14:paraId="17831DFA" w14:textId="77777777">
        <w:trPr>
          <w:jc w:val="center"/>
        </w:trPr>
        <w:tc>
          <w:tcPr>
            <w:tcW w:w="2267" w:type="dxa"/>
            <w:tcBorders>
              <w:top w:val="nil"/>
              <w:left w:val="nil"/>
              <w:bottom w:val="nil"/>
              <w:right w:val="nil"/>
            </w:tcBorders>
            <w:vAlign w:val="center"/>
          </w:tcPr>
          <w:p w14:paraId="1F55DECD" w14:textId="77777777" w:rsidR="00713B2B" w:rsidRDefault="00D04354">
            <w:pPr>
              <w:jc w:val="center"/>
              <w:rPr>
                <w:rFonts w:ascii="Times New Roman" w:eastAsia="Times New Roman" w:hAnsi="Times New Roman" w:cs="SimSun"/>
                <w:szCs w:val="21"/>
              </w:rPr>
            </w:pPr>
            <w:r>
              <w:rPr>
                <w:rFonts w:asciiTheme="minorEastAsia" w:hAnsiTheme="minorEastAsia" w:cs="Times New Roman" w:hint="eastAsia"/>
                <w:szCs w:val="21"/>
              </w:rPr>
              <w:t>促进条件</w:t>
            </w:r>
          </w:p>
        </w:tc>
        <w:tc>
          <w:tcPr>
            <w:tcW w:w="2268" w:type="dxa"/>
            <w:tcBorders>
              <w:top w:val="nil"/>
              <w:left w:val="nil"/>
              <w:bottom w:val="nil"/>
              <w:right w:val="nil"/>
            </w:tcBorders>
            <w:vAlign w:val="center"/>
          </w:tcPr>
          <w:p w14:paraId="3C511818"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0.895</w:t>
            </w:r>
          </w:p>
        </w:tc>
        <w:tc>
          <w:tcPr>
            <w:tcW w:w="2268" w:type="dxa"/>
            <w:tcBorders>
              <w:top w:val="nil"/>
              <w:left w:val="nil"/>
              <w:bottom w:val="nil"/>
              <w:right w:val="nil"/>
            </w:tcBorders>
            <w:vAlign w:val="center"/>
          </w:tcPr>
          <w:p w14:paraId="0E161E59"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0.903</w:t>
            </w:r>
          </w:p>
        </w:tc>
        <w:tc>
          <w:tcPr>
            <w:tcW w:w="2268" w:type="dxa"/>
            <w:tcBorders>
              <w:top w:val="nil"/>
              <w:left w:val="nil"/>
              <w:bottom w:val="nil"/>
              <w:right w:val="nil"/>
            </w:tcBorders>
            <w:vAlign w:val="center"/>
          </w:tcPr>
          <w:p w14:paraId="0196F6B5"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0.759</w:t>
            </w:r>
          </w:p>
        </w:tc>
      </w:tr>
      <w:tr w:rsidR="00713B2B" w14:paraId="76AC38BA" w14:textId="77777777">
        <w:trPr>
          <w:jc w:val="center"/>
        </w:trPr>
        <w:tc>
          <w:tcPr>
            <w:tcW w:w="2267" w:type="dxa"/>
            <w:tcBorders>
              <w:top w:val="nil"/>
              <w:left w:val="nil"/>
              <w:bottom w:val="nil"/>
              <w:right w:val="nil"/>
            </w:tcBorders>
            <w:vAlign w:val="center"/>
          </w:tcPr>
          <w:p w14:paraId="1C21B759" w14:textId="77777777" w:rsidR="00713B2B" w:rsidRDefault="00D04354">
            <w:pPr>
              <w:jc w:val="center"/>
              <w:rPr>
                <w:rFonts w:ascii="Times New Roman" w:eastAsia="Times New Roman" w:hAnsi="Times New Roman" w:cs="SimSun"/>
                <w:szCs w:val="21"/>
              </w:rPr>
            </w:pPr>
            <w:proofErr w:type="spellStart"/>
            <w:r>
              <w:rPr>
                <w:rFonts w:ascii="SimSun" w:eastAsia="Times New Roman" w:hAnsi="SimSun" w:cs="Times New Roman" w:hint="eastAsia"/>
                <w:szCs w:val="21"/>
              </w:rPr>
              <w:t>激励</w:t>
            </w:r>
            <w:proofErr w:type="spellEnd"/>
          </w:p>
        </w:tc>
        <w:tc>
          <w:tcPr>
            <w:tcW w:w="2268" w:type="dxa"/>
            <w:tcBorders>
              <w:top w:val="nil"/>
              <w:left w:val="nil"/>
              <w:bottom w:val="nil"/>
              <w:right w:val="nil"/>
            </w:tcBorders>
            <w:vAlign w:val="center"/>
          </w:tcPr>
          <w:p w14:paraId="548380CC"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0.833</w:t>
            </w:r>
          </w:p>
        </w:tc>
        <w:tc>
          <w:tcPr>
            <w:tcW w:w="2268" w:type="dxa"/>
            <w:tcBorders>
              <w:top w:val="nil"/>
              <w:left w:val="nil"/>
              <w:bottom w:val="nil"/>
              <w:right w:val="nil"/>
            </w:tcBorders>
            <w:vAlign w:val="center"/>
          </w:tcPr>
          <w:p w14:paraId="53F101CA"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0.852</w:t>
            </w:r>
          </w:p>
        </w:tc>
        <w:tc>
          <w:tcPr>
            <w:tcW w:w="2268" w:type="dxa"/>
            <w:tcBorders>
              <w:top w:val="nil"/>
              <w:left w:val="nil"/>
              <w:bottom w:val="nil"/>
              <w:right w:val="nil"/>
            </w:tcBorders>
            <w:vAlign w:val="center"/>
          </w:tcPr>
          <w:p w14:paraId="5FDE8549"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0.663</w:t>
            </w:r>
          </w:p>
        </w:tc>
      </w:tr>
      <w:tr w:rsidR="00713B2B" w14:paraId="767FECE7" w14:textId="77777777">
        <w:trPr>
          <w:jc w:val="center"/>
        </w:trPr>
        <w:tc>
          <w:tcPr>
            <w:tcW w:w="2267" w:type="dxa"/>
            <w:tcBorders>
              <w:top w:val="nil"/>
              <w:left w:val="nil"/>
              <w:bottom w:val="single" w:sz="4" w:space="0" w:color="auto"/>
              <w:right w:val="nil"/>
            </w:tcBorders>
            <w:vAlign w:val="center"/>
          </w:tcPr>
          <w:p w14:paraId="48093766" w14:textId="77777777" w:rsidR="00713B2B" w:rsidRDefault="00D04354">
            <w:pPr>
              <w:jc w:val="center"/>
              <w:rPr>
                <w:rFonts w:ascii="Times New Roman" w:eastAsia="Times New Roman" w:hAnsi="Times New Roman" w:cs="SimSun"/>
                <w:szCs w:val="21"/>
              </w:rPr>
            </w:pPr>
            <w:proofErr w:type="spellStart"/>
            <w:r>
              <w:rPr>
                <w:rFonts w:ascii="SimSun" w:eastAsia="Times New Roman" w:hAnsi="SimSun" w:cs="Times New Roman" w:hint="eastAsia"/>
                <w:szCs w:val="21"/>
              </w:rPr>
              <w:t>信息宣传</w:t>
            </w:r>
            <w:proofErr w:type="spellEnd"/>
          </w:p>
        </w:tc>
        <w:tc>
          <w:tcPr>
            <w:tcW w:w="2268" w:type="dxa"/>
            <w:tcBorders>
              <w:top w:val="nil"/>
              <w:left w:val="nil"/>
              <w:bottom w:val="single" w:sz="4" w:space="0" w:color="auto"/>
              <w:right w:val="nil"/>
            </w:tcBorders>
            <w:vAlign w:val="center"/>
          </w:tcPr>
          <w:p w14:paraId="249F1966"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0.857</w:t>
            </w:r>
          </w:p>
        </w:tc>
        <w:tc>
          <w:tcPr>
            <w:tcW w:w="2268" w:type="dxa"/>
            <w:tcBorders>
              <w:top w:val="nil"/>
              <w:left w:val="nil"/>
              <w:bottom w:val="single" w:sz="4" w:space="0" w:color="auto"/>
              <w:right w:val="nil"/>
            </w:tcBorders>
            <w:vAlign w:val="center"/>
          </w:tcPr>
          <w:p w14:paraId="069E33A0"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0.857</w:t>
            </w:r>
          </w:p>
        </w:tc>
        <w:tc>
          <w:tcPr>
            <w:tcW w:w="2268" w:type="dxa"/>
            <w:tcBorders>
              <w:top w:val="nil"/>
              <w:left w:val="nil"/>
              <w:bottom w:val="single" w:sz="4" w:space="0" w:color="auto"/>
              <w:right w:val="nil"/>
            </w:tcBorders>
            <w:vAlign w:val="center"/>
          </w:tcPr>
          <w:p w14:paraId="7E2F453B"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hint="eastAsia"/>
                <w:szCs w:val="21"/>
              </w:rPr>
              <w:t>0.702</w:t>
            </w:r>
          </w:p>
        </w:tc>
      </w:tr>
    </w:tbl>
    <w:p w14:paraId="24B05F84" w14:textId="77777777" w:rsidR="00713B2B" w:rsidRDefault="00D04354" w:rsidP="00363098">
      <w:pPr>
        <w:pStyle w:val="a9"/>
        <w:rPr>
          <w:sz w:val="24"/>
        </w:rPr>
      </w:pPr>
      <w:r>
        <w:t>注：</w:t>
      </w:r>
      <w:r>
        <w:t>CR</w:t>
      </w:r>
      <w:r>
        <w:t>：组合信度；</w:t>
      </w:r>
      <w:r>
        <w:t>AVE</w:t>
      </w:r>
      <w:r>
        <w:t>：平均方差提取量</w:t>
      </w:r>
    </w:p>
    <w:p w14:paraId="1D4D1FB3" w14:textId="77777777" w:rsidR="00713B2B" w:rsidRDefault="00D04354">
      <w:pPr>
        <w:pStyle w:val="a1"/>
        <w:spacing w:before="156" w:after="156"/>
      </w:pPr>
      <w:r>
        <w:rPr>
          <w:rFonts w:hint="eastAsia"/>
        </w:rPr>
        <w:t xml:space="preserve">3.6.3 </w:t>
      </w:r>
      <w:r>
        <w:rPr>
          <w:rFonts w:hint="eastAsia"/>
        </w:rPr>
        <w:t>预调研效度分析</w:t>
      </w:r>
    </w:p>
    <w:p w14:paraId="32C5DA37" w14:textId="77777777" w:rsidR="00713B2B" w:rsidRDefault="00D04354">
      <w:pPr>
        <w:pStyle w:val="11"/>
      </w:pPr>
      <w:r>
        <w:rPr>
          <w:rFonts w:hint="eastAsia"/>
        </w:rPr>
        <w:t>本研究量表各测量题项的标准化因子载荷如表</w:t>
      </w:r>
      <w:r>
        <w:t>3</w:t>
      </w:r>
      <w:r>
        <w:rPr>
          <w:rFonts w:hint="eastAsia"/>
        </w:rPr>
        <w:t>-</w:t>
      </w:r>
      <w:r>
        <w:t>4</w:t>
      </w:r>
      <w:r>
        <w:rPr>
          <w:rFonts w:hint="eastAsia"/>
        </w:rPr>
        <w:t>示。所有测量题项的因子载荷均大于</w:t>
      </w:r>
      <w:r>
        <w:rPr>
          <w:rFonts w:hint="eastAsia"/>
        </w:rPr>
        <w:t>0.7</w:t>
      </w:r>
      <w:r>
        <w:rPr>
          <w:rFonts w:hint="eastAsia"/>
        </w:rPr>
        <w:t>，各变量的</w:t>
      </w:r>
      <w:r>
        <w:rPr>
          <w:rFonts w:hint="eastAsia"/>
        </w:rPr>
        <w:t>AVE</w:t>
      </w:r>
      <w:r>
        <w:rPr>
          <w:rFonts w:hint="eastAsia"/>
        </w:rPr>
        <w:t>值均大于</w:t>
      </w:r>
      <w:r>
        <w:rPr>
          <w:rFonts w:hint="eastAsia"/>
        </w:rPr>
        <w:t>0.5</w:t>
      </w:r>
      <w:r>
        <w:rPr>
          <w:rFonts w:hint="eastAsia"/>
        </w:rPr>
        <w:t>（见表</w:t>
      </w:r>
      <w:r>
        <w:t>3</w:t>
      </w:r>
      <w:r>
        <w:rPr>
          <w:rFonts w:hint="eastAsia"/>
        </w:rPr>
        <w:t>-3</w:t>
      </w:r>
      <w:r>
        <w:rPr>
          <w:rFonts w:hint="eastAsia"/>
        </w:rPr>
        <w:t>），满足收效效度的要求。因此，可以认为本研究中量表的各测量题项都可以很好地反应研究变量的特征。</w:t>
      </w:r>
    </w:p>
    <w:p w14:paraId="6B512EB1" w14:textId="77777777" w:rsidR="00713B2B" w:rsidRDefault="00D04354" w:rsidP="00363098">
      <w:pPr>
        <w:pStyle w:val="a7"/>
      </w:pPr>
      <w:bookmarkStart w:id="65" w:name="_Toc192689089"/>
      <w:r>
        <w:rPr>
          <w:rFonts w:hint="eastAsia"/>
        </w:rPr>
        <w:t>表</w:t>
      </w:r>
      <w:r>
        <w:rPr>
          <w:rFonts w:hint="eastAsia"/>
        </w:rPr>
        <w:t xml:space="preserve">3-4 </w:t>
      </w:r>
      <w:r>
        <w:rPr>
          <w:rFonts w:hint="eastAsia"/>
        </w:rPr>
        <w:t>测量题项的因子载荷和交叉载荷</w:t>
      </w:r>
      <w:bookmarkEnd w:id="65"/>
    </w:p>
    <w:tbl>
      <w:tblPr>
        <w:tblStyle w:val="3"/>
        <w:tblW w:w="8217"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4"/>
        <w:gridCol w:w="896"/>
        <w:gridCol w:w="897"/>
        <w:gridCol w:w="896"/>
        <w:gridCol w:w="897"/>
        <w:gridCol w:w="897"/>
        <w:gridCol w:w="896"/>
        <w:gridCol w:w="897"/>
        <w:gridCol w:w="897"/>
      </w:tblGrid>
      <w:tr w:rsidR="00713B2B" w14:paraId="56874EA7" w14:textId="77777777">
        <w:trPr>
          <w:trHeight w:val="395"/>
          <w:jc w:val="center"/>
        </w:trPr>
        <w:tc>
          <w:tcPr>
            <w:tcW w:w="1044" w:type="dxa"/>
            <w:tcBorders>
              <w:top w:val="single" w:sz="4" w:space="0" w:color="auto"/>
              <w:bottom w:val="single" w:sz="4" w:space="0" w:color="auto"/>
            </w:tcBorders>
            <w:vAlign w:val="center"/>
          </w:tcPr>
          <w:p w14:paraId="24793DC7" w14:textId="77777777" w:rsidR="00713B2B" w:rsidRDefault="00713B2B">
            <w:pPr>
              <w:jc w:val="center"/>
              <w:rPr>
                <w:rFonts w:ascii="Times New Roman" w:eastAsia="SimSun" w:hAnsi="Times New Roman" w:cs="Times New Roman"/>
                <w:szCs w:val="21"/>
              </w:rPr>
            </w:pPr>
          </w:p>
        </w:tc>
        <w:tc>
          <w:tcPr>
            <w:tcW w:w="896" w:type="dxa"/>
            <w:tcBorders>
              <w:top w:val="single" w:sz="4" w:space="0" w:color="auto"/>
              <w:bottom w:val="single" w:sz="4" w:space="0" w:color="auto"/>
            </w:tcBorders>
            <w:vAlign w:val="center"/>
          </w:tcPr>
          <w:p w14:paraId="5A43D056"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ATT</w:t>
            </w:r>
          </w:p>
        </w:tc>
        <w:tc>
          <w:tcPr>
            <w:tcW w:w="897" w:type="dxa"/>
            <w:tcBorders>
              <w:top w:val="single" w:sz="4" w:space="0" w:color="auto"/>
              <w:bottom w:val="single" w:sz="4" w:space="0" w:color="auto"/>
            </w:tcBorders>
            <w:vAlign w:val="center"/>
          </w:tcPr>
          <w:p w14:paraId="769C534C"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IN</w:t>
            </w:r>
          </w:p>
        </w:tc>
        <w:tc>
          <w:tcPr>
            <w:tcW w:w="896" w:type="dxa"/>
            <w:tcBorders>
              <w:top w:val="single" w:sz="4" w:space="0" w:color="auto"/>
              <w:bottom w:val="single" w:sz="4" w:space="0" w:color="auto"/>
            </w:tcBorders>
            <w:vAlign w:val="center"/>
          </w:tcPr>
          <w:p w14:paraId="66348591"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IP</w:t>
            </w:r>
          </w:p>
        </w:tc>
        <w:tc>
          <w:tcPr>
            <w:tcW w:w="897" w:type="dxa"/>
            <w:tcBorders>
              <w:top w:val="single" w:sz="4" w:space="0" w:color="auto"/>
              <w:bottom w:val="single" w:sz="4" w:space="0" w:color="auto"/>
            </w:tcBorders>
            <w:vAlign w:val="center"/>
          </w:tcPr>
          <w:p w14:paraId="07F4E85E"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PBC</w:t>
            </w:r>
          </w:p>
        </w:tc>
        <w:tc>
          <w:tcPr>
            <w:tcW w:w="897" w:type="dxa"/>
            <w:tcBorders>
              <w:top w:val="single" w:sz="4" w:space="0" w:color="auto"/>
              <w:bottom w:val="single" w:sz="4" w:space="0" w:color="auto"/>
            </w:tcBorders>
            <w:vAlign w:val="center"/>
          </w:tcPr>
          <w:p w14:paraId="598305B6"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RB</w:t>
            </w:r>
          </w:p>
        </w:tc>
        <w:tc>
          <w:tcPr>
            <w:tcW w:w="896" w:type="dxa"/>
            <w:tcBorders>
              <w:top w:val="single" w:sz="4" w:space="0" w:color="auto"/>
              <w:bottom w:val="single" w:sz="4" w:space="0" w:color="auto"/>
            </w:tcBorders>
            <w:vAlign w:val="center"/>
          </w:tcPr>
          <w:p w14:paraId="127EED5D"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RI</w:t>
            </w:r>
          </w:p>
        </w:tc>
        <w:tc>
          <w:tcPr>
            <w:tcW w:w="897" w:type="dxa"/>
            <w:tcBorders>
              <w:top w:val="single" w:sz="4" w:space="0" w:color="auto"/>
              <w:bottom w:val="single" w:sz="4" w:space="0" w:color="auto"/>
            </w:tcBorders>
            <w:vAlign w:val="center"/>
          </w:tcPr>
          <w:p w14:paraId="2A64BEE3"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FC</w:t>
            </w:r>
          </w:p>
        </w:tc>
        <w:tc>
          <w:tcPr>
            <w:tcW w:w="897" w:type="dxa"/>
            <w:tcBorders>
              <w:top w:val="single" w:sz="4" w:space="0" w:color="auto"/>
              <w:bottom w:val="single" w:sz="4" w:space="0" w:color="auto"/>
            </w:tcBorders>
            <w:vAlign w:val="center"/>
          </w:tcPr>
          <w:p w14:paraId="75FBC37B"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SN</w:t>
            </w:r>
          </w:p>
        </w:tc>
      </w:tr>
      <w:tr w:rsidR="00713B2B" w14:paraId="5DFB858D" w14:textId="77777777">
        <w:trPr>
          <w:trHeight w:val="395"/>
          <w:jc w:val="center"/>
        </w:trPr>
        <w:tc>
          <w:tcPr>
            <w:tcW w:w="1044" w:type="dxa"/>
            <w:tcBorders>
              <w:top w:val="single" w:sz="4" w:space="0" w:color="auto"/>
            </w:tcBorders>
            <w:vAlign w:val="center"/>
          </w:tcPr>
          <w:p w14:paraId="1FE1380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ATT1</w:t>
            </w:r>
          </w:p>
        </w:tc>
        <w:tc>
          <w:tcPr>
            <w:tcW w:w="896" w:type="dxa"/>
            <w:tcBorders>
              <w:top w:val="single" w:sz="4" w:space="0" w:color="auto"/>
            </w:tcBorders>
            <w:vAlign w:val="center"/>
          </w:tcPr>
          <w:p w14:paraId="1E2E6850"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0.871</w:t>
            </w:r>
          </w:p>
        </w:tc>
        <w:tc>
          <w:tcPr>
            <w:tcW w:w="897" w:type="dxa"/>
            <w:tcBorders>
              <w:top w:val="single" w:sz="4" w:space="0" w:color="auto"/>
            </w:tcBorders>
            <w:vAlign w:val="center"/>
          </w:tcPr>
          <w:p w14:paraId="756498C1"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0.473</w:t>
            </w:r>
          </w:p>
        </w:tc>
        <w:tc>
          <w:tcPr>
            <w:tcW w:w="896" w:type="dxa"/>
            <w:tcBorders>
              <w:top w:val="single" w:sz="4" w:space="0" w:color="auto"/>
            </w:tcBorders>
            <w:vAlign w:val="center"/>
          </w:tcPr>
          <w:p w14:paraId="2F45203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0.431</w:t>
            </w:r>
          </w:p>
        </w:tc>
        <w:tc>
          <w:tcPr>
            <w:tcW w:w="897" w:type="dxa"/>
            <w:tcBorders>
              <w:top w:val="single" w:sz="4" w:space="0" w:color="auto"/>
            </w:tcBorders>
            <w:vAlign w:val="center"/>
          </w:tcPr>
          <w:p w14:paraId="09F0F03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0.574</w:t>
            </w:r>
          </w:p>
        </w:tc>
        <w:tc>
          <w:tcPr>
            <w:tcW w:w="897" w:type="dxa"/>
            <w:tcBorders>
              <w:top w:val="single" w:sz="4" w:space="0" w:color="auto"/>
            </w:tcBorders>
            <w:vAlign w:val="center"/>
          </w:tcPr>
          <w:p w14:paraId="7B3C1D7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0.289</w:t>
            </w:r>
          </w:p>
        </w:tc>
        <w:tc>
          <w:tcPr>
            <w:tcW w:w="896" w:type="dxa"/>
            <w:tcBorders>
              <w:top w:val="single" w:sz="4" w:space="0" w:color="auto"/>
            </w:tcBorders>
            <w:vAlign w:val="center"/>
          </w:tcPr>
          <w:p w14:paraId="4C43FE0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0.578</w:t>
            </w:r>
          </w:p>
        </w:tc>
        <w:tc>
          <w:tcPr>
            <w:tcW w:w="897" w:type="dxa"/>
            <w:tcBorders>
              <w:top w:val="single" w:sz="4" w:space="0" w:color="auto"/>
            </w:tcBorders>
            <w:vAlign w:val="center"/>
          </w:tcPr>
          <w:p w14:paraId="6775469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0.639</w:t>
            </w:r>
          </w:p>
        </w:tc>
        <w:tc>
          <w:tcPr>
            <w:tcW w:w="897" w:type="dxa"/>
            <w:tcBorders>
              <w:top w:val="single" w:sz="4" w:space="0" w:color="auto"/>
            </w:tcBorders>
            <w:vAlign w:val="center"/>
          </w:tcPr>
          <w:p w14:paraId="19229003"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0.54</w:t>
            </w:r>
          </w:p>
        </w:tc>
      </w:tr>
      <w:tr w:rsidR="00713B2B" w14:paraId="743F7EDC" w14:textId="77777777">
        <w:trPr>
          <w:trHeight w:val="395"/>
          <w:jc w:val="center"/>
        </w:trPr>
        <w:tc>
          <w:tcPr>
            <w:tcW w:w="1044" w:type="dxa"/>
            <w:vAlign w:val="center"/>
          </w:tcPr>
          <w:p w14:paraId="153F507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ATT2</w:t>
            </w:r>
          </w:p>
        </w:tc>
        <w:tc>
          <w:tcPr>
            <w:tcW w:w="896" w:type="dxa"/>
            <w:vAlign w:val="center"/>
          </w:tcPr>
          <w:p w14:paraId="38FF6BDB"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0.917</w:t>
            </w:r>
          </w:p>
        </w:tc>
        <w:tc>
          <w:tcPr>
            <w:tcW w:w="897" w:type="dxa"/>
            <w:vAlign w:val="center"/>
          </w:tcPr>
          <w:p w14:paraId="39D97CF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0.54</w:t>
            </w:r>
          </w:p>
        </w:tc>
        <w:tc>
          <w:tcPr>
            <w:tcW w:w="896" w:type="dxa"/>
            <w:vAlign w:val="center"/>
          </w:tcPr>
          <w:p w14:paraId="679CB3E0"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0.537</w:t>
            </w:r>
          </w:p>
        </w:tc>
        <w:tc>
          <w:tcPr>
            <w:tcW w:w="897" w:type="dxa"/>
            <w:vAlign w:val="center"/>
          </w:tcPr>
          <w:p w14:paraId="01AD7A8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0.676</w:t>
            </w:r>
          </w:p>
        </w:tc>
        <w:tc>
          <w:tcPr>
            <w:tcW w:w="897" w:type="dxa"/>
            <w:vAlign w:val="center"/>
          </w:tcPr>
          <w:p w14:paraId="77428B4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0.354</w:t>
            </w:r>
          </w:p>
        </w:tc>
        <w:tc>
          <w:tcPr>
            <w:tcW w:w="896" w:type="dxa"/>
            <w:vAlign w:val="center"/>
          </w:tcPr>
          <w:p w14:paraId="4EE6BEE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0.718</w:t>
            </w:r>
          </w:p>
        </w:tc>
        <w:tc>
          <w:tcPr>
            <w:tcW w:w="897" w:type="dxa"/>
            <w:vAlign w:val="center"/>
          </w:tcPr>
          <w:p w14:paraId="05374C43"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0.648</w:t>
            </w:r>
          </w:p>
        </w:tc>
        <w:tc>
          <w:tcPr>
            <w:tcW w:w="897" w:type="dxa"/>
            <w:vAlign w:val="center"/>
          </w:tcPr>
          <w:p w14:paraId="357568BA"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0.671</w:t>
            </w:r>
          </w:p>
        </w:tc>
      </w:tr>
      <w:tr w:rsidR="00713B2B" w14:paraId="067766BF" w14:textId="77777777">
        <w:trPr>
          <w:trHeight w:val="395"/>
          <w:jc w:val="center"/>
        </w:trPr>
        <w:tc>
          <w:tcPr>
            <w:tcW w:w="1044" w:type="dxa"/>
            <w:vAlign w:val="center"/>
          </w:tcPr>
          <w:p w14:paraId="42F2AF3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ATT3</w:t>
            </w:r>
          </w:p>
        </w:tc>
        <w:tc>
          <w:tcPr>
            <w:tcW w:w="896" w:type="dxa"/>
            <w:vAlign w:val="center"/>
          </w:tcPr>
          <w:p w14:paraId="73389D08"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0.809</w:t>
            </w:r>
          </w:p>
        </w:tc>
        <w:tc>
          <w:tcPr>
            <w:tcW w:w="897" w:type="dxa"/>
            <w:vAlign w:val="center"/>
          </w:tcPr>
          <w:p w14:paraId="5DED23C1"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0.507</w:t>
            </w:r>
          </w:p>
        </w:tc>
        <w:tc>
          <w:tcPr>
            <w:tcW w:w="896" w:type="dxa"/>
            <w:vAlign w:val="center"/>
          </w:tcPr>
          <w:p w14:paraId="6D819A06"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0.53</w:t>
            </w:r>
          </w:p>
        </w:tc>
        <w:tc>
          <w:tcPr>
            <w:tcW w:w="897" w:type="dxa"/>
            <w:vAlign w:val="center"/>
          </w:tcPr>
          <w:p w14:paraId="1FFEBC23"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0.622</w:t>
            </w:r>
          </w:p>
        </w:tc>
        <w:tc>
          <w:tcPr>
            <w:tcW w:w="897" w:type="dxa"/>
            <w:vAlign w:val="center"/>
          </w:tcPr>
          <w:p w14:paraId="0A844A2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0.363</w:t>
            </w:r>
          </w:p>
        </w:tc>
        <w:tc>
          <w:tcPr>
            <w:tcW w:w="896" w:type="dxa"/>
            <w:vAlign w:val="center"/>
          </w:tcPr>
          <w:p w14:paraId="101E9AC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0.745</w:t>
            </w:r>
          </w:p>
        </w:tc>
        <w:tc>
          <w:tcPr>
            <w:tcW w:w="897" w:type="dxa"/>
            <w:vAlign w:val="center"/>
          </w:tcPr>
          <w:p w14:paraId="0124BCD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0.555</w:t>
            </w:r>
          </w:p>
        </w:tc>
        <w:tc>
          <w:tcPr>
            <w:tcW w:w="897" w:type="dxa"/>
            <w:vAlign w:val="center"/>
          </w:tcPr>
          <w:p w14:paraId="796DDAF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0.594</w:t>
            </w:r>
          </w:p>
        </w:tc>
      </w:tr>
      <w:tr w:rsidR="00713B2B" w14:paraId="25E7EBC9" w14:textId="77777777">
        <w:trPr>
          <w:trHeight w:val="395"/>
          <w:jc w:val="center"/>
        </w:trPr>
        <w:tc>
          <w:tcPr>
            <w:tcW w:w="1044" w:type="dxa"/>
            <w:vAlign w:val="center"/>
          </w:tcPr>
          <w:p w14:paraId="2DAD610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ATT4</w:t>
            </w:r>
          </w:p>
        </w:tc>
        <w:tc>
          <w:tcPr>
            <w:tcW w:w="896" w:type="dxa"/>
            <w:vAlign w:val="center"/>
          </w:tcPr>
          <w:p w14:paraId="6F6F8FB2"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0.872</w:t>
            </w:r>
          </w:p>
        </w:tc>
        <w:tc>
          <w:tcPr>
            <w:tcW w:w="897" w:type="dxa"/>
            <w:vAlign w:val="center"/>
          </w:tcPr>
          <w:p w14:paraId="25E8972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0.486</w:t>
            </w:r>
          </w:p>
        </w:tc>
        <w:tc>
          <w:tcPr>
            <w:tcW w:w="896" w:type="dxa"/>
            <w:vAlign w:val="center"/>
          </w:tcPr>
          <w:p w14:paraId="66FC686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0.447</w:t>
            </w:r>
          </w:p>
        </w:tc>
        <w:tc>
          <w:tcPr>
            <w:tcW w:w="897" w:type="dxa"/>
            <w:vAlign w:val="center"/>
          </w:tcPr>
          <w:p w14:paraId="7C3DDCB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0.636</w:t>
            </w:r>
          </w:p>
        </w:tc>
        <w:tc>
          <w:tcPr>
            <w:tcW w:w="897" w:type="dxa"/>
            <w:vAlign w:val="center"/>
          </w:tcPr>
          <w:p w14:paraId="6C49DD4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0.323</w:t>
            </w:r>
          </w:p>
        </w:tc>
        <w:tc>
          <w:tcPr>
            <w:tcW w:w="896" w:type="dxa"/>
            <w:vAlign w:val="center"/>
          </w:tcPr>
          <w:p w14:paraId="68BBDE6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0.609</w:t>
            </w:r>
          </w:p>
        </w:tc>
        <w:tc>
          <w:tcPr>
            <w:tcW w:w="897" w:type="dxa"/>
            <w:vAlign w:val="center"/>
          </w:tcPr>
          <w:p w14:paraId="0A5063B3"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0.652</w:t>
            </w:r>
          </w:p>
        </w:tc>
        <w:tc>
          <w:tcPr>
            <w:tcW w:w="897" w:type="dxa"/>
            <w:vAlign w:val="center"/>
          </w:tcPr>
          <w:p w14:paraId="490D7FA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0.528</w:t>
            </w:r>
          </w:p>
        </w:tc>
      </w:tr>
      <w:tr w:rsidR="00713B2B" w14:paraId="1C5E9CFF" w14:textId="77777777">
        <w:trPr>
          <w:trHeight w:val="395"/>
          <w:jc w:val="center"/>
        </w:trPr>
        <w:tc>
          <w:tcPr>
            <w:tcW w:w="1044" w:type="dxa"/>
            <w:vAlign w:val="center"/>
          </w:tcPr>
          <w:p w14:paraId="4D4D52F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IN1</w:t>
            </w:r>
          </w:p>
        </w:tc>
        <w:tc>
          <w:tcPr>
            <w:tcW w:w="896" w:type="dxa"/>
            <w:vAlign w:val="center"/>
          </w:tcPr>
          <w:p w14:paraId="2A758D00"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0.527</w:t>
            </w:r>
          </w:p>
        </w:tc>
        <w:tc>
          <w:tcPr>
            <w:tcW w:w="897" w:type="dxa"/>
            <w:vAlign w:val="center"/>
          </w:tcPr>
          <w:p w14:paraId="7AAF11B6"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0.839</w:t>
            </w:r>
          </w:p>
        </w:tc>
        <w:tc>
          <w:tcPr>
            <w:tcW w:w="896" w:type="dxa"/>
            <w:vAlign w:val="center"/>
          </w:tcPr>
          <w:p w14:paraId="294775B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0.367</w:t>
            </w:r>
          </w:p>
        </w:tc>
        <w:tc>
          <w:tcPr>
            <w:tcW w:w="897" w:type="dxa"/>
            <w:vAlign w:val="center"/>
          </w:tcPr>
          <w:p w14:paraId="357BDE66"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0.499</w:t>
            </w:r>
          </w:p>
        </w:tc>
        <w:tc>
          <w:tcPr>
            <w:tcW w:w="897" w:type="dxa"/>
            <w:vAlign w:val="center"/>
          </w:tcPr>
          <w:p w14:paraId="6C0FBEA0"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0.244</w:t>
            </w:r>
          </w:p>
        </w:tc>
        <w:tc>
          <w:tcPr>
            <w:tcW w:w="896" w:type="dxa"/>
            <w:vAlign w:val="center"/>
          </w:tcPr>
          <w:p w14:paraId="3310FC9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0.45</w:t>
            </w:r>
          </w:p>
        </w:tc>
        <w:tc>
          <w:tcPr>
            <w:tcW w:w="897" w:type="dxa"/>
            <w:vAlign w:val="center"/>
          </w:tcPr>
          <w:p w14:paraId="2DB6AEB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0.521</w:t>
            </w:r>
          </w:p>
        </w:tc>
        <w:tc>
          <w:tcPr>
            <w:tcW w:w="897" w:type="dxa"/>
            <w:vAlign w:val="center"/>
          </w:tcPr>
          <w:p w14:paraId="545A042A"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0.465</w:t>
            </w:r>
          </w:p>
        </w:tc>
      </w:tr>
      <w:tr w:rsidR="00713B2B" w14:paraId="52189255" w14:textId="77777777">
        <w:trPr>
          <w:trHeight w:val="395"/>
          <w:jc w:val="center"/>
        </w:trPr>
        <w:tc>
          <w:tcPr>
            <w:tcW w:w="1044" w:type="dxa"/>
            <w:vAlign w:val="center"/>
          </w:tcPr>
          <w:p w14:paraId="74B99F0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IN2</w:t>
            </w:r>
          </w:p>
        </w:tc>
        <w:tc>
          <w:tcPr>
            <w:tcW w:w="896" w:type="dxa"/>
            <w:vAlign w:val="center"/>
          </w:tcPr>
          <w:p w14:paraId="1016B8D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0.486</w:t>
            </w:r>
          </w:p>
        </w:tc>
        <w:tc>
          <w:tcPr>
            <w:tcW w:w="897" w:type="dxa"/>
            <w:vAlign w:val="center"/>
          </w:tcPr>
          <w:p w14:paraId="52BD0BB5"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0.868</w:t>
            </w:r>
          </w:p>
        </w:tc>
        <w:tc>
          <w:tcPr>
            <w:tcW w:w="896" w:type="dxa"/>
            <w:vAlign w:val="center"/>
          </w:tcPr>
          <w:p w14:paraId="3976FA2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0.419</w:t>
            </w:r>
          </w:p>
        </w:tc>
        <w:tc>
          <w:tcPr>
            <w:tcW w:w="897" w:type="dxa"/>
            <w:vAlign w:val="center"/>
          </w:tcPr>
          <w:p w14:paraId="24680E2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w:t>
            </w:r>
          </w:p>
        </w:tc>
        <w:tc>
          <w:tcPr>
            <w:tcW w:w="897" w:type="dxa"/>
            <w:vAlign w:val="center"/>
          </w:tcPr>
          <w:p w14:paraId="46F4A3E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0.322</w:t>
            </w:r>
          </w:p>
        </w:tc>
        <w:tc>
          <w:tcPr>
            <w:tcW w:w="896" w:type="dxa"/>
            <w:vAlign w:val="center"/>
          </w:tcPr>
          <w:p w14:paraId="32416AD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0.484</w:t>
            </w:r>
          </w:p>
        </w:tc>
        <w:tc>
          <w:tcPr>
            <w:tcW w:w="897" w:type="dxa"/>
            <w:vAlign w:val="center"/>
          </w:tcPr>
          <w:p w14:paraId="12AC158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0.461</w:t>
            </w:r>
          </w:p>
        </w:tc>
        <w:tc>
          <w:tcPr>
            <w:tcW w:w="897" w:type="dxa"/>
            <w:vAlign w:val="center"/>
          </w:tcPr>
          <w:p w14:paraId="6EC336C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0.449</w:t>
            </w:r>
          </w:p>
        </w:tc>
      </w:tr>
      <w:tr w:rsidR="00713B2B" w14:paraId="0544B5BF" w14:textId="77777777">
        <w:trPr>
          <w:trHeight w:val="395"/>
          <w:jc w:val="center"/>
        </w:trPr>
        <w:tc>
          <w:tcPr>
            <w:tcW w:w="1044" w:type="dxa"/>
            <w:vAlign w:val="center"/>
          </w:tcPr>
          <w:p w14:paraId="13B2A96A"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IN3</w:t>
            </w:r>
          </w:p>
        </w:tc>
        <w:tc>
          <w:tcPr>
            <w:tcW w:w="896" w:type="dxa"/>
            <w:vAlign w:val="center"/>
          </w:tcPr>
          <w:p w14:paraId="4819F583"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0.466</w:t>
            </w:r>
          </w:p>
        </w:tc>
        <w:tc>
          <w:tcPr>
            <w:tcW w:w="897" w:type="dxa"/>
            <w:vAlign w:val="center"/>
          </w:tcPr>
          <w:p w14:paraId="26EC90A9"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0.747</w:t>
            </w:r>
          </w:p>
        </w:tc>
        <w:tc>
          <w:tcPr>
            <w:tcW w:w="896" w:type="dxa"/>
            <w:vAlign w:val="center"/>
          </w:tcPr>
          <w:p w14:paraId="5C7676B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0.303</w:t>
            </w:r>
          </w:p>
        </w:tc>
        <w:tc>
          <w:tcPr>
            <w:tcW w:w="897" w:type="dxa"/>
            <w:vAlign w:val="center"/>
          </w:tcPr>
          <w:p w14:paraId="47B523B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0.403</w:t>
            </w:r>
          </w:p>
        </w:tc>
        <w:tc>
          <w:tcPr>
            <w:tcW w:w="897" w:type="dxa"/>
            <w:vAlign w:val="center"/>
          </w:tcPr>
          <w:p w14:paraId="0B283080"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0.182</w:t>
            </w:r>
          </w:p>
        </w:tc>
        <w:tc>
          <w:tcPr>
            <w:tcW w:w="896" w:type="dxa"/>
            <w:vAlign w:val="center"/>
          </w:tcPr>
          <w:p w14:paraId="1FD94C2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0.339</w:t>
            </w:r>
          </w:p>
        </w:tc>
        <w:tc>
          <w:tcPr>
            <w:tcW w:w="897" w:type="dxa"/>
            <w:vAlign w:val="center"/>
          </w:tcPr>
          <w:p w14:paraId="6E4A7F9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0.555</w:t>
            </w:r>
          </w:p>
        </w:tc>
        <w:tc>
          <w:tcPr>
            <w:tcW w:w="897" w:type="dxa"/>
            <w:vAlign w:val="center"/>
          </w:tcPr>
          <w:p w14:paraId="3B0D38B1"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0.397</w:t>
            </w:r>
          </w:p>
        </w:tc>
      </w:tr>
      <w:tr w:rsidR="00713B2B" w14:paraId="3FED55D6" w14:textId="77777777">
        <w:trPr>
          <w:trHeight w:val="395"/>
          <w:jc w:val="center"/>
        </w:trPr>
        <w:tc>
          <w:tcPr>
            <w:tcW w:w="1044" w:type="dxa"/>
            <w:vAlign w:val="center"/>
          </w:tcPr>
          <w:p w14:paraId="37FD12E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IN4</w:t>
            </w:r>
          </w:p>
        </w:tc>
        <w:tc>
          <w:tcPr>
            <w:tcW w:w="896" w:type="dxa"/>
            <w:vAlign w:val="center"/>
          </w:tcPr>
          <w:p w14:paraId="02CA78A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0.432</w:t>
            </w:r>
          </w:p>
        </w:tc>
        <w:tc>
          <w:tcPr>
            <w:tcW w:w="897" w:type="dxa"/>
            <w:vAlign w:val="center"/>
          </w:tcPr>
          <w:p w14:paraId="2C82EDD1"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0.798</w:t>
            </w:r>
          </w:p>
        </w:tc>
        <w:tc>
          <w:tcPr>
            <w:tcW w:w="896" w:type="dxa"/>
            <w:vAlign w:val="center"/>
          </w:tcPr>
          <w:p w14:paraId="35EA344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0.407</w:t>
            </w:r>
          </w:p>
        </w:tc>
        <w:tc>
          <w:tcPr>
            <w:tcW w:w="897" w:type="dxa"/>
            <w:vAlign w:val="center"/>
          </w:tcPr>
          <w:p w14:paraId="74E4985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0.429</w:t>
            </w:r>
          </w:p>
        </w:tc>
        <w:tc>
          <w:tcPr>
            <w:tcW w:w="897" w:type="dxa"/>
            <w:vAlign w:val="center"/>
          </w:tcPr>
          <w:p w14:paraId="00B4B71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0.35</w:t>
            </w:r>
          </w:p>
        </w:tc>
        <w:tc>
          <w:tcPr>
            <w:tcW w:w="896" w:type="dxa"/>
            <w:vAlign w:val="center"/>
          </w:tcPr>
          <w:p w14:paraId="2FE1C341"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0.542</w:t>
            </w:r>
          </w:p>
        </w:tc>
        <w:tc>
          <w:tcPr>
            <w:tcW w:w="897" w:type="dxa"/>
            <w:vAlign w:val="center"/>
          </w:tcPr>
          <w:p w14:paraId="030C67CA"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0.413</w:t>
            </w:r>
          </w:p>
        </w:tc>
        <w:tc>
          <w:tcPr>
            <w:tcW w:w="897" w:type="dxa"/>
            <w:vAlign w:val="center"/>
          </w:tcPr>
          <w:p w14:paraId="0DF660D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0.427</w:t>
            </w:r>
          </w:p>
        </w:tc>
      </w:tr>
      <w:tr w:rsidR="00713B2B" w14:paraId="7CA9DC00" w14:textId="77777777">
        <w:trPr>
          <w:trHeight w:val="395"/>
          <w:jc w:val="center"/>
        </w:trPr>
        <w:tc>
          <w:tcPr>
            <w:tcW w:w="1044" w:type="dxa"/>
            <w:vAlign w:val="center"/>
          </w:tcPr>
          <w:p w14:paraId="0F02B70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IP1</w:t>
            </w:r>
          </w:p>
        </w:tc>
        <w:tc>
          <w:tcPr>
            <w:tcW w:w="896" w:type="dxa"/>
            <w:vAlign w:val="center"/>
          </w:tcPr>
          <w:p w14:paraId="7634D6F1"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w:t>
            </w:r>
          </w:p>
        </w:tc>
        <w:tc>
          <w:tcPr>
            <w:tcW w:w="897" w:type="dxa"/>
            <w:vAlign w:val="center"/>
          </w:tcPr>
          <w:p w14:paraId="6426D35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0.497</w:t>
            </w:r>
          </w:p>
        </w:tc>
        <w:tc>
          <w:tcPr>
            <w:tcW w:w="896" w:type="dxa"/>
            <w:vAlign w:val="center"/>
          </w:tcPr>
          <w:p w14:paraId="40875B58"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0.751</w:t>
            </w:r>
          </w:p>
        </w:tc>
        <w:tc>
          <w:tcPr>
            <w:tcW w:w="897" w:type="dxa"/>
            <w:vAlign w:val="center"/>
          </w:tcPr>
          <w:p w14:paraId="23C8208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0.624</w:t>
            </w:r>
          </w:p>
        </w:tc>
        <w:tc>
          <w:tcPr>
            <w:tcW w:w="897" w:type="dxa"/>
            <w:vAlign w:val="center"/>
          </w:tcPr>
          <w:p w14:paraId="4F94A18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0.242</w:t>
            </w:r>
          </w:p>
        </w:tc>
        <w:tc>
          <w:tcPr>
            <w:tcW w:w="896" w:type="dxa"/>
            <w:vAlign w:val="center"/>
          </w:tcPr>
          <w:p w14:paraId="1406752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0.627</w:t>
            </w:r>
          </w:p>
        </w:tc>
        <w:tc>
          <w:tcPr>
            <w:tcW w:w="897" w:type="dxa"/>
            <w:vAlign w:val="center"/>
          </w:tcPr>
          <w:p w14:paraId="56C8B48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0.639</w:t>
            </w:r>
          </w:p>
        </w:tc>
        <w:tc>
          <w:tcPr>
            <w:tcW w:w="897" w:type="dxa"/>
            <w:vAlign w:val="center"/>
          </w:tcPr>
          <w:p w14:paraId="6CC27FB3"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0.548</w:t>
            </w:r>
          </w:p>
        </w:tc>
      </w:tr>
      <w:tr w:rsidR="00713B2B" w14:paraId="5A6C9C70" w14:textId="77777777">
        <w:trPr>
          <w:trHeight w:val="395"/>
          <w:jc w:val="center"/>
        </w:trPr>
        <w:tc>
          <w:tcPr>
            <w:tcW w:w="1044" w:type="dxa"/>
            <w:vAlign w:val="center"/>
          </w:tcPr>
          <w:p w14:paraId="1B69F47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IP2</w:t>
            </w:r>
          </w:p>
        </w:tc>
        <w:tc>
          <w:tcPr>
            <w:tcW w:w="896" w:type="dxa"/>
            <w:vAlign w:val="center"/>
          </w:tcPr>
          <w:p w14:paraId="4AD38A6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0.381</w:t>
            </w:r>
          </w:p>
        </w:tc>
        <w:tc>
          <w:tcPr>
            <w:tcW w:w="897" w:type="dxa"/>
            <w:vAlign w:val="center"/>
          </w:tcPr>
          <w:p w14:paraId="3071C58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0.364</w:t>
            </w:r>
          </w:p>
        </w:tc>
        <w:tc>
          <w:tcPr>
            <w:tcW w:w="896" w:type="dxa"/>
            <w:vAlign w:val="center"/>
          </w:tcPr>
          <w:p w14:paraId="17B458D0"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0.845</w:t>
            </w:r>
          </w:p>
        </w:tc>
        <w:tc>
          <w:tcPr>
            <w:tcW w:w="897" w:type="dxa"/>
            <w:vAlign w:val="center"/>
          </w:tcPr>
          <w:p w14:paraId="7CBFEBF1"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0.472</w:t>
            </w:r>
          </w:p>
        </w:tc>
        <w:tc>
          <w:tcPr>
            <w:tcW w:w="897" w:type="dxa"/>
            <w:vAlign w:val="center"/>
          </w:tcPr>
          <w:p w14:paraId="69CB683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0.381</w:t>
            </w:r>
          </w:p>
        </w:tc>
        <w:tc>
          <w:tcPr>
            <w:tcW w:w="896" w:type="dxa"/>
            <w:vAlign w:val="center"/>
          </w:tcPr>
          <w:p w14:paraId="3B6A2D4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0.497</w:t>
            </w:r>
          </w:p>
        </w:tc>
        <w:tc>
          <w:tcPr>
            <w:tcW w:w="897" w:type="dxa"/>
            <w:vAlign w:val="center"/>
          </w:tcPr>
          <w:p w14:paraId="7358873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0.336</w:t>
            </w:r>
          </w:p>
        </w:tc>
        <w:tc>
          <w:tcPr>
            <w:tcW w:w="897" w:type="dxa"/>
            <w:vAlign w:val="center"/>
          </w:tcPr>
          <w:p w14:paraId="264905B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0.418</w:t>
            </w:r>
          </w:p>
        </w:tc>
      </w:tr>
      <w:tr w:rsidR="00713B2B" w14:paraId="56427F65" w14:textId="77777777">
        <w:trPr>
          <w:trHeight w:val="395"/>
          <w:jc w:val="center"/>
        </w:trPr>
        <w:tc>
          <w:tcPr>
            <w:tcW w:w="1044" w:type="dxa"/>
            <w:vAlign w:val="center"/>
          </w:tcPr>
          <w:p w14:paraId="13BA4A8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IP3</w:t>
            </w:r>
          </w:p>
        </w:tc>
        <w:tc>
          <w:tcPr>
            <w:tcW w:w="896" w:type="dxa"/>
            <w:vAlign w:val="center"/>
          </w:tcPr>
          <w:p w14:paraId="6CCB0991"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0.418</w:t>
            </w:r>
          </w:p>
        </w:tc>
        <w:tc>
          <w:tcPr>
            <w:tcW w:w="897" w:type="dxa"/>
            <w:vAlign w:val="center"/>
          </w:tcPr>
          <w:p w14:paraId="443AF3AA"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0.345</w:t>
            </w:r>
          </w:p>
        </w:tc>
        <w:tc>
          <w:tcPr>
            <w:tcW w:w="896" w:type="dxa"/>
            <w:vAlign w:val="center"/>
          </w:tcPr>
          <w:p w14:paraId="24A2A17E"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0.871</w:t>
            </w:r>
          </w:p>
        </w:tc>
        <w:tc>
          <w:tcPr>
            <w:tcW w:w="897" w:type="dxa"/>
            <w:vAlign w:val="center"/>
          </w:tcPr>
          <w:p w14:paraId="0E1A255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0.501</w:t>
            </w:r>
          </w:p>
        </w:tc>
        <w:tc>
          <w:tcPr>
            <w:tcW w:w="897" w:type="dxa"/>
            <w:vAlign w:val="center"/>
          </w:tcPr>
          <w:p w14:paraId="1C17F1F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0.381</w:t>
            </w:r>
          </w:p>
        </w:tc>
        <w:tc>
          <w:tcPr>
            <w:tcW w:w="896" w:type="dxa"/>
            <w:vAlign w:val="center"/>
          </w:tcPr>
          <w:p w14:paraId="5DA99B3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0.53</w:t>
            </w:r>
          </w:p>
        </w:tc>
        <w:tc>
          <w:tcPr>
            <w:tcW w:w="897" w:type="dxa"/>
            <w:vAlign w:val="center"/>
          </w:tcPr>
          <w:p w14:paraId="4EB57A8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0.394</w:t>
            </w:r>
          </w:p>
        </w:tc>
        <w:tc>
          <w:tcPr>
            <w:tcW w:w="897" w:type="dxa"/>
            <w:vAlign w:val="center"/>
          </w:tcPr>
          <w:p w14:paraId="232B7C0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0.399</w:t>
            </w:r>
          </w:p>
        </w:tc>
      </w:tr>
      <w:tr w:rsidR="00713B2B" w14:paraId="7E71F075" w14:textId="77777777">
        <w:trPr>
          <w:trHeight w:val="395"/>
          <w:jc w:val="center"/>
        </w:trPr>
        <w:tc>
          <w:tcPr>
            <w:tcW w:w="1044" w:type="dxa"/>
            <w:vAlign w:val="center"/>
          </w:tcPr>
          <w:p w14:paraId="501E37E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IP4</w:t>
            </w:r>
          </w:p>
        </w:tc>
        <w:tc>
          <w:tcPr>
            <w:tcW w:w="896" w:type="dxa"/>
            <w:vAlign w:val="center"/>
          </w:tcPr>
          <w:p w14:paraId="3252AC0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0.489</w:t>
            </w:r>
          </w:p>
        </w:tc>
        <w:tc>
          <w:tcPr>
            <w:tcW w:w="897" w:type="dxa"/>
            <w:vAlign w:val="center"/>
          </w:tcPr>
          <w:p w14:paraId="289F251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0.352</w:t>
            </w:r>
          </w:p>
        </w:tc>
        <w:tc>
          <w:tcPr>
            <w:tcW w:w="896" w:type="dxa"/>
            <w:vAlign w:val="center"/>
          </w:tcPr>
          <w:p w14:paraId="7C5FEB27"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0.878</w:t>
            </w:r>
          </w:p>
        </w:tc>
        <w:tc>
          <w:tcPr>
            <w:tcW w:w="897" w:type="dxa"/>
            <w:vAlign w:val="center"/>
          </w:tcPr>
          <w:p w14:paraId="06CD2FA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0.573</w:t>
            </w:r>
          </w:p>
        </w:tc>
        <w:tc>
          <w:tcPr>
            <w:tcW w:w="897" w:type="dxa"/>
            <w:vAlign w:val="center"/>
          </w:tcPr>
          <w:p w14:paraId="08A9F68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0.359</w:t>
            </w:r>
          </w:p>
        </w:tc>
        <w:tc>
          <w:tcPr>
            <w:tcW w:w="896" w:type="dxa"/>
            <w:vAlign w:val="center"/>
          </w:tcPr>
          <w:p w14:paraId="7B628EB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0.573</w:t>
            </w:r>
          </w:p>
        </w:tc>
        <w:tc>
          <w:tcPr>
            <w:tcW w:w="897" w:type="dxa"/>
            <w:vAlign w:val="center"/>
          </w:tcPr>
          <w:p w14:paraId="0F0A4393"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0.501</w:t>
            </w:r>
          </w:p>
        </w:tc>
        <w:tc>
          <w:tcPr>
            <w:tcW w:w="897" w:type="dxa"/>
            <w:vAlign w:val="center"/>
          </w:tcPr>
          <w:p w14:paraId="17CF155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0.416</w:t>
            </w:r>
          </w:p>
        </w:tc>
      </w:tr>
      <w:tr w:rsidR="00713B2B" w14:paraId="00617B58" w14:textId="77777777">
        <w:trPr>
          <w:trHeight w:val="395"/>
          <w:jc w:val="center"/>
        </w:trPr>
        <w:tc>
          <w:tcPr>
            <w:tcW w:w="1044" w:type="dxa"/>
            <w:vAlign w:val="center"/>
          </w:tcPr>
          <w:p w14:paraId="7422BA80"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PBC1</w:t>
            </w:r>
          </w:p>
        </w:tc>
        <w:tc>
          <w:tcPr>
            <w:tcW w:w="896" w:type="dxa"/>
            <w:vAlign w:val="center"/>
          </w:tcPr>
          <w:p w14:paraId="7359C66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0.582</w:t>
            </w:r>
          </w:p>
        </w:tc>
        <w:tc>
          <w:tcPr>
            <w:tcW w:w="897" w:type="dxa"/>
            <w:vAlign w:val="center"/>
          </w:tcPr>
          <w:p w14:paraId="561D014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0.509</w:t>
            </w:r>
          </w:p>
        </w:tc>
        <w:tc>
          <w:tcPr>
            <w:tcW w:w="896" w:type="dxa"/>
            <w:vAlign w:val="center"/>
          </w:tcPr>
          <w:p w14:paraId="31C80DD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0.502</w:t>
            </w:r>
          </w:p>
        </w:tc>
        <w:tc>
          <w:tcPr>
            <w:tcW w:w="897" w:type="dxa"/>
            <w:vAlign w:val="center"/>
          </w:tcPr>
          <w:p w14:paraId="62C7B849"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0.788</w:t>
            </w:r>
          </w:p>
        </w:tc>
        <w:tc>
          <w:tcPr>
            <w:tcW w:w="897" w:type="dxa"/>
            <w:vAlign w:val="center"/>
          </w:tcPr>
          <w:p w14:paraId="22F5B7CA"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0.24</w:t>
            </w:r>
          </w:p>
        </w:tc>
        <w:tc>
          <w:tcPr>
            <w:tcW w:w="896" w:type="dxa"/>
            <w:vAlign w:val="center"/>
          </w:tcPr>
          <w:p w14:paraId="4798901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0.596</w:t>
            </w:r>
          </w:p>
        </w:tc>
        <w:tc>
          <w:tcPr>
            <w:tcW w:w="897" w:type="dxa"/>
            <w:vAlign w:val="center"/>
          </w:tcPr>
          <w:p w14:paraId="42DD3FD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0.568</w:t>
            </w:r>
          </w:p>
        </w:tc>
        <w:tc>
          <w:tcPr>
            <w:tcW w:w="897" w:type="dxa"/>
            <w:vAlign w:val="center"/>
          </w:tcPr>
          <w:p w14:paraId="3CE6E16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0.497</w:t>
            </w:r>
          </w:p>
        </w:tc>
      </w:tr>
      <w:tr w:rsidR="00713B2B" w14:paraId="5BDB99C1" w14:textId="77777777">
        <w:trPr>
          <w:trHeight w:val="395"/>
          <w:jc w:val="center"/>
        </w:trPr>
        <w:tc>
          <w:tcPr>
            <w:tcW w:w="1044" w:type="dxa"/>
            <w:vAlign w:val="center"/>
          </w:tcPr>
          <w:p w14:paraId="36C5936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PBC2</w:t>
            </w:r>
          </w:p>
        </w:tc>
        <w:tc>
          <w:tcPr>
            <w:tcW w:w="896" w:type="dxa"/>
            <w:vAlign w:val="center"/>
          </w:tcPr>
          <w:p w14:paraId="54B54F6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0.617</w:t>
            </w:r>
          </w:p>
        </w:tc>
        <w:tc>
          <w:tcPr>
            <w:tcW w:w="897" w:type="dxa"/>
            <w:vAlign w:val="center"/>
          </w:tcPr>
          <w:p w14:paraId="4AB4215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0.469</w:t>
            </w:r>
          </w:p>
        </w:tc>
        <w:tc>
          <w:tcPr>
            <w:tcW w:w="896" w:type="dxa"/>
            <w:vAlign w:val="center"/>
          </w:tcPr>
          <w:p w14:paraId="7B7021A1"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0.558</w:t>
            </w:r>
          </w:p>
        </w:tc>
        <w:tc>
          <w:tcPr>
            <w:tcW w:w="897" w:type="dxa"/>
            <w:vAlign w:val="center"/>
          </w:tcPr>
          <w:p w14:paraId="17C71693"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0.895</w:t>
            </w:r>
          </w:p>
        </w:tc>
        <w:tc>
          <w:tcPr>
            <w:tcW w:w="897" w:type="dxa"/>
            <w:vAlign w:val="center"/>
          </w:tcPr>
          <w:p w14:paraId="4BB9CD4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0.264</w:t>
            </w:r>
          </w:p>
        </w:tc>
        <w:tc>
          <w:tcPr>
            <w:tcW w:w="896" w:type="dxa"/>
            <w:vAlign w:val="center"/>
          </w:tcPr>
          <w:p w14:paraId="32043E3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0.678</w:t>
            </w:r>
          </w:p>
        </w:tc>
        <w:tc>
          <w:tcPr>
            <w:tcW w:w="897" w:type="dxa"/>
            <w:vAlign w:val="center"/>
          </w:tcPr>
          <w:p w14:paraId="67D454C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0.651</w:t>
            </w:r>
          </w:p>
        </w:tc>
        <w:tc>
          <w:tcPr>
            <w:tcW w:w="897" w:type="dxa"/>
            <w:vAlign w:val="center"/>
          </w:tcPr>
          <w:p w14:paraId="57C5D72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0.595</w:t>
            </w:r>
          </w:p>
        </w:tc>
      </w:tr>
      <w:tr w:rsidR="00713B2B" w14:paraId="17645654" w14:textId="77777777">
        <w:trPr>
          <w:trHeight w:val="395"/>
          <w:jc w:val="center"/>
        </w:trPr>
        <w:tc>
          <w:tcPr>
            <w:tcW w:w="1044" w:type="dxa"/>
            <w:vAlign w:val="center"/>
          </w:tcPr>
          <w:p w14:paraId="12A66FD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PBC3</w:t>
            </w:r>
          </w:p>
        </w:tc>
        <w:tc>
          <w:tcPr>
            <w:tcW w:w="896" w:type="dxa"/>
            <w:vAlign w:val="center"/>
          </w:tcPr>
          <w:p w14:paraId="161E103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0.611</w:t>
            </w:r>
          </w:p>
        </w:tc>
        <w:tc>
          <w:tcPr>
            <w:tcW w:w="897" w:type="dxa"/>
            <w:vAlign w:val="center"/>
          </w:tcPr>
          <w:p w14:paraId="1A6181F3"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0.483</w:t>
            </w:r>
          </w:p>
        </w:tc>
        <w:tc>
          <w:tcPr>
            <w:tcW w:w="896" w:type="dxa"/>
            <w:vAlign w:val="center"/>
          </w:tcPr>
          <w:p w14:paraId="29C30AF0"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0.59</w:t>
            </w:r>
          </w:p>
        </w:tc>
        <w:tc>
          <w:tcPr>
            <w:tcW w:w="897" w:type="dxa"/>
            <w:vAlign w:val="center"/>
          </w:tcPr>
          <w:p w14:paraId="3A8773DA"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0.857</w:t>
            </w:r>
          </w:p>
        </w:tc>
        <w:tc>
          <w:tcPr>
            <w:tcW w:w="897" w:type="dxa"/>
            <w:vAlign w:val="center"/>
          </w:tcPr>
          <w:p w14:paraId="797443CA"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0.39</w:t>
            </w:r>
          </w:p>
        </w:tc>
        <w:tc>
          <w:tcPr>
            <w:tcW w:w="896" w:type="dxa"/>
            <w:vAlign w:val="center"/>
          </w:tcPr>
          <w:p w14:paraId="7C59952A"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0.693</w:t>
            </w:r>
          </w:p>
        </w:tc>
        <w:tc>
          <w:tcPr>
            <w:tcW w:w="897" w:type="dxa"/>
            <w:vAlign w:val="center"/>
          </w:tcPr>
          <w:p w14:paraId="13BC64F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0.629</w:t>
            </w:r>
          </w:p>
        </w:tc>
        <w:tc>
          <w:tcPr>
            <w:tcW w:w="897" w:type="dxa"/>
            <w:vAlign w:val="center"/>
          </w:tcPr>
          <w:p w14:paraId="3D7A498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0.56</w:t>
            </w:r>
          </w:p>
        </w:tc>
      </w:tr>
      <w:tr w:rsidR="00713B2B" w14:paraId="19FEDECB" w14:textId="77777777">
        <w:trPr>
          <w:trHeight w:val="395"/>
          <w:jc w:val="center"/>
        </w:trPr>
        <w:tc>
          <w:tcPr>
            <w:tcW w:w="1044" w:type="dxa"/>
            <w:vAlign w:val="center"/>
          </w:tcPr>
          <w:p w14:paraId="7F509F8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lastRenderedPageBreak/>
              <w:t>PBC4</w:t>
            </w:r>
          </w:p>
        </w:tc>
        <w:tc>
          <w:tcPr>
            <w:tcW w:w="896" w:type="dxa"/>
            <w:vAlign w:val="center"/>
          </w:tcPr>
          <w:p w14:paraId="53048456"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0.644</w:t>
            </w:r>
          </w:p>
        </w:tc>
        <w:tc>
          <w:tcPr>
            <w:tcW w:w="897" w:type="dxa"/>
            <w:vAlign w:val="center"/>
          </w:tcPr>
          <w:p w14:paraId="6F55BAF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0.448</w:t>
            </w:r>
          </w:p>
        </w:tc>
        <w:tc>
          <w:tcPr>
            <w:tcW w:w="896" w:type="dxa"/>
            <w:vAlign w:val="center"/>
          </w:tcPr>
          <w:p w14:paraId="46F2B33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0.544</w:t>
            </w:r>
          </w:p>
        </w:tc>
        <w:tc>
          <w:tcPr>
            <w:tcW w:w="897" w:type="dxa"/>
            <w:vAlign w:val="center"/>
          </w:tcPr>
          <w:p w14:paraId="67D2B114"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0.836</w:t>
            </w:r>
          </w:p>
        </w:tc>
        <w:tc>
          <w:tcPr>
            <w:tcW w:w="897" w:type="dxa"/>
            <w:vAlign w:val="center"/>
          </w:tcPr>
          <w:p w14:paraId="18E0338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0.344</w:t>
            </w:r>
          </w:p>
        </w:tc>
        <w:tc>
          <w:tcPr>
            <w:tcW w:w="896" w:type="dxa"/>
            <w:vAlign w:val="center"/>
          </w:tcPr>
          <w:p w14:paraId="6C25345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0.686</w:t>
            </w:r>
          </w:p>
        </w:tc>
        <w:tc>
          <w:tcPr>
            <w:tcW w:w="897" w:type="dxa"/>
            <w:vAlign w:val="center"/>
          </w:tcPr>
          <w:p w14:paraId="6A557180"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0.64</w:t>
            </w:r>
          </w:p>
        </w:tc>
        <w:tc>
          <w:tcPr>
            <w:tcW w:w="897" w:type="dxa"/>
            <w:vAlign w:val="center"/>
          </w:tcPr>
          <w:p w14:paraId="6AF0266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0.578</w:t>
            </w:r>
          </w:p>
        </w:tc>
      </w:tr>
      <w:tr w:rsidR="00713B2B" w14:paraId="41F8F337" w14:textId="77777777">
        <w:trPr>
          <w:trHeight w:val="395"/>
          <w:jc w:val="center"/>
        </w:trPr>
        <w:tc>
          <w:tcPr>
            <w:tcW w:w="1044" w:type="dxa"/>
            <w:vAlign w:val="center"/>
          </w:tcPr>
          <w:p w14:paraId="61B5D86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RB1</w:t>
            </w:r>
          </w:p>
        </w:tc>
        <w:tc>
          <w:tcPr>
            <w:tcW w:w="896" w:type="dxa"/>
            <w:vAlign w:val="center"/>
          </w:tcPr>
          <w:p w14:paraId="183BCC46"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0.343</w:t>
            </w:r>
          </w:p>
        </w:tc>
        <w:tc>
          <w:tcPr>
            <w:tcW w:w="897" w:type="dxa"/>
            <w:vAlign w:val="center"/>
          </w:tcPr>
          <w:p w14:paraId="49185FA3"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0.319</w:t>
            </w:r>
          </w:p>
        </w:tc>
        <w:tc>
          <w:tcPr>
            <w:tcW w:w="896" w:type="dxa"/>
            <w:vAlign w:val="center"/>
          </w:tcPr>
          <w:p w14:paraId="4719D19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0.393</w:t>
            </w:r>
          </w:p>
        </w:tc>
        <w:tc>
          <w:tcPr>
            <w:tcW w:w="897" w:type="dxa"/>
            <w:vAlign w:val="center"/>
          </w:tcPr>
          <w:p w14:paraId="448B9FB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0.342</w:t>
            </w:r>
          </w:p>
        </w:tc>
        <w:tc>
          <w:tcPr>
            <w:tcW w:w="897" w:type="dxa"/>
            <w:vAlign w:val="center"/>
          </w:tcPr>
          <w:p w14:paraId="3B7A4ED3"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0.936</w:t>
            </w:r>
          </w:p>
        </w:tc>
        <w:tc>
          <w:tcPr>
            <w:tcW w:w="896" w:type="dxa"/>
            <w:vAlign w:val="center"/>
          </w:tcPr>
          <w:p w14:paraId="5E2EC25A"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0.417</w:t>
            </w:r>
          </w:p>
        </w:tc>
        <w:tc>
          <w:tcPr>
            <w:tcW w:w="897" w:type="dxa"/>
            <w:vAlign w:val="center"/>
          </w:tcPr>
          <w:p w14:paraId="42E2DE6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0.275</w:t>
            </w:r>
          </w:p>
        </w:tc>
        <w:tc>
          <w:tcPr>
            <w:tcW w:w="897" w:type="dxa"/>
            <w:vAlign w:val="center"/>
          </w:tcPr>
          <w:p w14:paraId="147AB18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0.251</w:t>
            </w:r>
          </w:p>
        </w:tc>
      </w:tr>
      <w:tr w:rsidR="00713B2B" w14:paraId="09A8B323" w14:textId="77777777">
        <w:trPr>
          <w:trHeight w:val="395"/>
          <w:jc w:val="center"/>
        </w:trPr>
        <w:tc>
          <w:tcPr>
            <w:tcW w:w="1044" w:type="dxa"/>
            <w:vAlign w:val="center"/>
          </w:tcPr>
          <w:p w14:paraId="06974BC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RB2</w:t>
            </w:r>
          </w:p>
        </w:tc>
        <w:tc>
          <w:tcPr>
            <w:tcW w:w="896" w:type="dxa"/>
            <w:vAlign w:val="center"/>
          </w:tcPr>
          <w:p w14:paraId="754350C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0.387</w:t>
            </w:r>
          </w:p>
        </w:tc>
        <w:tc>
          <w:tcPr>
            <w:tcW w:w="897" w:type="dxa"/>
            <w:vAlign w:val="center"/>
          </w:tcPr>
          <w:p w14:paraId="327FF98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0.343</w:t>
            </w:r>
          </w:p>
        </w:tc>
        <w:tc>
          <w:tcPr>
            <w:tcW w:w="896" w:type="dxa"/>
            <w:vAlign w:val="center"/>
          </w:tcPr>
          <w:p w14:paraId="7294924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0.387</w:t>
            </w:r>
          </w:p>
        </w:tc>
        <w:tc>
          <w:tcPr>
            <w:tcW w:w="897" w:type="dxa"/>
            <w:vAlign w:val="center"/>
          </w:tcPr>
          <w:p w14:paraId="48BC664A"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0.365</w:t>
            </w:r>
          </w:p>
        </w:tc>
        <w:tc>
          <w:tcPr>
            <w:tcW w:w="897" w:type="dxa"/>
            <w:vAlign w:val="center"/>
          </w:tcPr>
          <w:p w14:paraId="7EACFD38"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0.98</w:t>
            </w:r>
          </w:p>
        </w:tc>
        <w:tc>
          <w:tcPr>
            <w:tcW w:w="896" w:type="dxa"/>
            <w:vAlign w:val="center"/>
          </w:tcPr>
          <w:p w14:paraId="4D7B537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0.476</w:t>
            </w:r>
          </w:p>
        </w:tc>
        <w:tc>
          <w:tcPr>
            <w:tcW w:w="897" w:type="dxa"/>
            <w:vAlign w:val="center"/>
          </w:tcPr>
          <w:p w14:paraId="0F3DDB7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0.257</w:t>
            </w:r>
          </w:p>
        </w:tc>
        <w:tc>
          <w:tcPr>
            <w:tcW w:w="897" w:type="dxa"/>
            <w:vAlign w:val="center"/>
          </w:tcPr>
          <w:p w14:paraId="531938E6"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0.308</w:t>
            </w:r>
          </w:p>
        </w:tc>
      </w:tr>
      <w:tr w:rsidR="00713B2B" w14:paraId="1AA6D710" w14:textId="77777777">
        <w:trPr>
          <w:trHeight w:val="395"/>
          <w:jc w:val="center"/>
        </w:trPr>
        <w:tc>
          <w:tcPr>
            <w:tcW w:w="1044" w:type="dxa"/>
            <w:vAlign w:val="center"/>
          </w:tcPr>
          <w:p w14:paraId="27ED088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RB3</w:t>
            </w:r>
          </w:p>
        </w:tc>
        <w:tc>
          <w:tcPr>
            <w:tcW w:w="896" w:type="dxa"/>
            <w:vAlign w:val="center"/>
          </w:tcPr>
          <w:p w14:paraId="4B6DE3F6"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0.387</w:t>
            </w:r>
          </w:p>
        </w:tc>
        <w:tc>
          <w:tcPr>
            <w:tcW w:w="897" w:type="dxa"/>
            <w:vAlign w:val="center"/>
          </w:tcPr>
          <w:p w14:paraId="51CF2CE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0.349</w:t>
            </w:r>
          </w:p>
        </w:tc>
        <w:tc>
          <w:tcPr>
            <w:tcW w:w="896" w:type="dxa"/>
            <w:vAlign w:val="center"/>
          </w:tcPr>
          <w:p w14:paraId="13FB9B21"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0.396</w:t>
            </w:r>
          </w:p>
        </w:tc>
        <w:tc>
          <w:tcPr>
            <w:tcW w:w="897" w:type="dxa"/>
            <w:vAlign w:val="center"/>
          </w:tcPr>
          <w:p w14:paraId="367AED5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0.36</w:t>
            </w:r>
          </w:p>
        </w:tc>
        <w:tc>
          <w:tcPr>
            <w:tcW w:w="897" w:type="dxa"/>
            <w:vAlign w:val="center"/>
          </w:tcPr>
          <w:p w14:paraId="24F03731"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0.974</w:t>
            </w:r>
          </w:p>
        </w:tc>
        <w:tc>
          <w:tcPr>
            <w:tcW w:w="896" w:type="dxa"/>
            <w:vAlign w:val="center"/>
          </w:tcPr>
          <w:p w14:paraId="2E820DB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0.468</w:t>
            </w:r>
          </w:p>
        </w:tc>
        <w:tc>
          <w:tcPr>
            <w:tcW w:w="897" w:type="dxa"/>
            <w:vAlign w:val="center"/>
          </w:tcPr>
          <w:p w14:paraId="4E5436A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0.257</w:t>
            </w:r>
          </w:p>
        </w:tc>
        <w:tc>
          <w:tcPr>
            <w:tcW w:w="897" w:type="dxa"/>
            <w:vAlign w:val="center"/>
          </w:tcPr>
          <w:p w14:paraId="0FC1D8C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0.312</w:t>
            </w:r>
          </w:p>
        </w:tc>
      </w:tr>
      <w:tr w:rsidR="00713B2B" w14:paraId="6C418551" w14:textId="77777777">
        <w:trPr>
          <w:trHeight w:val="395"/>
          <w:jc w:val="center"/>
        </w:trPr>
        <w:tc>
          <w:tcPr>
            <w:tcW w:w="1044" w:type="dxa"/>
            <w:vAlign w:val="center"/>
          </w:tcPr>
          <w:p w14:paraId="0D95493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RI1</w:t>
            </w:r>
          </w:p>
        </w:tc>
        <w:tc>
          <w:tcPr>
            <w:tcW w:w="896" w:type="dxa"/>
            <w:vAlign w:val="center"/>
          </w:tcPr>
          <w:p w14:paraId="3325C87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0.69</w:t>
            </w:r>
          </w:p>
        </w:tc>
        <w:tc>
          <w:tcPr>
            <w:tcW w:w="897" w:type="dxa"/>
            <w:vAlign w:val="center"/>
          </w:tcPr>
          <w:p w14:paraId="4B88A47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0.487</w:t>
            </w:r>
          </w:p>
        </w:tc>
        <w:tc>
          <w:tcPr>
            <w:tcW w:w="896" w:type="dxa"/>
            <w:vAlign w:val="center"/>
          </w:tcPr>
          <w:p w14:paraId="541A799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0.659</w:t>
            </w:r>
          </w:p>
        </w:tc>
        <w:tc>
          <w:tcPr>
            <w:tcW w:w="897" w:type="dxa"/>
            <w:vAlign w:val="center"/>
          </w:tcPr>
          <w:p w14:paraId="16B87D11"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0.709</w:t>
            </w:r>
          </w:p>
        </w:tc>
        <w:tc>
          <w:tcPr>
            <w:tcW w:w="897" w:type="dxa"/>
            <w:vAlign w:val="center"/>
          </w:tcPr>
          <w:p w14:paraId="3EA2A06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0.456</w:t>
            </w:r>
          </w:p>
        </w:tc>
        <w:tc>
          <w:tcPr>
            <w:tcW w:w="896" w:type="dxa"/>
            <w:vAlign w:val="center"/>
          </w:tcPr>
          <w:p w14:paraId="7FF0AE90"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0.92</w:t>
            </w:r>
          </w:p>
        </w:tc>
        <w:tc>
          <w:tcPr>
            <w:tcW w:w="897" w:type="dxa"/>
            <w:vAlign w:val="center"/>
          </w:tcPr>
          <w:p w14:paraId="4F65C30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0.657</w:t>
            </w:r>
          </w:p>
        </w:tc>
        <w:tc>
          <w:tcPr>
            <w:tcW w:w="897" w:type="dxa"/>
            <w:vAlign w:val="center"/>
          </w:tcPr>
          <w:p w14:paraId="0DF788A3"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0.674</w:t>
            </w:r>
          </w:p>
        </w:tc>
      </w:tr>
      <w:tr w:rsidR="00713B2B" w14:paraId="5CB29F1B" w14:textId="77777777">
        <w:trPr>
          <w:trHeight w:val="395"/>
          <w:jc w:val="center"/>
        </w:trPr>
        <w:tc>
          <w:tcPr>
            <w:tcW w:w="1044" w:type="dxa"/>
            <w:vAlign w:val="center"/>
          </w:tcPr>
          <w:p w14:paraId="28A465C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RI2</w:t>
            </w:r>
          </w:p>
        </w:tc>
        <w:tc>
          <w:tcPr>
            <w:tcW w:w="896" w:type="dxa"/>
            <w:vAlign w:val="center"/>
          </w:tcPr>
          <w:p w14:paraId="45E1EFD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0.687</w:t>
            </w:r>
          </w:p>
        </w:tc>
        <w:tc>
          <w:tcPr>
            <w:tcW w:w="897" w:type="dxa"/>
            <w:vAlign w:val="center"/>
          </w:tcPr>
          <w:p w14:paraId="07BAF5C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0.532</w:t>
            </w:r>
          </w:p>
        </w:tc>
        <w:tc>
          <w:tcPr>
            <w:tcW w:w="896" w:type="dxa"/>
            <w:vAlign w:val="center"/>
          </w:tcPr>
          <w:p w14:paraId="2A74AC7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0.576</w:t>
            </w:r>
          </w:p>
        </w:tc>
        <w:tc>
          <w:tcPr>
            <w:tcW w:w="897" w:type="dxa"/>
            <w:vAlign w:val="center"/>
          </w:tcPr>
          <w:p w14:paraId="590A0A4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0.653</w:t>
            </w:r>
          </w:p>
        </w:tc>
        <w:tc>
          <w:tcPr>
            <w:tcW w:w="897" w:type="dxa"/>
            <w:vAlign w:val="center"/>
          </w:tcPr>
          <w:p w14:paraId="713941F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0.431</w:t>
            </w:r>
          </w:p>
        </w:tc>
        <w:tc>
          <w:tcPr>
            <w:tcW w:w="896" w:type="dxa"/>
            <w:vAlign w:val="center"/>
          </w:tcPr>
          <w:p w14:paraId="3CA3E04B"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0.892</w:t>
            </w:r>
          </w:p>
        </w:tc>
        <w:tc>
          <w:tcPr>
            <w:tcW w:w="897" w:type="dxa"/>
            <w:vAlign w:val="center"/>
          </w:tcPr>
          <w:p w14:paraId="75E06EF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0.573</w:t>
            </w:r>
          </w:p>
        </w:tc>
        <w:tc>
          <w:tcPr>
            <w:tcW w:w="897" w:type="dxa"/>
            <w:vAlign w:val="center"/>
          </w:tcPr>
          <w:p w14:paraId="3E0EE6A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0.597</w:t>
            </w:r>
          </w:p>
        </w:tc>
      </w:tr>
      <w:tr w:rsidR="00713B2B" w14:paraId="641EA328" w14:textId="77777777">
        <w:trPr>
          <w:trHeight w:val="395"/>
          <w:jc w:val="center"/>
        </w:trPr>
        <w:tc>
          <w:tcPr>
            <w:tcW w:w="1044" w:type="dxa"/>
            <w:vAlign w:val="center"/>
          </w:tcPr>
          <w:p w14:paraId="4B8EA8D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RI3</w:t>
            </w:r>
          </w:p>
        </w:tc>
        <w:tc>
          <w:tcPr>
            <w:tcW w:w="896" w:type="dxa"/>
            <w:vAlign w:val="center"/>
          </w:tcPr>
          <w:p w14:paraId="3AF1599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0.714</w:t>
            </w:r>
          </w:p>
        </w:tc>
        <w:tc>
          <w:tcPr>
            <w:tcW w:w="897" w:type="dxa"/>
            <w:vAlign w:val="center"/>
          </w:tcPr>
          <w:p w14:paraId="5806C2E1"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0.527</w:t>
            </w:r>
          </w:p>
        </w:tc>
        <w:tc>
          <w:tcPr>
            <w:tcW w:w="896" w:type="dxa"/>
            <w:vAlign w:val="center"/>
          </w:tcPr>
          <w:p w14:paraId="166F277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0.628</w:t>
            </w:r>
          </w:p>
        </w:tc>
        <w:tc>
          <w:tcPr>
            <w:tcW w:w="897" w:type="dxa"/>
            <w:vAlign w:val="center"/>
          </w:tcPr>
          <w:p w14:paraId="41494E5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0.773</w:t>
            </w:r>
          </w:p>
        </w:tc>
        <w:tc>
          <w:tcPr>
            <w:tcW w:w="897" w:type="dxa"/>
            <w:vAlign w:val="center"/>
          </w:tcPr>
          <w:p w14:paraId="344EC76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0.42</w:t>
            </w:r>
          </w:p>
        </w:tc>
        <w:tc>
          <w:tcPr>
            <w:tcW w:w="896" w:type="dxa"/>
            <w:vAlign w:val="center"/>
          </w:tcPr>
          <w:p w14:paraId="4D44A0EB"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0.94</w:t>
            </w:r>
          </w:p>
        </w:tc>
        <w:tc>
          <w:tcPr>
            <w:tcW w:w="897" w:type="dxa"/>
            <w:vAlign w:val="center"/>
          </w:tcPr>
          <w:p w14:paraId="5CDE43CA"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0.663</w:t>
            </w:r>
          </w:p>
        </w:tc>
        <w:tc>
          <w:tcPr>
            <w:tcW w:w="897" w:type="dxa"/>
            <w:vAlign w:val="center"/>
          </w:tcPr>
          <w:p w14:paraId="55DB963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0.686</w:t>
            </w:r>
          </w:p>
        </w:tc>
      </w:tr>
      <w:tr w:rsidR="00713B2B" w14:paraId="6902E536" w14:textId="77777777">
        <w:trPr>
          <w:trHeight w:val="395"/>
          <w:jc w:val="center"/>
        </w:trPr>
        <w:tc>
          <w:tcPr>
            <w:tcW w:w="1044" w:type="dxa"/>
            <w:vAlign w:val="center"/>
          </w:tcPr>
          <w:p w14:paraId="066613F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RI4</w:t>
            </w:r>
          </w:p>
        </w:tc>
        <w:tc>
          <w:tcPr>
            <w:tcW w:w="896" w:type="dxa"/>
            <w:vAlign w:val="center"/>
          </w:tcPr>
          <w:p w14:paraId="1517D94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0.733</w:t>
            </w:r>
          </w:p>
        </w:tc>
        <w:tc>
          <w:tcPr>
            <w:tcW w:w="897" w:type="dxa"/>
            <w:vAlign w:val="center"/>
          </w:tcPr>
          <w:p w14:paraId="4EF7FCC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0.54</w:t>
            </w:r>
          </w:p>
        </w:tc>
        <w:tc>
          <w:tcPr>
            <w:tcW w:w="896" w:type="dxa"/>
            <w:vAlign w:val="center"/>
          </w:tcPr>
          <w:p w14:paraId="1AA9DCD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0.571</w:t>
            </w:r>
          </w:p>
        </w:tc>
        <w:tc>
          <w:tcPr>
            <w:tcW w:w="897" w:type="dxa"/>
            <w:vAlign w:val="center"/>
          </w:tcPr>
          <w:p w14:paraId="018965C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0.735</w:t>
            </w:r>
          </w:p>
        </w:tc>
        <w:tc>
          <w:tcPr>
            <w:tcW w:w="897" w:type="dxa"/>
            <w:vAlign w:val="center"/>
          </w:tcPr>
          <w:p w14:paraId="0F11E540"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0.417</w:t>
            </w:r>
          </w:p>
        </w:tc>
        <w:tc>
          <w:tcPr>
            <w:tcW w:w="896" w:type="dxa"/>
            <w:vAlign w:val="center"/>
          </w:tcPr>
          <w:p w14:paraId="3C9481F2"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0.898</w:t>
            </w:r>
          </w:p>
        </w:tc>
        <w:tc>
          <w:tcPr>
            <w:tcW w:w="897" w:type="dxa"/>
            <w:vAlign w:val="center"/>
          </w:tcPr>
          <w:p w14:paraId="284A0103"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0.64</w:t>
            </w:r>
          </w:p>
        </w:tc>
        <w:tc>
          <w:tcPr>
            <w:tcW w:w="897" w:type="dxa"/>
            <w:vAlign w:val="center"/>
          </w:tcPr>
          <w:p w14:paraId="3A159506"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0.615</w:t>
            </w:r>
          </w:p>
        </w:tc>
      </w:tr>
      <w:tr w:rsidR="00713B2B" w14:paraId="6B9CCD3B" w14:textId="77777777">
        <w:trPr>
          <w:trHeight w:val="395"/>
          <w:jc w:val="center"/>
        </w:trPr>
        <w:tc>
          <w:tcPr>
            <w:tcW w:w="1044" w:type="dxa"/>
            <w:vAlign w:val="center"/>
          </w:tcPr>
          <w:p w14:paraId="2F20473F" w14:textId="77777777" w:rsidR="00713B2B" w:rsidRDefault="00D04354">
            <w:pPr>
              <w:widowControl/>
              <w:jc w:val="center"/>
              <w:textAlignment w:val="center"/>
              <w:rPr>
                <w:rFonts w:ascii="Times New Roman" w:eastAsia="SimSun" w:hAnsi="Times New Roman" w:cs="Times New Roman"/>
                <w:szCs w:val="21"/>
              </w:rPr>
            </w:pPr>
            <w:r>
              <w:rPr>
                <w:rFonts w:ascii="Times New Roman" w:eastAsia="Times New Roman" w:hAnsi="Times New Roman" w:cs="Times New Roman"/>
                <w:kern w:val="0"/>
                <w:szCs w:val="21"/>
              </w:rPr>
              <w:t>FC1</w:t>
            </w:r>
          </w:p>
        </w:tc>
        <w:tc>
          <w:tcPr>
            <w:tcW w:w="896" w:type="dxa"/>
            <w:vAlign w:val="center"/>
          </w:tcPr>
          <w:p w14:paraId="045A14A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0.588</w:t>
            </w:r>
          </w:p>
        </w:tc>
        <w:tc>
          <w:tcPr>
            <w:tcW w:w="897" w:type="dxa"/>
            <w:vAlign w:val="center"/>
          </w:tcPr>
          <w:p w14:paraId="0ED8140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0.457</w:t>
            </w:r>
          </w:p>
        </w:tc>
        <w:tc>
          <w:tcPr>
            <w:tcW w:w="896" w:type="dxa"/>
            <w:vAlign w:val="center"/>
          </w:tcPr>
          <w:p w14:paraId="1286237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0.539</w:t>
            </w:r>
          </w:p>
        </w:tc>
        <w:tc>
          <w:tcPr>
            <w:tcW w:w="897" w:type="dxa"/>
            <w:vAlign w:val="center"/>
          </w:tcPr>
          <w:p w14:paraId="3F0A956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0.678</w:t>
            </w:r>
          </w:p>
        </w:tc>
        <w:tc>
          <w:tcPr>
            <w:tcW w:w="897" w:type="dxa"/>
            <w:vAlign w:val="center"/>
          </w:tcPr>
          <w:p w14:paraId="14121A63"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0.298</w:t>
            </w:r>
          </w:p>
        </w:tc>
        <w:tc>
          <w:tcPr>
            <w:tcW w:w="896" w:type="dxa"/>
            <w:vAlign w:val="center"/>
          </w:tcPr>
          <w:p w14:paraId="158B0183"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0.665</w:t>
            </w:r>
          </w:p>
        </w:tc>
        <w:tc>
          <w:tcPr>
            <w:tcW w:w="897" w:type="dxa"/>
            <w:vAlign w:val="center"/>
          </w:tcPr>
          <w:p w14:paraId="10C5C540"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0.877</w:t>
            </w:r>
          </w:p>
        </w:tc>
        <w:tc>
          <w:tcPr>
            <w:tcW w:w="897" w:type="dxa"/>
            <w:vAlign w:val="center"/>
          </w:tcPr>
          <w:p w14:paraId="0E2CE6B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0.554</w:t>
            </w:r>
          </w:p>
        </w:tc>
      </w:tr>
      <w:tr w:rsidR="00713B2B" w14:paraId="1427E1CC" w14:textId="77777777">
        <w:trPr>
          <w:trHeight w:val="395"/>
          <w:jc w:val="center"/>
        </w:trPr>
        <w:tc>
          <w:tcPr>
            <w:tcW w:w="1044" w:type="dxa"/>
            <w:vAlign w:val="center"/>
          </w:tcPr>
          <w:p w14:paraId="797A31D6"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FC2</w:t>
            </w:r>
          </w:p>
        </w:tc>
        <w:tc>
          <w:tcPr>
            <w:tcW w:w="896" w:type="dxa"/>
            <w:vAlign w:val="center"/>
          </w:tcPr>
          <w:p w14:paraId="5FD6E40A"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0.69</w:t>
            </w:r>
          </w:p>
        </w:tc>
        <w:tc>
          <w:tcPr>
            <w:tcW w:w="897" w:type="dxa"/>
            <w:vAlign w:val="center"/>
          </w:tcPr>
          <w:p w14:paraId="51F732D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0.487</w:t>
            </w:r>
          </w:p>
        </w:tc>
        <w:tc>
          <w:tcPr>
            <w:tcW w:w="896" w:type="dxa"/>
            <w:vAlign w:val="center"/>
          </w:tcPr>
          <w:p w14:paraId="1367435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0.417</w:t>
            </w:r>
          </w:p>
        </w:tc>
        <w:tc>
          <w:tcPr>
            <w:tcW w:w="897" w:type="dxa"/>
            <w:vAlign w:val="center"/>
          </w:tcPr>
          <w:p w14:paraId="7B8E5E01"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0.62</w:t>
            </w:r>
          </w:p>
        </w:tc>
        <w:tc>
          <w:tcPr>
            <w:tcW w:w="897" w:type="dxa"/>
            <w:vAlign w:val="center"/>
          </w:tcPr>
          <w:p w14:paraId="1FB93591"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0.217</w:t>
            </w:r>
          </w:p>
        </w:tc>
        <w:tc>
          <w:tcPr>
            <w:tcW w:w="896" w:type="dxa"/>
            <w:vAlign w:val="center"/>
          </w:tcPr>
          <w:p w14:paraId="1F48B00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0.585</w:t>
            </w:r>
          </w:p>
        </w:tc>
        <w:tc>
          <w:tcPr>
            <w:tcW w:w="897" w:type="dxa"/>
            <w:vAlign w:val="center"/>
          </w:tcPr>
          <w:p w14:paraId="4296BB4A"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0.89</w:t>
            </w:r>
          </w:p>
        </w:tc>
        <w:tc>
          <w:tcPr>
            <w:tcW w:w="897" w:type="dxa"/>
            <w:vAlign w:val="center"/>
          </w:tcPr>
          <w:p w14:paraId="2B9BD42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0.496</w:t>
            </w:r>
          </w:p>
        </w:tc>
      </w:tr>
      <w:tr w:rsidR="00713B2B" w14:paraId="07F9E93C" w14:textId="77777777">
        <w:trPr>
          <w:trHeight w:val="395"/>
          <w:jc w:val="center"/>
        </w:trPr>
        <w:tc>
          <w:tcPr>
            <w:tcW w:w="1044" w:type="dxa"/>
            <w:vAlign w:val="center"/>
          </w:tcPr>
          <w:p w14:paraId="590E16F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FC3</w:t>
            </w:r>
          </w:p>
        </w:tc>
        <w:tc>
          <w:tcPr>
            <w:tcW w:w="896" w:type="dxa"/>
            <w:vAlign w:val="center"/>
          </w:tcPr>
          <w:p w14:paraId="0C93E2F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0.566</w:t>
            </w:r>
          </w:p>
        </w:tc>
        <w:tc>
          <w:tcPr>
            <w:tcW w:w="897" w:type="dxa"/>
            <w:vAlign w:val="center"/>
          </w:tcPr>
          <w:p w14:paraId="2077D4E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0.536</w:t>
            </w:r>
          </w:p>
        </w:tc>
        <w:tc>
          <w:tcPr>
            <w:tcW w:w="896" w:type="dxa"/>
            <w:vAlign w:val="center"/>
          </w:tcPr>
          <w:p w14:paraId="302FAFA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0.556</w:t>
            </w:r>
          </w:p>
        </w:tc>
        <w:tc>
          <w:tcPr>
            <w:tcW w:w="897" w:type="dxa"/>
            <w:vAlign w:val="center"/>
          </w:tcPr>
          <w:p w14:paraId="3073998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0.686</w:t>
            </w:r>
          </w:p>
        </w:tc>
        <w:tc>
          <w:tcPr>
            <w:tcW w:w="897" w:type="dxa"/>
            <w:vAlign w:val="center"/>
          </w:tcPr>
          <w:p w14:paraId="5DD5986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0.258</w:t>
            </w:r>
          </w:p>
        </w:tc>
        <w:tc>
          <w:tcPr>
            <w:tcW w:w="896" w:type="dxa"/>
            <w:vAlign w:val="center"/>
          </w:tcPr>
          <w:p w14:paraId="664552E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0.622</w:t>
            </w:r>
          </w:p>
        </w:tc>
        <w:tc>
          <w:tcPr>
            <w:tcW w:w="897" w:type="dxa"/>
            <w:vAlign w:val="center"/>
          </w:tcPr>
          <w:p w14:paraId="0C8A68CC"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0.875</w:t>
            </w:r>
          </w:p>
        </w:tc>
        <w:tc>
          <w:tcPr>
            <w:tcW w:w="897" w:type="dxa"/>
            <w:vAlign w:val="center"/>
          </w:tcPr>
          <w:p w14:paraId="34E31DC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0.519</w:t>
            </w:r>
          </w:p>
        </w:tc>
      </w:tr>
      <w:tr w:rsidR="00713B2B" w14:paraId="6553FFED" w14:textId="77777777">
        <w:trPr>
          <w:trHeight w:val="395"/>
          <w:jc w:val="center"/>
        </w:trPr>
        <w:tc>
          <w:tcPr>
            <w:tcW w:w="1044" w:type="dxa"/>
            <w:vAlign w:val="center"/>
          </w:tcPr>
          <w:p w14:paraId="19754E0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FC4</w:t>
            </w:r>
          </w:p>
        </w:tc>
        <w:tc>
          <w:tcPr>
            <w:tcW w:w="896" w:type="dxa"/>
            <w:vAlign w:val="center"/>
          </w:tcPr>
          <w:p w14:paraId="443F5B5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0.671</w:t>
            </w:r>
          </w:p>
        </w:tc>
        <w:tc>
          <w:tcPr>
            <w:tcW w:w="897" w:type="dxa"/>
            <w:vAlign w:val="center"/>
          </w:tcPr>
          <w:p w14:paraId="4D9F77D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0.573</w:t>
            </w:r>
          </w:p>
        </w:tc>
        <w:tc>
          <w:tcPr>
            <w:tcW w:w="896" w:type="dxa"/>
            <w:vAlign w:val="center"/>
          </w:tcPr>
          <w:p w14:paraId="79C624A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0.429</w:t>
            </w:r>
          </w:p>
        </w:tc>
        <w:tc>
          <w:tcPr>
            <w:tcW w:w="897" w:type="dxa"/>
            <w:vAlign w:val="center"/>
          </w:tcPr>
          <w:p w14:paraId="41795D4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0.573</w:t>
            </w:r>
          </w:p>
        </w:tc>
        <w:tc>
          <w:tcPr>
            <w:tcW w:w="897" w:type="dxa"/>
            <w:vAlign w:val="center"/>
          </w:tcPr>
          <w:p w14:paraId="67FB7C2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0.155</w:t>
            </w:r>
          </w:p>
        </w:tc>
        <w:tc>
          <w:tcPr>
            <w:tcW w:w="896" w:type="dxa"/>
            <w:vAlign w:val="center"/>
          </w:tcPr>
          <w:p w14:paraId="35D7A3F6"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0.533</w:t>
            </w:r>
          </w:p>
        </w:tc>
        <w:tc>
          <w:tcPr>
            <w:tcW w:w="897" w:type="dxa"/>
            <w:vAlign w:val="center"/>
          </w:tcPr>
          <w:p w14:paraId="2CB9F780"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0.842</w:t>
            </w:r>
          </w:p>
        </w:tc>
        <w:tc>
          <w:tcPr>
            <w:tcW w:w="897" w:type="dxa"/>
            <w:vAlign w:val="center"/>
          </w:tcPr>
          <w:p w14:paraId="7558A8E3"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0.48</w:t>
            </w:r>
          </w:p>
        </w:tc>
      </w:tr>
      <w:tr w:rsidR="00713B2B" w14:paraId="650FBBAE" w14:textId="77777777">
        <w:trPr>
          <w:trHeight w:val="395"/>
          <w:jc w:val="center"/>
        </w:trPr>
        <w:tc>
          <w:tcPr>
            <w:tcW w:w="1044" w:type="dxa"/>
            <w:vAlign w:val="center"/>
          </w:tcPr>
          <w:p w14:paraId="628E23DA"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SN1</w:t>
            </w:r>
          </w:p>
        </w:tc>
        <w:tc>
          <w:tcPr>
            <w:tcW w:w="896" w:type="dxa"/>
            <w:vAlign w:val="center"/>
          </w:tcPr>
          <w:p w14:paraId="02024C9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0.646</w:t>
            </w:r>
          </w:p>
        </w:tc>
        <w:tc>
          <w:tcPr>
            <w:tcW w:w="897" w:type="dxa"/>
            <w:vAlign w:val="center"/>
          </w:tcPr>
          <w:p w14:paraId="2D413A5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0.47</w:t>
            </w:r>
          </w:p>
        </w:tc>
        <w:tc>
          <w:tcPr>
            <w:tcW w:w="896" w:type="dxa"/>
            <w:vAlign w:val="center"/>
          </w:tcPr>
          <w:p w14:paraId="3A68BEC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0.554</w:t>
            </w:r>
          </w:p>
        </w:tc>
        <w:tc>
          <w:tcPr>
            <w:tcW w:w="897" w:type="dxa"/>
            <w:vAlign w:val="center"/>
          </w:tcPr>
          <w:p w14:paraId="5F6BC39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0.607</w:t>
            </w:r>
          </w:p>
        </w:tc>
        <w:tc>
          <w:tcPr>
            <w:tcW w:w="897" w:type="dxa"/>
            <w:vAlign w:val="center"/>
          </w:tcPr>
          <w:p w14:paraId="443B55E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0.302</w:t>
            </w:r>
          </w:p>
        </w:tc>
        <w:tc>
          <w:tcPr>
            <w:tcW w:w="896" w:type="dxa"/>
            <w:vAlign w:val="center"/>
          </w:tcPr>
          <w:p w14:paraId="335AE41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0.698</w:t>
            </w:r>
          </w:p>
        </w:tc>
        <w:tc>
          <w:tcPr>
            <w:tcW w:w="897" w:type="dxa"/>
            <w:vAlign w:val="center"/>
          </w:tcPr>
          <w:p w14:paraId="40ED458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0.557</w:t>
            </w:r>
          </w:p>
        </w:tc>
        <w:tc>
          <w:tcPr>
            <w:tcW w:w="897" w:type="dxa"/>
            <w:vAlign w:val="center"/>
          </w:tcPr>
          <w:p w14:paraId="69906F6E"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0.91</w:t>
            </w:r>
          </w:p>
        </w:tc>
      </w:tr>
      <w:tr w:rsidR="00713B2B" w14:paraId="7A20758E" w14:textId="77777777">
        <w:trPr>
          <w:trHeight w:val="395"/>
          <w:jc w:val="center"/>
        </w:trPr>
        <w:tc>
          <w:tcPr>
            <w:tcW w:w="1044" w:type="dxa"/>
            <w:vAlign w:val="center"/>
          </w:tcPr>
          <w:p w14:paraId="279FF18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SN2</w:t>
            </w:r>
          </w:p>
        </w:tc>
        <w:tc>
          <w:tcPr>
            <w:tcW w:w="896" w:type="dxa"/>
            <w:vAlign w:val="center"/>
          </w:tcPr>
          <w:p w14:paraId="3E02AB4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0.538</w:t>
            </w:r>
          </w:p>
        </w:tc>
        <w:tc>
          <w:tcPr>
            <w:tcW w:w="897" w:type="dxa"/>
            <w:vAlign w:val="center"/>
          </w:tcPr>
          <w:p w14:paraId="0771A2B4"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0.441</w:t>
            </w:r>
          </w:p>
        </w:tc>
        <w:tc>
          <w:tcPr>
            <w:tcW w:w="896" w:type="dxa"/>
            <w:vAlign w:val="center"/>
          </w:tcPr>
          <w:p w14:paraId="2D7B9A0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0.441</w:t>
            </w:r>
          </w:p>
        </w:tc>
        <w:tc>
          <w:tcPr>
            <w:tcW w:w="897" w:type="dxa"/>
            <w:vAlign w:val="center"/>
          </w:tcPr>
          <w:p w14:paraId="79D1A336"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0.548</w:t>
            </w:r>
          </w:p>
        </w:tc>
        <w:tc>
          <w:tcPr>
            <w:tcW w:w="897" w:type="dxa"/>
            <w:vAlign w:val="center"/>
          </w:tcPr>
          <w:p w14:paraId="7A6F3B2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0.262</w:t>
            </w:r>
          </w:p>
        </w:tc>
        <w:tc>
          <w:tcPr>
            <w:tcW w:w="896" w:type="dxa"/>
            <w:vAlign w:val="center"/>
          </w:tcPr>
          <w:p w14:paraId="183E81E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0.584</w:t>
            </w:r>
          </w:p>
        </w:tc>
        <w:tc>
          <w:tcPr>
            <w:tcW w:w="897" w:type="dxa"/>
            <w:vAlign w:val="center"/>
          </w:tcPr>
          <w:p w14:paraId="310AFA5A"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0.473</w:t>
            </w:r>
          </w:p>
        </w:tc>
        <w:tc>
          <w:tcPr>
            <w:tcW w:w="897" w:type="dxa"/>
            <w:vAlign w:val="center"/>
          </w:tcPr>
          <w:p w14:paraId="0D330A57"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0.863</w:t>
            </w:r>
          </w:p>
        </w:tc>
      </w:tr>
      <w:tr w:rsidR="00713B2B" w14:paraId="468952E3" w14:textId="77777777">
        <w:trPr>
          <w:trHeight w:val="395"/>
          <w:jc w:val="center"/>
        </w:trPr>
        <w:tc>
          <w:tcPr>
            <w:tcW w:w="1044" w:type="dxa"/>
            <w:vAlign w:val="center"/>
          </w:tcPr>
          <w:p w14:paraId="4A4AD381"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SN3</w:t>
            </w:r>
          </w:p>
        </w:tc>
        <w:tc>
          <w:tcPr>
            <w:tcW w:w="896" w:type="dxa"/>
            <w:vAlign w:val="center"/>
          </w:tcPr>
          <w:p w14:paraId="33A0CCB6"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0.632</w:t>
            </w:r>
          </w:p>
        </w:tc>
        <w:tc>
          <w:tcPr>
            <w:tcW w:w="897" w:type="dxa"/>
            <w:vAlign w:val="center"/>
          </w:tcPr>
          <w:p w14:paraId="3ADA3B9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0.492</w:t>
            </w:r>
          </w:p>
        </w:tc>
        <w:tc>
          <w:tcPr>
            <w:tcW w:w="896" w:type="dxa"/>
            <w:vAlign w:val="center"/>
          </w:tcPr>
          <w:p w14:paraId="612C985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0.451</w:t>
            </w:r>
          </w:p>
        </w:tc>
        <w:tc>
          <w:tcPr>
            <w:tcW w:w="897" w:type="dxa"/>
            <w:vAlign w:val="center"/>
          </w:tcPr>
          <w:p w14:paraId="06DC6FCA"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0.628</w:t>
            </w:r>
          </w:p>
        </w:tc>
        <w:tc>
          <w:tcPr>
            <w:tcW w:w="897" w:type="dxa"/>
            <w:vAlign w:val="center"/>
          </w:tcPr>
          <w:p w14:paraId="51B93E5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0.276</w:t>
            </w:r>
          </w:p>
        </w:tc>
        <w:tc>
          <w:tcPr>
            <w:tcW w:w="896" w:type="dxa"/>
            <w:vAlign w:val="center"/>
          </w:tcPr>
          <w:p w14:paraId="4A9A9FD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0.609</w:t>
            </w:r>
          </w:p>
        </w:tc>
        <w:tc>
          <w:tcPr>
            <w:tcW w:w="897" w:type="dxa"/>
            <w:vAlign w:val="center"/>
          </w:tcPr>
          <w:p w14:paraId="28F4144A"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0.558</w:t>
            </w:r>
          </w:p>
        </w:tc>
        <w:tc>
          <w:tcPr>
            <w:tcW w:w="897" w:type="dxa"/>
            <w:vAlign w:val="center"/>
          </w:tcPr>
          <w:p w14:paraId="36BB3266"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0.873</w:t>
            </w:r>
          </w:p>
        </w:tc>
      </w:tr>
      <w:tr w:rsidR="00713B2B" w14:paraId="3D677C8D" w14:textId="77777777">
        <w:trPr>
          <w:trHeight w:val="395"/>
          <w:jc w:val="center"/>
        </w:trPr>
        <w:tc>
          <w:tcPr>
            <w:tcW w:w="1044" w:type="dxa"/>
            <w:vAlign w:val="center"/>
          </w:tcPr>
          <w:p w14:paraId="1D3DB48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SN4</w:t>
            </w:r>
          </w:p>
        </w:tc>
        <w:tc>
          <w:tcPr>
            <w:tcW w:w="896" w:type="dxa"/>
            <w:vAlign w:val="center"/>
          </w:tcPr>
          <w:p w14:paraId="634314E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0.462</w:t>
            </w:r>
          </w:p>
        </w:tc>
        <w:tc>
          <w:tcPr>
            <w:tcW w:w="897" w:type="dxa"/>
            <w:vAlign w:val="center"/>
          </w:tcPr>
          <w:p w14:paraId="1F86B44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0.404</w:t>
            </w:r>
          </w:p>
        </w:tc>
        <w:tc>
          <w:tcPr>
            <w:tcW w:w="896" w:type="dxa"/>
            <w:vAlign w:val="center"/>
          </w:tcPr>
          <w:p w14:paraId="0DBF862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0.329</w:t>
            </w:r>
          </w:p>
        </w:tc>
        <w:tc>
          <w:tcPr>
            <w:tcW w:w="897" w:type="dxa"/>
            <w:vAlign w:val="center"/>
          </w:tcPr>
          <w:p w14:paraId="078B398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0.439</w:t>
            </w:r>
          </w:p>
        </w:tc>
        <w:tc>
          <w:tcPr>
            <w:tcW w:w="897" w:type="dxa"/>
            <w:vAlign w:val="center"/>
          </w:tcPr>
          <w:p w14:paraId="032AA6F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0.167</w:t>
            </w:r>
          </w:p>
        </w:tc>
        <w:tc>
          <w:tcPr>
            <w:tcW w:w="896" w:type="dxa"/>
            <w:vAlign w:val="center"/>
          </w:tcPr>
          <w:p w14:paraId="1654310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0.472</w:t>
            </w:r>
          </w:p>
        </w:tc>
        <w:tc>
          <w:tcPr>
            <w:tcW w:w="897" w:type="dxa"/>
            <w:vAlign w:val="center"/>
          </w:tcPr>
          <w:p w14:paraId="36EA2846"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0.394</w:t>
            </w:r>
          </w:p>
        </w:tc>
        <w:tc>
          <w:tcPr>
            <w:tcW w:w="897" w:type="dxa"/>
            <w:vAlign w:val="center"/>
          </w:tcPr>
          <w:p w14:paraId="5017D587" w14:textId="77777777" w:rsidR="00713B2B" w:rsidRDefault="00D04354">
            <w:pPr>
              <w:widowControl/>
              <w:jc w:val="center"/>
              <w:textAlignment w:val="center"/>
              <w:rPr>
                <w:rFonts w:ascii="Times New Roman" w:eastAsia="Times New Roman" w:hAnsi="Times New Roman" w:cs="Times New Roman"/>
                <w:b/>
                <w:bCs/>
                <w:szCs w:val="21"/>
              </w:rPr>
            </w:pPr>
            <w:r>
              <w:rPr>
                <w:rFonts w:ascii="Times New Roman" w:eastAsia="Times New Roman" w:hAnsi="Times New Roman" w:cs="Times New Roman"/>
                <w:b/>
                <w:bCs/>
                <w:kern w:val="0"/>
                <w:szCs w:val="21"/>
              </w:rPr>
              <w:t>0.731</w:t>
            </w:r>
          </w:p>
        </w:tc>
      </w:tr>
    </w:tbl>
    <w:p w14:paraId="46220543" w14:textId="77777777" w:rsidR="00713B2B" w:rsidRDefault="00D04354" w:rsidP="00363098">
      <w:pPr>
        <w:pStyle w:val="a9"/>
      </w:pPr>
      <w:r>
        <w:t>注：</w:t>
      </w:r>
      <w:r>
        <w:rPr>
          <w:rFonts w:hint="eastAsia"/>
        </w:rPr>
        <w:t>ATT</w:t>
      </w:r>
      <w:r>
        <w:t>：</w:t>
      </w:r>
      <w:r>
        <w:rPr>
          <w:rFonts w:hint="eastAsia"/>
        </w:rPr>
        <w:t>态度</w:t>
      </w:r>
      <w:r>
        <w:t>；</w:t>
      </w:r>
      <w:r>
        <w:rPr>
          <w:rFonts w:hint="eastAsia"/>
        </w:rPr>
        <w:t>IN</w:t>
      </w:r>
      <w:r>
        <w:t>：</w:t>
      </w:r>
      <w:r>
        <w:rPr>
          <w:rFonts w:hint="eastAsia"/>
        </w:rPr>
        <w:t>激励</w:t>
      </w:r>
      <w:r>
        <w:t>；</w:t>
      </w:r>
      <w:r>
        <w:t>I</w:t>
      </w:r>
      <w:r>
        <w:rPr>
          <w:rFonts w:hint="eastAsia"/>
        </w:rPr>
        <w:t>P</w:t>
      </w:r>
      <w:r>
        <w:t>：</w:t>
      </w:r>
      <w:r>
        <w:rPr>
          <w:rFonts w:hint="eastAsia"/>
        </w:rPr>
        <w:t>信息宣传</w:t>
      </w:r>
      <w:r>
        <w:t>；</w:t>
      </w:r>
      <w:r>
        <w:t>P</w:t>
      </w:r>
      <w:r>
        <w:rPr>
          <w:rFonts w:hint="eastAsia"/>
        </w:rPr>
        <w:t>BC</w:t>
      </w:r>
      <w:r>
        <w:t>：</w:t>
      </w:r>
      <w:r>
        <w:rPr>
          <w:rFonts w:hint="eastAsia"/>
        </w:rPr>
        <w:t>知觉行为控制</w:t>
      </w:r>
      <w:r>
        <w:t>；</w:t>
      </w:r>
      <w:r>
        <w:rPr>
          <w:rFonts w:hint="eastAsia"/>
        </w:rPr>
        <w:t>RB</w:t>
      </w:r>
      <w:r>
        <w:t>：</w:t>
      </w:r>
      <w:r>
        <w:rPr>
          <w:rFonts w:hint="eastAsia"/>
        </w:rPr>
        <w:t>回收行为</w:t>
      </w:r>
      <w:r>
        <w:t>；</w:t>
      </w:r>
      <w:r>
        <w:rPr>
          <w:rFonts w:hint="eastAsia"/>
        </w:rPr>
        <w:t>RI</w:t>
      </w:r>
      <w:r>
        <w:t>：</w:t>
      </w:r>
      <w:r>
        <w:rPr>
          <w:rFonts w:hint="eastAsia"/>
        </w:rPr>
        <w:t>回收意愿</w:t>
      </w:r>
      <w:r>
        <w:t>；</w:t>
      </w:r>
      <w:r>
        <w:rPr>
          <w:rFonts w:hint="eastAsia"/>
        </w:rPr>
        <w:t>F</w:t>
      </w:r>
      <w:r>
        <w:t>C</w:t>
      </w:r>
      <w:r>
        <w:t>：</w:t>
      </w:r>
      <w:r>
        <w:rPr>
          <w:rFonts w:hint="eastAsia"/>
        </w:rPr>
        <w:t>促进条件</w:t>
      </w:r>
      <w:r>
        <w:t>；</w:t>
      </w:r>
      <w:r>
        <w:rPr>
          <w:rFonts w:hint="eastAsia"/>
        </w:rPr>
        <w:t>SN</w:t>
      </w:r>
      <w:r>
        <w:t>：</w:t>
      </w:r>
      <w:r>
        <w:rPr>
          <w:rFonts w:hint="eastAsia"/>
        </w:rPr>
        <w:t>主观规范</w:t>
      </w:r>
      <w:r>
        <w:t>。</w:t>
      </w:r>
    </w:p>
    <w:p w14:paraId="2230C597" w14:textId="77777777" w:rsidR="00713B2B" w:rsidRDefault="00713B2B">
      <w:pPr>
        <w:pStyle w:val="a5"/>
        <w:ind w:firstLineChars="0" w:firstLine="0"/>
        <w:jc w:val="both"/>
      </w:pPr>
    </w:p>
    <w:p w14:paraId="4418FB0F" w14:textId="77777777" w:rsidR="00713B2B" w:rsidRDefault="00D04354">
      <w:pPr>
        <w:spacing w:line="360" w:lineRule="auto"/>
        <w:ind w:firstLineChars="200" w:firstLine="480"/>
        <w:rPr>
          <w:rFonts w:ascii="Times New Roman" w:eastAsia="SimSun" w:hAnsi="Times New Roman" w:cs="Times New Roman"/>
          <w:sz w:val="24"/>
        </w:rPr>
      </w:pPr>
      <w:r>
        <w:rPr>
          <w:rFonts w:ascii="Times New Roman" w:eastAsia="SimSun" w:hAnsi="Times New Roman" w:cs="Times New Roman" w:hint="eastAsia"/>
          <w:sz w:val="24"/>
        </w:rPr>
        <w:t>区分效度是为了检验测量题项与对应潜变量的相关度。本研究采用的标准是</w:t>
      </w:r>
      <w:proofErr w:type="spellStart"/>
      <w:r>
        <w:rPr>
          <w:rFonts w:ascii="Times New Roman" w:eastAsia="SimSun" w:hAnsi="Times New Roman" w:cs="Times New Roman" w:hint="eastAsia"/>
          <w:sz w:val="24"/>
        </w:rPr>
        <w:t>Fornell</w:t>
      </w:r>
      <w:proofErr w:type="spellEnd"/>
      <w:r>
        <w:rPr>
          <w:rFonts w:ascii="Times New Roman" w:eastAsia="SimSun" w:hAnsi="Times New Roman" w:cs="Times New Roman" w:hint="eastAsia"/>
          <w:sz w:val="24"/>
        </w:rPr>
        <w:t>-Larker</w:t>
      </w:r>
      <w:r>
        <w:rPr>
          <w:rFonts w:ascii="Times New Roman" w:eastAsia="SimSun" w:hAnsi="Times New Roman" w:cs="Times New Roman" w:hint="eastAsia"/>
          <w:sz w:val="24"/>
        </w:rPr>
        <w:t>准则和异质</w:t>
      </w:r>
      <w:r>
        <w:rPr>
          <w:rFonts w:ascii="Times New Roman" w:eastAsia="SimSun" w:hAnsi="Times New Roman" w:cs="Times New Roman" w:hint="eastAsia"/>
          <w:sz w:val="24"/>
        </w:rPr>
        <w:t>-</w:t>
      </w:r>
      <w:r>
        <w:rPr>
          <w:rFonts w:ascii="Times New Roman" w:eastAsia="SimSun" w:hAnsi="Times New Roman" w:cs="Times New Roman" w:hint="eastAsia"/>
          <w:sz w:val="24"/>
        </w:rPr>
        <w:t>单质比率（</w:t>
      </w:r>
      <w:r>
        <w:rPr>
          <w:rFonts w:ascii="Times New Roman" w:eastAsia="SimSun" w:hAnsi="Times New Roman" w:cs="Times New Roman" w:hint="eastAsia"/>
          <w:sz w:val="24"/>
        </w:rPr>
        <w:t>HTMT</w:t>
      </w:r>
      <w:r>
        <w:rPr>
          <w:rFonts w:ascii="Times New Roman" w:eastAsia="SimSun" w:hAnsi="Times New Roman" w:cs="Times New Roman" w:hint="eastAsia"/>
          <w:sz w:val="24"/>
        </w:rPr>
        <w:t>）。其中，</w:t>
      </w:r>
      <w:proofErr w:type="spellStart"/>
      <w:r>
        <w:rPr>
          <w:rFonts w:ascii="Times New Roman" w:eastAsia="SimSun" w:hAnsi="Times New Roman" w:cs="Times New Roman" w:hint="eastAsia"/>
          <w:sz w:val="24"/>
        </w:rPr>
        <w:t>Fornell</w:t>
      </w:r>
      <w:proofErr w:type="spellEnd"/>
      <w:r>
        <w:rPr>
          <w:rFonts w:ascii="Times New Roman" w:eastAsia="SimSun" w:hAnsi="Times New Roman" w:cs="Times New Roman" w:hint="eastAsia"/>
          <w:sz w:val="24"/>
        </w:rPr>
        <w:t>-Larker</w:t>
      </w:r>
      <w:r>
        <w:rPr>
          <w:rFonts w:ascii="Times New Roman" w:eastAsia="SimSun" w:hAnsi="Times New Roman" w:cs="Times New Roman" w:hint="eastAsia"/>
          <w:sz w:val="24"/>
        </w:rPr>
        <w:t>准则是指每个变量</w:t>
      </w:r>
      <w:r>
        <w:rPr>
          <w:rFonts w:ascii="Times New Roman" w:eastAsia="SimSun" w:hAnsi="Times New Roman" w:cs="Times New Roman" w:hint="eastAsia"/>
          <w:sz w:val="24"/>
        </w:rPr>
        <w:t>AVE</w:t>
      </w:r>
      <w:r>
        <w:rPr>
          <w:rFonts w:ascii="Times New Roman" w:eastAsia="SimSun" w:hAnsi="Times New Roman" w:cs="Times New Roman" w:hint="eastAsia"/>
          <w:sz w:val="24"/>
        </w:rPr>
        <w:t>值的平方根必须大于该变量与其他因子之间相关系数的绝对值；</w:t>
      </w:r>
      <w:r>
        <w:rPr>
          <w:rFonts w:ascii="Times New Roman" w:eastAsia="SimSun" w:hAnsi="Times New Roman" w:cs="Times New Roman" w:hint="eastAsia"/>
          <w:sz w:val="24"/>
        </w:rPr>
        <w:t>HTMT</w:t>
      </w:r>
      <w:r>
        <w:rPr>
          <w:rFonts w:ascii="Times New Roman" w:eastAsia="SimSun" w:hAnsi="Times New Roman" w:cs="Times New Roman" w:hint="eastAsia"/>
          <w:sz w:val="24"/>
        </w:rPr>
        <w:t>值应小于</w:t>
      </w:r>
      <w:r>
        <w:rPr>
          <w:rFonts w:ascii="Times New Roman" w:eastAsia="SimSun" w:hAnsi="Times New Roman" w:cs="Times New Roman" w:hint="eastAsia"/>
          <w:sz w:val="24"/>
        </w:rPr>
        <w:t>0.9</w:t>
      </w:r>
      <w:r>
        <w:rPr>
          <w:rFonts w:ascii="Times New Roman" w:eastAsia="SimSun" w:hAnsi="Times New Roman" w:cs="Times New Roman" w:hint="eastAsia"/>
          <w:sz w:val="24"/>
        </w:rPr>
        <w:t>。此外，良好的区分效度还应满足每个测量题项与其对应变量上的因子载荷必须大于该题项在其他变量上的所有交叉载荷。</w:t>
      </w:r>
    </w:p>
    <w:p w14:paraId="0D645A0D" w14:textId="77777777" w:rsidR="00713B2B" w:rsidRDefault="00D04354">
      <w:pPr>
        <w:spacing w:line="360" w:lineRule="auto"/>
        <w:ind w:firstLineChars="200" w:firstLine="480"/>
        <w:rPr>
          <w:rFonts w:ascii="Times New Roman" w:eastAsia="SimSun" w:hAnsi="Times New Roman" w:cs="Times New Roman"/>
          <w:sz w:val="24"/>
        </w:rPr>
      </w:pPr>
      <w:r>
        <w:rPr>
          <w:rFonts w:ascii="Times New Roman" w:eastAsia="SimSun" w:hAnsi="Times New Roman" w:cs="Times New Roman" w:hint="eastAsia"/>
          <w:sz w:val="24"/>
        </w:rPr>
        <w:t>由表</w:t>
      </w:r>
      <w:r>
        <w:rPr>
          <w:rFonts w:ascii="Times New Roman" w:eastAsia="SimSun" w:hAnsi="Times New Roman" w:cs="Times New Roman"/>
          <w:sz w:val="24"/>
        </w:rPr>
        <w:t>3</w:t>
      </w:r>
      <w:r>
        <w:rPr>
          <w:rFonts w:ascii="Times New Roman" w:eastAsia="SimSun" w:hAnsi="Times New Roman" w:cs="Times New Roman" w:hint="eastAsia"/>
          <w:sz w:val="24"/>
        </w:rPr>
        <w:t>-</w:t>
      </w:r>
      <w:r>
        <w:rPr>
          <w:rFonts w:ascii="Times New Roman" w:eastAsia="SimSun" w:hAnsi="Times New Roman" w:cs="Times New Roman"/>
          <w:sz w:val="24"/>
        </w:rPr>
        <w:t>5</w:t>
      </w:r>
      <w:r>
        <w:rPr>
          <w:rFonts w:ascii="Times New Roman" w:eastAsia="SimSun" w:hAnsi="Times New Roman" w:cs="Times New Roman" w:hint="eastAsia"/>
          <w:sz w:val="24"/>
        </w:rPr>
        <w:t>知，每个变量的</w:t>
      </w:r>
      <w:r>
        <w:rPr>
          <w:rFonts w:ascii="Times New Roman" w:eastAsia="SimSun" w:hAnsi="Times New Roman" w:cs="Times New Roman" w:hint="eastAsia"/>
          <w:sz w:val="24"/>
        </w:rPr>
        <w:t>AVE</w:t>
      </w:r>
      <w:r>
        <w:rPr>
          <w:rFonts w:ascii="Times New Roman" w:eastAsia="SimSun" w:hAnsi="Times New Roman" w:cs="Times New Roman" w:hint="eastAsia"/>
          <w:sz w:val="24"/>
        </w:rPr>
        <w:t>值的平方根均大于该变量与其他因子之间相关系数的绝对值，满足</w:t>
      </w:r>
      <w:proofErr w:type="spellStart"/>
      <w:r>
        <w:rPr>
          <w:rFonts w:ascii="Times New Roman" w:eastAsia="SimSun" w:hAnsi="Times New Roman" w:cs="Times New Roman" w:hint="eastAsia"/>
          <w:sz w:val="24"/>
        </w:rPr>
        <w:t>Fornell</w:t>
      </w:r>
      <w:proofErr w:type="spellEnd"/>
      <w:r>
        <w:rPr>
          <w:rFonts w:ascii="Times New Roman" w:eastAsia="SimSun" w:hAnsi="Times New Roman" w:cs="Times New Roman" w:hint="eastAsia"/>
          <w:sz w:val="24"/>
        </w:rPr>
        <w:t>-Larker</w:t>
      </w:r>
      <w:r>
        <w:rPr>
          <w:rFonts w:ascii="Times New Roman" w:eastAsia="SimSun" w:hAnsi="Times New Roman" w:cs="Times New Roman" w:hint="eastAsia"/>
          <w:sz w:val="24"/>
        </w:rPr>
        <w:t>准则的标准；</w:t>
      </w:r>
      <w:r>
        <w:rPr>
          <w:rFonts w:ascii="Times New Roman" w:eastAsia="SimSun" w:hAnsi="Times New Roman" w:cs="Times New Roman" w:hint="eastAsia"/>
          <w:sz w:val="24"/>
        </w:rPr>
        <w:t>HTMT</w:t>
      </w:r>
      <w:r>
        <w:rPr>
          <w:rFonts w:ascii="Times New Roman" w:eastAsia="SimSun" w:hAnsi="Times New Roman" w:cs="Times New Roman" w:hint="eastAsia"/>
          <w:sz w:val="24"/>
        </w:rPr>
        <w:t>值的结果也显示该量表具有较好的区分效度（见表</w:t>
      </w:r>
      <w:r>
        <w:rPr>
          <w:rFonts w:ascii="Times New Roman" w:eastAsia="SimSun" w:hAnsi="Times New Roman" w:cs="Times New Roman"/>
          <w:sz w:val="24"/>
        </w:rPr>
        <w:t>3</w:t>
      </w:r>
      <w:r>
        <w:rPr>
          <w:rFonts w:ascii="Times New Roman" w:eastAsia="SimSun" w:hAnsi="Times New Roman" w:cs="Times New Roman" w:hint="eastAsia"/>
          <w:sz w:val="24"/>
        </w:rPr>
        <w:t>-</w:t>
      </w:r>
      <w:r>
        <w:rPr>
          <w:rFonts w:ascii="Times New Roman" w:eastAsia="SimSun" w:hAnsi="Times New Roman" w:cs="Times New Roman"/>
          <w:sz w:val="24"/>
        </w:rPr>
        <w:t>6</w:t>
      </w:r>
      <w:r>
        <w:rPr>
          <w:rFonts w:ascii="Times New Roman" w:eastAsia="SimSun" w:hAnsi="Times New Roman" w:cs="Times New Roman" w:hint="eastAsia"/>
          <w:sz w:val="24"/>
        </w:rPr>
        <w:t>）；且所有题项的因子载荷均大于该题项的交叉载荷（见表</w:t>
      </w:r>
      <w:r>
        <w:rPr>
          <w:rFonts w:ascii="Times New Roman" w:eastAsia="SimSun" w:hAnsi="Times New Roman" w:cs="Times New Roman"/>
          <w:sz w:val="24"/>
        </w:rPr>
        <w:t>3</w:t>
      </w:r>
      <w:r>
        <w:rPr>
          <w:rFonts w:ascii="Times New Roman" w:eastAsia="SimSun" w:hAnsi="Times New Roman" w:cs="Times New Roman" w:hint="eastAsia"/>
          <w:sz w:val="24"/>
        </w:rPr>
        <w:t>-</w:t>
      </w:r>
      <w:r>
        <w:rPr>
          <w:rFonts w:ascii="Times New Roman" w:eastAsia="SimSun" w:hAnsi="Times New Roman" w:cs="Times New Roman"/>
          <w:sz w:val="24"/>
        </w:rPr>
        <w:t>3</w:t>
      </w:r>
      <w:r>
        <w:rPr>
          <w:rFonts w:ascii="Times New Roman" w:eastAsia="SimSun" w:hAnsi="Times New Roman" w:cs="Times New Roman" w:hint="eastAsia"/>
          <w:sz w:val="24"/>
        </w:rPr>
        <w:t>），表明量表中的测量题项具有可靠性和有效性。综上，可以认为本研究的量表具有良好的区分效度。</w:t>
      </w:r>
    </w:p>
    <w:p w14:paraId="5DDF51E7" w14:textId="77777777" w:rsidR="00713B2B" w:rsidRDefault="00D04354" w:rsidP="00363098">
      <w:pPr>
        <w:pStyle w:val="a7"/>
      </w:pPr>
      <w:bookmarkStart w:id="66" w:name="_Toc192689090"/>
      <w:r>
        <w:rPr>
          <w:rFonts w:hint="eastAsia"/>
        </w:rPr>
        <w:t>表</w:t>
      </w:r>
      <w:r>
        <w:rPr>
          <w:rFonts w:hint="eastAsia"/>
        </w:rPr>
        <w:t xml:space="preserve">3-5 </w:t>
      </w:r>
      <w:proofErr w:type="spellStart"/>
      <w:r>
        <w:rPr>
          <w:rFonts w:hint="eastAsia"/>
        </w:rPr>
        <w:t>Fornell</w:t>
      </w:r>
      <w:proofErr w:type="spellEnd"/>
      <w:r>
        <w:rPr>
          <w:rFonts w:hint="eastAsia"/>
        </w:rPr>
        <w:t>-Larker</w:t>
      </w:r>
      <w:r>
        <w:rPr>
          <w:rFonts w:hint="eastAsia"/>
        </w:rPr>
        <w:t>标准结果</w:t>
      </w:r>
      <w:bookmarkEnd w:id="66"/>
    </w:p>
    <w:tbl>
      <w:tblPr>
        <w:tblStyle w:val="4"/>
        <w:tblW w:w="7423" w:type="dxa"/>
        <w:jc w:val="center"/>
        <w:tblLayout w:type="fixed"/>
        <w:tblLook w:val="04A0" w:firstRow="1" w:lastRow="0" w:firstColumn="1" w:lastColumn="0" w:noHBand="0" w:noVBand="1"/>
      </w:tblPr>
      <w:tblGrid>
        <w:gridCol w:w="824"/>
        <w:gridCol w:w="824"/>
        <w:gridCol w:w="825"/>
        <w:gridCol w:w="825"/>
        <w:gridCol w:w="825"/>
        <w:gridCol w:w="825"/>
        <w:gridCol w:w="825"/>
        <w:gridCol w:w="825"/>
        <w:gridCol w:w="825"/>
      </w:tblGrid>
      <w:tr w:rsidR="00713B2B" w14:paraId="57B1FC71" w14:textId="77777777">
        <w:trPr>
          <w:jc w:val="center"/>
        </w:trPr>
        <w:tc>
          <w:tcPr>
            <w:tcW w:w="824" w:type="dxa"/>
            <w:tcBorders>
              <w:top w:val="single" w:sz="4" w:space="0" w:color="auto"/>
              <w:left w:val="nil"/>
              <w:bottom w:val="single" w:sz="4" w:space="0" w:color="auto"/>
              <w:right w:val="nil"/>
            </w:tcBorders>
            <w:vAlign w:val="center"/>
          </w:tcPr>
          <w:p w14:paraId="5B55F910" w14:textId="77777777" w:rsidR="00713B2B" w:rsidRDefault="00713B2B">
            <w:pPr>
              <w:jc w:val="center"/>
              <w:rPr>
                <w:rFonts w:ascii="Times New Roman" w:eastAsia="SimSun" w:hAnsi="Times New Roman" w:cs="Times New Roman"/>
                <w:szCs w:val="21"/>
              </w:rPr>
            </w:pPr>
          </w:p>
        </w:tc>
        <w:tc>
          <w:tcPr>
            <w:tcW w:w="824" w:type="dxa"/>
            <w:tcBorders>
              <w:top w:val="single" w:sz="4" w:space="0" w:color="auto"/>
              <w:left w:val="nil"/>
              <w:bottom w:val="single" w:sz="4" w:space="0" w:color="auto"/>
              <w:right w:val="nil"/>
            </w:tcBorders>
            <w:vAlign w:val="center"/>
          </w:tcPr>
          <w:p w14:paraId="0C40B51B"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SN</w:t>
            </w:r>
          </w:p>
        </w:tc>
        <w:tc>
          <w:tcPr>
            <w:tcW w:w="825" w:type="dxa"/>
            <w:tcBorders>
              <w:top w:val="single" w:sz="4" w:space="0" w:color="auto"/>
              <w:left w:val="nil"/>
              <w:bottom w:val="single" w:sz="4" w:space="0" w:color="auto"/>
              <w:right w:val="nil"/>
            </w:tcBorders>
            <w:vAlign w:val="center"/>
          </w:tcPr>
          <w:p w14:paraId="29707B91"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IP</w:t>
            </w:r>
          </w:p>
        </w:tc>
        <w:tc>
          <w:tcPr>
            <w:tcW w:w="825" w:type="dxa"/>
            <w:tcBorders>
              <w:top w:val="single" w:sz="4" w:space="0" w:color="auto"/>
              <w:left w:val="nil"/>
              <w:bottom w:val="single" w:sz="4" w:space="0" w:color="auto"/>
              <w:right w:val="nil"/>
            </w:tcBorders>
            <w:vAlign w:val="center"/>
          </w:tcPr>
          <w:p w14:paraId="5B412A56"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RI</w:t>
            </w:r>
          </w:p>
        </w:tc>
        <w:tc>
          <w:tcPr>
            <w:tcW w:w="825" w:type="dxa"/>
            <w:tcBorders>
              <w:top w:val="single" w:sz="4" w:space="0" w:color="auto"/>
              <w:left w:val="nil"/>
              <w:bottom w:val="single" w:sz="4" w:space="0" w:color="auto"/>
              <w:right w:val="nil"/>
            </w:tcBorders>
            <w:vAlign w:val="center"/>
          </w:tcPr>
          <w:p w14:paraId="6E021C13"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RB</w:t>
            </w:r>
          </w:p>
        </w:tc>
        <w:tc>
          <w:tcPr>
            <w:tcW w:w="825" w:type="dxa"/>
            <w:tcBorders>
              <w:top w:val="single" w:sz="4" w:space="0" w:color="auto"/>
              <w:left w:val="nil"/>
              <w:bottom w:val="single" w:sz="4" w:space="0" w:color="auto"/>
              <w:right w:val="nil"/>
            </w:tcBorders>
            <w:vAlign w:val="center"/>
          </w:tcPr>
          <w:p w14:paraId="61FC0840"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ATT</w:t>
            </w:r>
          </w:p>
        </w:tc>
        <w:tc>
          <w:tcPr>
            <w:tcW w:w="825" w:type="dxa"/>
            <w:tcBorders>
              <w:top w:val="single" w:sz="4" w:space="0" w:color="auto"/>
              <w:left w:val="nil"/>
              <w:bottom w:val="single" w:sz="4" w:space="0" w:color="auto"/>
              <w:right w:val="nil"/>
            </w:tcBorders>
            <w:vAlign w:val="center"/>
          </w:tcPr>
          <w:p w14:paraId="1CD56920"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IN</w:t>
            </w:r>
          </w:p>
        </w:tc>
        <w:tc>
          <w:tcPr>
            <w:tcW w:w="825" w:type="dxa"/>
            <w:tcBorders>
              <w:top w:val="single" w:sz="4" w:space="0" w:color="auto"/>
              <w:left w:val="nil"/>
              <w:bottom w:val="single" w:sz="4" w:space="0" w:color="auto"/>
              <w:right w:val="nil"/>
            </w:tcBorders>
            <w:vAlign w:val="center"/>
          </w:tcPr>
          <w:p w14:paraId="422EBD5A"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PBC</w:t>
            </w:r>
          </w:p>
        </w:tc>
        <w:tc>
          <w:tcPr>
            <w:tcW w:w="825" w:type="dxa"/>
            <w:tcBorders>
              <w:top w:val="single" w:sz="4" w:space="0" w:color="auto"/>
              <w:left w:val="nil"/>
              <w:bottom w:val="single" w:sz="4" w:space="0" w:color="auto"/>
              <w:right w:val="nil"/>
            </w:tcBorders>
            <w:vAlign w:val="center"/>
          </w:tcPr>
          <w:p w14:paraId="1622FF8A"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FC</w:t>
            </w:r>
          </w:p>
        </w:tc>
      </w:tr>
      <w:tr w:rsidR="00713B2B" w14:paraId="5ECA5D26" w14:textId="77777777">
        <w:trPr>
          <w:jc w:val="center"/>
        </w:trPr>
        <w:tc>
          <w:tcPr>
            <w:tcW w:w="824" w:type="dxa"/>
            <w:tcBorders>
              <w:top w:val="nil"/>
              <w:left w:val="nil"/>
              <w:bottom w:val="nil"/>
              <w:right w:val="nil"/>
            </w:tcBorders>
            <w:vAlign w:val="center"/>
          </w:tcPr>
          <w:p w14:paraId="622E5470"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SN</w:t>
            </w:r>
          </w:p>
        </w:tc>
        <w:tc>
          <w:tcPr>
            <w:tcW w:w="824" w:type="dxa"/>
            <w:tcBorders>
              <w:top w:val="nil"/>
              <w:left w:val="nil"/>
              <w:bottom w:val="nil"/>
              <w:right w:val="nil"/>
            </w:tcBorders>
            <w:vAlign w:val="center"/>
          </w:tcPr>
          <w:p w14:paraId="266A414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b/>
                <w:bCs/>
                <w:kern w:val="0"/>
                <w:szCs w:val="21"/>
              </w:rPr>
              <w:t>0.847</w:t>
            </w:r>
          </w:p>
        </w:tc>
        <w:tc>
          <w:tcPr>
            <w:tcW w:w="825" w:type="dxa"/>
            <w:tcBorders>
              <w:top w:val="nil"/>
              <w:left w:val="nil"/>
              <w:bottom w:val="nil"/>
              <w:right w:val="nil"/>
            </w:tcBorders>
            <w:vAlign w:val="center"/>
          </w:tcPr>
          <w:p w14:paraId="55570C8B"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078922D7"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330A4CA0"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2D2A6AA5"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4F4A1195"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67917291"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51E52507" w14:textId="77777777" w:rsidR="00713B2B" w:rsidRDefault="00713B2B">
            <w:pPr>
              <w:jc w:val="center"/>
              <w:rPr>
                <w:rFonts w:ascii="Times New Roman" w:eastAsia="Times New Roman" w:hAnsi="Times New Roman" w:cs="Times New Roman"/>
                <w:szCs w:val="21"/>
              </w:rPr>
            </w:pPr>
          </w:p>
        </w:tc>
      </w:tr>
      <w:tr w:rsidR="00713B2B" w14:paraId="0449ADAA" w14:textId="77777777">
        <w:trPr>
          <w:jc w:val="center"/>
        </w:trPr>
        <w:tc>
          <w:tcPr>
            <w:tcW w:w="824" w:type="dxa"/>
            <w:tcBorders>
              <w:top w:val="nil"/>
              <w:left w:val="nil"/>
              <w:bottom w:val="nil"/>
              <w:right w:val="nil"/>
            </w:tcBorders>
            <w:vAlign w:val="center"/>
          </w:tcPr>
          <w:p w14:paraId="14647251"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IP</w:t>
            </w:r>
          </w:p>
        </w:tc>
        <w:tc>
          <w:tcPr>
            <w:tcW w:w="824" w:type="dxa"/>
            <w:tcBorders>
              <w:top w:val="nil"/>
              <w:left w:val="nil"/>
              <w:bottom w:val="nil"/>
              <w:right w:val="nil"/>
            </w:tcBorders>
            <w:vAlign w:val="center"/>
          </w:tcPr>
          <w:p w14:paraId="6C825C66"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0.533</w:t>
            </w:r>
          </w:p>
        </w:tc>
        <w:tc>
          <w:tcPr>
            <w:tcW w:w="825" w:type="dxa"/>
            <w:tcBorders>
              <w:top w:val="nil"/>
              <w:left w:val="nil"/>
              <w:bottom w:val="nil"/>
              <w:right w:val="nil"/>
            </w:tcBorders>
            <w:vAlign w:val="center"/>
          </w:tcPr>
          <w:p w14:paraId="601FA020"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b/>
                <w:bCs/>
                <w:kern w:val="0"/>
                <w:szCs w:val="21"/>
              </w:rPr>
              <w:t>0.838</w:t>
            </w:r>
          </w:p>
        </w:tc>
        <w:tc>
          <w:tcPr>
            <w:tcW w:w="825" w:type="dxa"/>
            <w:tcBorders>
              <w:top w:val="nil"/>
              <w:left w:val="nil"/>
              <w:bottom w:val="nil"/>
              <w:right w:val="nil"/>
            </w:tcBorders>
            <w:vAlign w:val="center"/>
          </w:tcPr>
          <w:p w14:paraId="384EDB32"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443BD266"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4603669A"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0B83E9BB"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5EAA5EDB"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4905F30A" w14:textId="77777777" w:rsidR="00713B2B" w:rsidRDefault="00713B2B">
            <w:pPr>
              <w:jc w:val="center"/>
              <w:rPr>
                <w:rFonts w:ascii="Times New Roman" w:eastAsia="Times New Roman" w:hAnsi="Times New Roman" w:cs="Times New Roman"/>
                <w:szCs w:val="21"/>
              </w:rPr>
            </w:pPr>
          </w:p>
        </w:tc>
      </w:tr>
      <w:tr w:rsidR="00713B2B" w14:paraId="4CDC277D" w14:textId="77777777">
        <w:trPr>
          <w:trHeight w:val="253"/>
          <w:jc w:val="center"/>
        </w:trPr>
        <w:tc>
          <w:tcPr>
            <w:tcW w:w="824" w:type="dxa"/>
            <w:tcBorders>
              <w:top w:val="nil"/>
              <w:left w:val="nil"/>
              <w:bottom w:val="nil"/>
              <w:right w:val="nil"/>
            </w:tcBorders>
            <w:vAlign w:val="center"/>
          </w:tcPr>
          <w:p w14:paraId="1997FCD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lastRenderedPageBreak/>
              <w:t>RI</w:t>
            </w:r>
          </w:p>
        </w:tc>
        <w:tc>
          <w:tcPr>
            <w:tcW w:w="824" w:type="dxa"/>
            <w:tcBorders>
              <w:top w:val="nil"/>
              <w:left w:val="nil"/>
              <w:bottom w:val="nil"/>
              <w:right w:val="nil"/>
            </w:tcBorders>
            <w:vAlign w:val="center"/>
          </w:tcPr>
          <w:p w14:paraId="76CCADA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0.705</w:t>
            </w:r>
          </w:p>
        </w:tc>
        <w:tc>
          <w:tcPr>
            <w:tcW w:w="825" w:type="dxa"/>
            <w:tcBorders>
              <w:top w:val="nil"/>
              <w:left w:val="nil"/>
              <w:bottom w:val="nil"/>
              <w:right w:val="nil"/>
            </w:tcBorders>
            <w:vAlign w:val="center"/>
          </w:tcPr>
          <w:p w14:paraId="252E09A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0.667</w:t>
            </w:r>
          </w:p>
        </w:tc>
        <w:tc>
          <w:tcPr>
            <w:tcW w:w="825" w:type="dxa"/>
            <w:tcBorders>
              <w:top w:val="nil"/>
              <w:left w:val="nil"/>
              <w:bottom w:val="nil"/>
              <w:right w:val="nil"/>
            </w:tcBorders>
            <w:vAlign w:val="center"/>
          </w:tcPr>
          <w:p w14:paraId="7235116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b/>
                <w:bCs/>
                <w:kern w:val="0"/>
                <w:szCs w:val="21"/>
              </w:rPr>
              <w:t>0.913</w:t>
            </w:r>
          </w:p>
        </w:tc>
        <w:tc>
          <w:tcPr>
            <w:tcW w:w="825" w:type="dxa"/>
            <w:tcBorders>
              <w:top w:val="nil"/>
              <w:left w:val="nil"/>
              <w:bottom w:val="nil"/>
              <w:right w:val="nil"/>
            </w:tcBorders>
            <w:vAlign w:val="center"/>
          </w:tcPr>
          <w:p w14:paraId="78EA608E"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52871F65"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24CC509E"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4D3D7897"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4A4825BA" w14:textId="77777777" w:rsidR="00713B2B" w:rsidRDefault="00713B2B">
            <w:pPr>
              <w:jc w:val="center"/>
              <w:rPr>
                <w:rFonts w:ascii="Times New Roman" w:eastAsia="Times New Roman" w:hAnsi="Times New Roman" w:cs="Times New Roman"/>
                <w:szCs w:val="21"/>
              </w:rPr>
            </w:pPr>
          </w:p>
        </w:tc>
      </w:tr>
      <w:tr w:rsidR="00713B2B" w14:paraId="23B7CBAA" w14:textId="77777777">
        <w:trPr>
          <w:trHeight w:val="229"/>
          <w:jc w:val="center"/>
        </w:trPr>
        <w:tc>
          <w:tcPr>
            <w:tcW w:w="824" w:type="dxa"/>
            <w:tcBorders>
              <w:top w:val="nil"/>
              <w:left w:val="nil"/>
              <w:bottom w:val="nil"/>
              <w:right w:val="nil"/>
            </w:tcBorders>
            <w:vAlign w:val="center"/>
          </w:tcPr>
          <w:p w14:paraId="34E3B4D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RB</w:t>
            </w:r>
          </w:p>
        </w:tc>
        <w:tc>
          <w:tcPr>
            <w:tcW w:w="824" w:type="dxa"/>
            <w:tcBorders>
              <w:top w:val="nil"/>
              <w:left w:val="nil"/>
              <w:bottom w:val="nil"/>
              <w:right w:val="nil"/>
            </w:tcBorders>
            <w:vAlign w:val="center"/>
          </w:tcPr>
          <w:p w14:paraId="1E9E3C9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0.303</w:t>
            </w:r>
          </w:p>
        </w:tc>
        <w:tc>
          <w:tcPr>
            <w:tcW w:w="825" w:type="dxa"/>
            <w:tcBorders>
              <w:top w:val="nil"/>
              <w:left w:val="nil"/>
              <w:bottom w:val="nil"/>
              <w:right w:val="nil"/>
            </w:tcBorders>
            <w:vAlign w:val="center"/>
          </w:tcPr>
          <w:p w14:paraId="3786DFB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0.406</w:t>
            </w:r>
          </w:p>
        </w:tc>
        <w:tc>
          <w:tcPr>
            <w:tcW w:w="825" w:type="dxa"/>
            <w:tcBorders>
              <w:top w:val="nil"/>
              <w:left w:val="nil"/>
              <w:bottom w:val="nil"/>
              <w:right w:val="nil"/>
            </w:tcBorders>
            <w:vAlign w:val="center"/>
          </w:tcPr>
          <w:p w14:paraId="4C425E0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0.472</w:t>
            </w:r>
          </w:p>
        </w:tc>
        <w:tc>
          <w:tcPr>
            <w:tcW w:w="825" w:type="dxa"/>
            <w:tcBorders>
              <w:top w:val="nil"/>
              <w:left w:val="nil"/>
              <w:bottom w:val="nil"/>
              <w:right w:val="nil"/>
            </w:tcBorders>
            <w:vAlign w:val="center"/>
          </w:tcPr>
          <w:p w14:paraId="291E22D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b/>
                <w:bCs/>
                <w:kern w:val="0"/>
                <w:szCs w:val="21"/>
              </w:rPr>
              <w:t>0.964</w:t>
            </w:r>
          </w:p>
        </w:tc>
        <w:tc>
          <w:tcPr>
            <w:tcW w:w="825" w:type="dxa"/>
            <w:tcBorders>
              <w:top w:val="nil"/>
              <w:left w:val="nil"/>
              <w:bottom w:val="nil"/>
              <w:right w:val="nil"/>
            </w:tcBorders>
            <w:vAlign w:val="center"/>
          </w:tcPr>
          <w:p w14:paraId="042C367B"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2F32B705"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47A40658"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7A943B67" w14:textId="77777777" w:rsidR="00713B2B" w:rsidRDefault="00713B2B">
            <w:pPr>
              <w:jc w:val="center"/>
              <w:rPr>
                <w:rFonts w:ascii="Times New Roman" w:eastAsia="Times New Roman" w:hAnsi="Times New Roman" w:cs="Times New Roman"/>
                <w:szCs w:val="21"/>
              </w:rPr>
            </w:pPr>
          </w:p>
        </w:tc>
      </w:tr>
      <w:tr w:rsidR="00713B2B" w14:paraId="6CBF2972" w14:textId="77777777">
        <w:trPr>
          <w:jc w:val="center"/>
        </w:trPr>
        <w:tc>
          <w:tcPr>
            <w:tcW w:w="824" w:type="dxa"/>
            <w:tcBorders>
              <w:top w:val="nil"/>
              <w:left w:val="nil"/>
              <w:bottom w:val="nil"/>
              <w:right w:val="nil"/>
            </w:tcBorders>
            <w:vAlign w:val="center"/>
          </w:tcPr>
          <w:p w14:paraId="5D0D0C4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ATT</w:t>
            </w:r>
          </w:p>
        </w:tc>
        <w:tc>
          <w:tcPr>
            <w:tcW w:w="824" w:type="dxa"/>
            <w:tcBorders>
              <w:top w:val="nil"/>
              <w:left w:val="nil"/>
              <w:bottom w:val="nil"/>
              <w:right w:val="nil"/>
            </w:tcBorders>
            <w:vAlign w:val="center"/>
          </w:tcPr>
          <w:p w14:paraId="589DD41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0.678</w:t>
            </w:r>
          </w:p>
        </w:tc>
        <w:tc>
          <w:tcPr>
            <w:tcW w:w="825" w:type="dxa"/>
            <w:tcBorders>
              <w:top w:val="nil"/>
              <w:left w:val="nil"/>
              <w:bottom w:val="nil"/>
              <w:right w:val="nil"/>
            </w:tcBorders>
            <w:vAlign w:val="center"/>
          </w:tcPr>
          <w:p w14:paraId="39DF5D30"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0.567</w:t>
            </w:r>
          </w:p>
        </w:tc>
        <w:tc>
          <w:tcPr>
            <w:tcW w:w="825" w:type="dxa"/>
            <w:tcBorders>
              <w:top w:val="nil"/>
              <w:left w:val="nil"/>
              <w:bottom w:val="nil"/>
              <w:right w:val="nil"/>
            </w:tcBorders>
            <w:vAlign w:val="center"/>
          </w:tcPr>
          <w:p w14:paraId="4906CF8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0.773</w:t>
            </w:r>
          </w:p>
        </w:tc>
        <w:tc>
          <w:tcPr>
            <w:tcW w:w="825" w:type="dxa"/>
            <w:tcBorders>
              <w:top w:val="nil"/>
              <w:left w:val="nil"/>
              <w:bottom w:val="nil"/>
              <w:right w:val="nil"/>
            </w:tcBorders>
            <w:vAlign w:val="center"/>
          </w:tcPr>
          <w:p w14:paraId="2555619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0.387</w:t>
            </w:r>
          </w:p>
        </w:tc>
        <w:tc>
          <w:tcPr>
            <w:tcW w:w="825" w:type="dxa"/>
            <w:tcBorders>
              <w:top w:val="nil"/>
              <w:left w:val="nil"/>
              <w:bottom w:val="nil"/>
              <w:right w:val="nil"/>
            </w:tcBorders>
            <w:vAlign w:val="center"/>
          </w:tcPr>
          <w:p w14:paraId="578E948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b/>
                <w:bCs/>
                <w:kern w:val="0"/>
                <w:szCs w:val="21"/>
              </w:rPr>
              <w:t>0.868</w:t>
            </w:r>
          </w:p>
        </w:tc>
        <w:tc>
          <w:tcPr>
            <w:tcW w:w="825" w:type="dxa"/>
            <w:tcBorders>
              <w:top w:val="nil"/>
              <w:left w:val="nil"/>
              <w:bottom w:val="nil"/>
              <w:right w:val="nil"/>
            </w:tcBorders>
            <w:vAlign w:val="center"/>
          </w:tcPr>
          <w:p w14:paraId="13E41C37"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311B2D6B"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7AAA27A0" w14:textId="77777777" w:rsidR="00713B2B" w:rsidRDefault="00713B2B">
            <w:pPr>
              <w:jc w:val="center"/>
              <w:rPr>
                <w:rFonts w:ascii="Times New Roman" w:eastAsia="Times New Roman" w:hAnsi="Times New Roman" w:cs="Times New Roman"/>
                <w:szCs w:val="21"/>
              </w:rPr>
            </w:pPr>
          </w:p>
        </w:tc>
      </w:tr>
      <w:tr w:rsidR="00713B2B" w14:paraId="22CB0B31" w14:textId="77777777">
        <w:trPr>
          <w:jc w:val="center"/>
        </w:trPr>
        <w:tc>
          <w:tcPr>
            <w:tcW w:w="824" w:type="dxa"/>
            <w:tcBorders>
              <w:top w:val="nil"/>
              <w:left w:val="nil"/>
              <w:bottom w:val="nil"/>
              <w:right w:val="nil"/>
            </w:tcBorders>
            <w:vAlign w:val="center"/>
          </w:tcPr>
          <w:p w14:paraId="7CA5F23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IN</w:t>
            </w:r>
          </w:p>
        </w:tc>
        <w:tc>
          <w:tcPr>
            <w:tcW w:w="824" w:type="dxa"/>
            <w:tcBorders>
              <w:top w:val="nil"/>
              <w:left w:val="nil"/>
              <w:bottom w:val="nil"/>
              <w:right w:val="nil"/>
            </w:tcBorders>
            <w:vAlign w:val="center"/>
          </w:tcPr>
          <w:p w14:paraId="054A5FA2"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0.534</w:t>
            </w:r>
          </w:p>
        </w:tc>
        <w:tc>
          <w:tcPr>
            <w:tcW w:w="825" w:type="dxa"/>
            <w:tcBorders>
              <w:top w:val="nil"/>
              <w:left w:val="nil"/>
              <w:bottom w:val="nil"/>
              <w:right w:val="nil"/>
            </w:tcBorders>
            <w:vAlign w:val="center"/>
          </w:tcPr>
          <w:p w14:paraId="1143851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0.466</w:t>
            </w:r>
          </w:p>
        </w:tc>
        <w:tc>
          <w:tcPr>
            <w:tcW w:w="825" w:type="dxa"/>
            <w:tcBorders>
              <w:top w:val="nil"/>
              <w:left w:val="nil"/>
              <w:bottom w:val="nil"/>
              <w:right w:val="nil"/>
            </w:tcBorders>
            <w:vAlign w:val="center"/>
          </w:tcPr>
          <w:p w14:paraId="6656C3B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0.571</w:t>
            </w:r>
          </w:p>
        </w:tc>
        <w:tc>
          <w:tcPr>
            <w:tcW w:w="825" w:type="dxa"/>
            <w:tcBorders>
              <w:top w:val="nil"/>
              <w:left w:val="nil"/>
              <w:bottom w:val="nil"/>
              <w:right w:val="nil"/>
            </w:tcBorders>
            <w:vAlign w:val="center"/>
          </w:tcPr>
          <w:p w14:paraId="299FFC7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0.35</w:t>
            </w:r>
          </w:p>
        </w:tc>
        <w:tc>
          <w:tcPr>
            <w:tcW w:w="825" w:type="dxa"/>
            <w:tcBorders>
              <w:top w:val="nil"/>
              <w:left w:val="nil"/>
              <w:bottom w:val="nil"/>
              <w:right w:val="nil"/>
            </w:tcBorders>
            <w:vAlign w:val="center"/>
          </w:tcPr>
          <w:p w14:paraId="79A4E353"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0.582</w:t>
            </w:r>
          </w:p>
        </w:tc>
        <w:tc>
          <w:tcPr>
            <w:tcW w:w="825" w:type="dxa"/>
            <w:tcBorders>
              <w:top w:val="nil"/>
              <w:left w:val="nil"/>
              <w:bottom w:val="nil"/>
              <w:right w:val="nil"/>
            </w:tcBorders>
            <w:vAlign w:val="center"/>
          </w:tcPr>
          <w:p w14:paraId="45B1EAA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b/>
                <w:bCs/>
                <w:kern w:val="0"/>
                <w:szCs w:val="21"/>
              </w:rPr>
              <w:t>0.815</w:t>
            </w:r>
          </w:p>
        </w:tc>
        <w:tc>
          <w:tcPr>
            <w:tcW w:w="825" w:type="dxa"/>
            <w:tcBorders>
              <w:top w:val="nil"/>
              <w:left w:val="nil"/>
              <w:bottom w:val="nil"/>
              <w:right w:val="nil"/>
            </w:tcBorders>
            <w:vAlign w:val="center"/>
          </w:tcPr>
          <w:p w14:paraId="5583DA1D"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3E537562" w14:textId="77777777" w:rsidR="00713B2B" w:rsidRDefault="00713B2B">
            <w:pPr>
              <w:jc w:val="center"/>
              <w:rPr>
                <w:rFonts w:ascii="Times New Roman" w:eastAsia="Times New Roman" w:hAnsi="Times New Roman" w:cs="Times New Roman"/>
                <w:szCs w:val="21"/>
              </w:rPr>
            </w:pPr>
          </w:p>
        </w:tc>
      </w:tr>
      <w:tr w:rsidR="00713B2B" w14:paraId="5EED503E" w14:textId="77777777">
        <w:trPr>
          <w:jc w:val="center"/>
        </w:trPr>
        <w:tc>
          <w:tcPr>
            <w:tcW w:w="824" w:type="dxa"/>
            <w:tcBorders>
              <w:top w:val="nil"/>
              <w:left w:val="nil"/>
              <w:bottom w:val="nil"/>
              <w:right w:val="nil"/>
            </w:tcBorders>
            <w:vAlign w:val="center"/>
          </w:tcPr>
          <w:p w14:paraId="6279216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PBC</w:t>
            </w:r>
          </w:p>
        </w:tc>
        <w:tc>
          <w:tcPr>
            <w:tcW w:w="824" w:type="dxa"/>
            <w:tcBorders>
              <w:top w:val="nil"/>
              <w:left w:val="nil"/>
              <w:bottom w:val="nil"/>
              <w:right w:val="nil"/>
            </w:tcBorders>
            <w:vAlign w:val="center"/>
          </w:tcPr>
          <w:p w14:paraId="5C044F80"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0.662</w:t>
            </w:r>
          </w:p>
        </w:tc>
        <w:tc>
          <w:tcPr>
            <w:tcW w:w="825" w:type="dxa"/>
            <w:tcBorders>
              <w:top w:val="nil"/>
              <w:left w:val="nil"/>
              <w:bottom w:val="nil"/>
              <w:right w:val="nil"/>
            </w:tcBorders>
            <w:vAlign w:val="center"/>
          </w:tcPr>
          <w:p w14:paraId="2C6AD9D6"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0.651</w:t>
            </w:r>
          </w:p>
        </w:tc>
        <w:tc>
          <w:tcPr>
            <w:tcW w:w="825" w:type="dxa"/>
            <w:tcBorders>
              <w:top w:val="nil"/>
              <w:left w:val="nil"/>
              <w:bottom w:val="nil"/>
              <w:right w:val="nil"/>
            </w:tcBorders>
            <w:vAlign w:val="center"/>
          </w:tcPr>
          <w:p w14:paraId="1A33B5A5"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0.787</w:t>
            </w:r>
          </w:p>
        </w:tc>
        <w:tc>
          <w:tcPr>
            <w:tcW w:w="825" w:type="dxa"/>
            <w:tcBorders>
              <w:top w:val="nil"/>
              <w:left w:val="nil"/>
              <w:bottom w:val="nil"/>
              <w:right w:val="nil"/>
            </w:tcBorders>
            <w:vAlign w:val="center"/>
          </w:tcPr>
          <w:p w14:paraId="4CCC38A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0.369</w:t>
            </w:r>
          </w:p>
        </w:tc>
        <w:tc>
          <w:tcPr>
            <w:tcW w:w="825" w:type="dxa"/>
            <w:tcBorders>
              <w:top w:val="nil"/>
              <w:left w:val="nil"/>
              <w:bottom w:val="nil"/>
              <w:right w:val="nil"/>
            </w:tcBorders>
            <w:vAlign w:val="center"/>
          </w:tcPr>
          <w:p w14:paraId="51A75ED3"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0.727</w:t>
            </w:r>
          </w:p>
        </w:tc>
        <w:tc>
          <w:tcPr>
            <w:tcW w:w="825" w:type="dxa"/>
            <w:tcBorders>
              <w:top w:val="nil"/>
              <w:left w:val="nil"/>
              <w:bottom w:val="nil"/>
              <w:right w:val="nil"/>
            </w:tcBorders>
            <w:vAlign w:val="center"/>
          </w:tcPr>
          <w:p w14:paraId="1CEDA8E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0.563</w:t>
            </w:r>
          </w:p>
        </w:tc>
        <w:tc>
          <w:tcPr>
            <w:tcW w:w="825" w:type="dxa"/>
            <w:tcBorders>
              <w:top w:val="nil"/>
              <w:left w:val="nil"/>
              <w:bottom w:val="nil"/>
              <w:right w:val="nil"/>
            </w:tcBorders>
            <w:vAlign w:val="center"/>
          </w:tcPr>
          <w:p w14:paraId="6475A77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b/>
                <w:bCs/>
                <w:kern w:val="0"/>
                <w:szCs w:val="21"/>
              </w:rPr>
              <w:t>0.845</w:t>
            </w:r>
          </w:p>
        </w:tc>
        <w:tc>
          <w:tcPr>
            <w:tcW w:w="825" w:type="dxa"/>
            <w:tcBorders>
              <w:top w:val="nil"/>
              <w:left w:val="nil"/>
              <w:bottom w:val="nil"/>
              <w:right w:val="nil"/>
            </w:tcBorders>
            <w:vAlign w:val="center"/>
          </w:tcPr>
          <w:p w14:paraId="10A6829C" w14:textId="77777777" w:rsidR="00713B2B" w:rsidRDefault="00713B2B">
            <w:pPr>
              <w:jc w:val="center"/>
              <w:rPr>
                <w:rFonts w:ascii="Times New Roman" w:eastAsia="Times New Roman" w:hAnsi="Times New Roman" w:cs="Times New Roman"/>
                <w:szCs w:val="21"/>
              </w:rPr>
            </w:pPr>
          </w:p>
        </w:tc>
      </w:tr>
      <w:tr w:rsidR="00713B2B" w14:paraId="67542698" w14:textId="77777777">
        <w:trPr>
          <w:jc w:val="center"/>
        </w:trPr>
        <w:tc>
          <w:tcPr>
            <w:tcW w:w="824" w:type="dxa"/>
            <w:tcBorders>
              <w:top w:val="nil"/>
              <w:left w:val="nil"/>
              <w:bottom w:val="single" w:sz="4" w:space="0" w:color="auto"/>
              <w:right w:val="nil"/>
            </w:tcBorders>
            <w:vAlign w:val="center"/>
          </w:tcPr>
          <w:p w14:paraId="512C55D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FC</w:t>
            </w:r>
          </w:p>
        </w:tc>
        <w:tc>
          <w:tcPr>
            <w:tcW w:w="824" w:type="dxa"/>
            <w:tcBorders>
              <w:top w:val="nil"/>
              <w:left w:val="nil"/>
              <w:bottom w:val="single" w:sz="4" w:space="0" w:color="auto"/>
              <w:right w:val="nil"/>
            </w:tcBorders>
            <w:vAlign w:val="center"/>
          </w:tcPr>
          <w:p w14:paraId="2CE68BA6"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0.591</w:t>
            </w:r>
          </w:p>
        </w:tc>
        <w:tc>
          <w:tcPr>
            <w:tcW w:w="825" w:type="dxa"/>
            <w:tcBorders>
              <w:top w:val="nil"/>
              <w:left w:val="nil"/>
              <w:bottom w:val="single" w:sz="4" w:space="0" w:color="auto"/>
              <w:right w:val="nil"/>
            </w:tcBorders>
            <w:vAlign w:val="center"/>
          </w:tcPr>
          <w:p w14:paraId="23883806"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0.562</w:t>
            </w:r>
          </w:p>
        </w:tc>
        <w:tc>
          <w:tcPr>
            <w:tcW w:w="825" w:type="dxa"/>
            <w:tcBorders>
              <w:top w:val="nil"/>
              <w:left w:val="nil"/>
              <w:bottom w:val="single" w:sz="4" w:space="0" w:color="auto"/>
              <w:right w:val="nil"/>
            </w:tcBorders>
            <w:vAlign w:val="center"/>
          </w:tcPr>
          <w:p w14:paraId="3BD9F40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0.695</w:t>
            </w:r>
          </w:p>
        </w:tc>
        <w:tc>
          <w:tcPr>
            <w:tcW w:w="825" w:type="dxa"/>
            <w:tcBorders>
              <w:top w:val="nil"/>
              <w:left w:val="nil"/>
              <w:bottom w:val="single" w:sz="4" w:space="0" w:color="auto"/>
              <w:right w:val="nil"/>
            </w:tcBorders>
            <w:vAlign w:val="center"/>
          </w:tcPr>
          <w:p w14:paraId="33748791"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0.272</w:t>
            </w:r>
          </w:p>
        </w:tc>
        <w:tc>
          <w:tcPr>
            <w:tcW w:w="825" w:type="dxa"/>
            <w:tcBorders>
              <w:top w:val="nil"/>
              <w:left w:val="nil"/>
              <w:bottom w:val="single" w:sz="4" w:space="0" w:color="auto"/>
              <w:right w:val="nil"/>
            </w:tcBorders>
            <w:vAlign w:val="center"/>
          </w:tcPr>
          <w:p w14:paraId="18818E4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0.717</w:t>
            </w:r>
          </w:p>
        </w:tc>
        <w:tc>
          <w:tcPr>
            <w:tcW w:w="825" w:type="dxa"/>
            <w:tcBorders>
              <w:top w:val="nil"/>
              <w:left w:val="nil"/>
              <w:bottom w:val="single" w:sz="4" w:space="0" w:color="auto"/>
              <w:right w:val="nil"/>
            </w:tcBorders>
            <w:vAlign w:val="center"/>
          </w:tcPr>
          <w:p w14:paraId="3D3C3A5F"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0.584</w:t>
            </w:r>
          </w:p>
        </w:tc>
        <w:tc>
          <w:tcPr>
            <w:tcW w:w="825" w:type="dxa"/>
            <w:tcBorders>
              <w:top w:val="nil"/>
              <w:left w:val="nil"/>
              <w:bottom w:val="single" w:sz="4" w:space="0" w:color="auto"/>
              <w:right w:val="nil"/>
            </w:tcBorders>
            <w:vAlign w:val="center"/>
          </w:tcPr>
          <w:p w14:paraId="4A981CA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0.738</w:t>
            </w:r>
          </w:p>
        </w:tc>
        <w:tc>
          <w:tcPr>
            <w:tcW w:w="825" w:type="dxa"/>
            <w:tcBorders>
              <w:top w:val="nil"/>
              <w:left w:val="nil"/>
              <w:bottom w:val="single" w:sz="4" w:space="0" w:color="auto"/>
              <w:right w:val="nil"/>
            </w:tcBorders>
            <w:vAlign w:val="center"/>
          </w:tcPr>
          <w:p w14:paraId="48906A8B"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b/>
                <w:bCs/>
                <w:kern w:val="0"/>
                <w:szCs w:val="21"/>
              </w:rPr>
              <w:t>0.871</w:t>
            </w:r>
          </w:p>
        </w:tc>
      </w:tr>
    </w:tbl>
    <w:p w14:paraId="225975BB" w14:textId="77777777" w:rsidR="00713B2B" w:rsidRDefault="00D04354" w:rsidP="00363098">
      <w:pPr>
        <w:pStyle w:val="a9"/>
      </w:pPr>
      <w:r>
        <w:t>注：</w:t>
      </w:r>
      <w:r>
        <w:rPr>
          <w:rFonts w:hint="eastAsia"/>
        </w:rPr>
        <w:t>ATT</w:t>
      </w:r>
      <w:r>
        <w:t>：</w:t>
      </w:r>
      <w:r>
        <w:rPr>
          <w:rFonts w:hint="eastAsia"/>
        </w:rPr>
        <w:t>态度；</w:t>
      </w:r>
      <w:r>
        <w:rPr>
          <w:rFonts w:hint="eastAsia"/>
        </w:rPr>
        <w:t>IN</w:t>
      </w:r>
      <w:r>
        <w:t>：</w:t>
      </w:r>
      <w:r>
        <w:rPr>
          <w:rFonts w:hint="eastAsia"/>
        </w:rPr>
        <w:t>激励</w:t>
      </w:r>
      <w:r>
        <w:t>；</w:t>
      </w:r>
      <w:r>
        <w:t>I</w:t>
      </w:r>
      <w:r>
        <w:rPr>
          <w:rFonts w:hint="eastAsia"/>
        </w:rPr>
        <w:t>P</w:t>
      </w:r>
      <w:r>
        <w:t>：</w:t>
      </w:r>
      <w:r>
        <w:rPr>
          <w:rFonts w:hint="eastAsia"/>
        </w:rPr>
        <w:t>信息宣传</w:t>
      </w:r>
      <w:r>
        <w:t>；</w:t>
      </w:r>
      <w:r>
        <w:t>P</w:t>
      </w:r>
      <w:r>
        <w:rPr>
          <w:rFonts w:hint="eastAsia"/>
        </w:rPr>
        <w:t>BC</w:t>
      </w:r>
      <w:r>
        <w:t>：</w:t>
      </w:r>
      <w:r>
        <w:rPr>
          <w:rFonts w:hint="eastAsia"/>
        </w:rPr>
        <w:t>知觉行为控制</w:t>
      </w:r>
      <w:r>
        <w:t>；</w:t>
      </w:r>
      <w:r>
        <w:rPr>
          <w:rFonts w:hint="eastAsia"/>
        </w:rPr>
        <w:t>RB</w:t>
      </w:r>
      <w:r>
        <w:t>：</w:t>
      </w:r>
      <w:r>
        <w:rPr>
          <w:rFonts w:hint="eastAsia"/>
        </w:rPr>
        <w:t>回收行为</w:t>
      </w:r>
      <w:r>
        <w:t>；</w:t>
      </w:r>
      <w:r>
        <w:rPr>
          <w:rFonts w:hint="eastAsia"/>
        </w:rPr>
        <w:t>RI</w:t>
      </w:r>
      <w:r>
        <w:t>：</w:t>
      </w:r>
      <w:r>
        <w:rPr>
          <w:rFonts w:hint="eastAsia"/>
        </w:rPr>
        <w:t>回收意向</w:t>
      </w:r>
      <w:r>
        <w:t>；</w:t>
      </w:r>
      <w:r>
        <w:t>FC</w:t>
      </w:r>
      <w:r>
        <w:t>：</w:t>
      </w:r>
      <w:r>
        <w:rPr>
          <w:rFonts w:hint="eastAsia"/>
        </w:rPr>
        <w:t>促进条件</w:t>
      </w:r>
      <w:r>
        <w:t>；</w:t>
      </w:r>
      <w:r>
        <w:rPr>
          <w:rFonts w:hint="eastAsia"/>
        </w:rPr>
        <w:t>SN</w:t>
      </w:r>
      <w:r>
        <w:t>：</w:t>
      </w:r>
      <w:r>
        <w:rPr>
          <w:rFonts w:hint="eastAsia"/>
        </w:rPr>
        <w:t>主观规范</w:t>
      </w:r>
      <w:r>
        <w:t>。</w:t>
      </w:r>
    </w:p>
    <w:p w14:paraId="5D06389C" w14:textId="77777777" w:rsidR="00713B2B" w:rsidRDefault="00D04354" w:rsidP="00363098">
      <w:pPr>
        <w:pStyle w:val="a7"/>
      </w:pPr>
      <w:bookmarkStart w:id="67" w:name="_Toc192689091"/>
      <w:r>
        <w:rPr>
          <w:rFonts w:hint="eastAsia"/>
        </w:rPr>
        <w:t>表</w:t>
      </w:r>
      <w:r>
        <w:rPr>
          <w:rFonts w:hint="eastAsia"/>
        </w:rPr>
        <w:t>3-6 HTMT</w:t>
      </w:r>
      <w:r>
        <w:rPr>
          <w:rFonts w:hint="eastAsia"/>
        </w:rPr>
        <w:t>标准结果</w:t>
      </w:r>
      <w:bookmarkEnd w:id="67"/>
    </w:p>
    <w:tbl>
      <w:tblPr>
        <w:tblStyle w:val="4"/>
        <w:tblW w:w="7423" w:type="dxa"/>
        <w:jc w:val="center"/>
        <w:tblLayout w:type="fixed"/>
        <w:tblLook w:val="04A0" w:firstRow="1" w:lastRow="0" w:firstColumn="1" w:lastColumn="0" w:noHBand="0" w:noVBand="1"/>
      </w:tblPr>
      <w:tblGrid>
        <w:gridCol w:w="824"/>
        <w:gridCol w:w="824"/>
        <w:gridCol w:w="825"/>
        <w:gridCol w:w="825"/>
        <w:gridCol w:w="825"/>
        <w:gridCol w:w="825"/>
        <w:gridCol w:w="825"/>
        <w:gridCol w:w="825"/>
        <w:gridCol w:w="825"/>
      </w:tblGrid>
      <w:tr w:rsidR="00713B2B" w14:paraId="7E2A92E7" w14:textId="77777777">
        <w:trPr>
          <w:jc w:val="center"/>
        </w:trPr>
        <w:tc>
          <w:tcPr>
            <w:tcW w:w="824" w:type="dxa"/>
            <w:tcBorders>
              <w:top w:val="single" w:sz="4" w:space="0" w:color="auto"/>
              <w:left w:val="nil"/>
              <w:bottom w:val="single" w:sz="4" w:space="0" w:color="auto"/>
              <w:right w:val="nil"/>
            </w:tcBorders>
            <w:vAlign w:val="center"/>
          </w:tcPr>
          <w:p w14:paraId="52B6A2EB" w14:textId="77777777" w:rsidR="00713B2B" w:rsidRDefault="00713B2B">
            <w:pPr>
              <w:jc w:val="center"/>
              <w:rPr>
                <w:rFonts w:ascii="Times New Roman" w:eastAsia="SimSun" w:hAnsi="Times New Roman" w:cs="Times New Roman"/>
                <w:szCs w:val="21"/>
              </w:rPr>
            </w:pPr>
          </w:p>
        </w:tc>
        <w:tc>
          <w:tcPr>
            <w:tcW w:w="824" w:type="dxa"/>
            <w:tcBorders>
              <w:top w:val="single" w:sz="4" w:space="0" w:color="auto"/>
              <w:left w:val="nil"/>
              <w:bottom w:val="single" w:sz="4" w:space="0" w:color="auto"/>
              <w:right w:val="nil"/>
            </w:tcBorders>
            <w:vAlign w:val="center"/>
          </w:tcPr>
          <w:p w14:paraId="439500F0"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SN</w:t>
            </w:r>
          </w:p>
        </w:tc>
        <w:tc>
          <w:tcPr>
            <w:tcW w:w="825" w:type="dxa"/>
            <w:tcBorders>
              <w:top w:val="single" w:sz="4" w:space="0" w:color="auto"/>
              <w:left w:val="nil"/>
              <w:bottom w:val="single" w:sz="4" w:space="0" w:color="auto"/>
              <w:right w:val="nil"/>
            </w:tcBorders>
            <w:vAlign w:val="center"/>
          </w:tcPr>
          <w:p w14:paraId="4651E2C9"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IP</w:t>
            </w:r>
          </w:p>
        </w:tc>
        <w:tc>
          <w:tcPr>
            <w:tcW w:w="825" w:type="dxa"/>
            <w:tcBorders>
              <w:top w:val="single" w:sz="4" w:space="0" w:color="auto"/>
              <w:left w:val="nil"/>
              <w:bottom w:val="single" w:sz="4" w:space="0" w:color="auto"/>
              <w:right w:val="nil"/>
            </w:tcBorders>
            <w:vAlign w:val="center"/>
          </w:tcPr>
          <w:p w14:paraId="4E760C90"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RI</w:t>
            </w:r>
          </w:p>
        </w:tc>
        <w:tc>
          <w:tcPr>
            <w:tcW w:w="825" w:type="dxa"/>
            <w:tcBorders>
              <w:top w:val="single" w:sz="4" w:space="0" w:color="auto"/>
              <w:left w:val="nil"/>
              <w:bottom w:val="single" w:sz="4" w:space="0" w:color="auto"/>
              <w:right w:val="nil"/>
            </w:tcBorders>
            <w:vAlign w:val="center"/>
          </w:tcPr>
          <w:p w14:paraId="21CCDE76"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RB</w:t>
            </w:r>
          </w:p>
        </w:tc>
        <w:tc>
          <w:tcPr>
            <w:tcW w:w="825" w:type="dxa"/>
            <w:tcBorders>
              <w:top w:val="single" w:sz="4" w:space="0" w:color="auto"/>
              <w:left w:val="nil"/>
              <w:bottom w:val="single" w:sz="4" w:space="0" w:color="auto"/>
              <w:right w:val="nil"/>
            </w:tcBorders>
            <w:vAlign w:val="center"/>
          </w:tcPr>
          <w:p w14:paraId="4B7F08CB"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ATT</w:t>
            </w:r>
          </w:p>
        </w:tc>
        <w:tc>
          <w:tcPr>
            <w:tcW w:w="825" w:type="dxa"/>
            <w:tcBorders>
              <w:top w:val="single" w:sz="4" w:space="0" w:color="auto"/>
              <w:left w:val="nil"/>
              <w:bottom w:val="single" w:sz="4" w:space="0" w:color="auto"/>
              <w:right w:val="nil"/>
            </w:tcBorders>
            <w:vAlign w:val="center"/>
          </w:tcPr>
          <w:p w14:paraId="638128DD"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IN</w:t>
            </w:r>
          </w:p>
        </w:tc>
        <w:tc>
          <w:tcPr>
            <w:tcW w:w="825" w:type="dxa"/>
            <w:tcBorders>
              <w:top w:val="single" w:sz="4" w:space="0" w:color="auto"/>
              <w:left w:val="nil"/>
              <w:bottom w:val="single" w:sz="4" w:space="0" w:color="auto"/>
              <w:right w:val="nil"/>
            </w:tcBorders>
            <w:vAlign w:val="center"/>
          </w:tcPr>
          <w:p w14:paraId="6D098D4F"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PBC</w:t>
            </w:r>
          </w:p>
        </w:tc>
        <w:tc>
          <w:tcPr>
            <w:tcW w:w="825" w:type="dxa"/>
            <w:tcBorders>
              <w:top w:val="single" w:sz="4" w:space="0" w:color="auto"/>
              <w:left w:val="nil"/>
              <w:bottom w:val="single" w:sz="4" w:space="0" w:color="auto"/>
              <w:right w:val="nil"/>
            </w:tcBorders>
            <w:vAlign w:val="center"/>
          </w:tcPr>
          <w:p w14:paraId="227F068A" w14:textId="77777777" w:rsidR="00713B2B" w:rsidRDefault="00D04354">
            <w:pPr>
              <w:jc w:val="center"/>
              <w:rPr>
                <w:rFonts w:ascii="Times New Roman" w:eastAsia="Times New Roman" w:hAnsi="Times New Roman" w:cs="Times New Roman"/>
                <w:szCs w:val="21"/>
              </w:rPr>
            </w:pPr>
            <w:r>
              <w:rPr>
                <w:rFonts w:ascii="Times New Roman" w:eastAsia="Times New Roman" w:hAnsi="Times New Roman" w:cs="Times New Roman"/>
                <w:szCs w:val="21"/>
              </w:rPr>
              <w:t>FC</w:t>
            </w:r>
          </w:p>
        </w:tc>
      </w:tr>
      <w:tr w:rsidR="00713B2B" w14:paraId="2EBFDDFF" w14:textId="77777777">
        <w:trPr>
          <w:jc w:val="center"/>
        </w:trPr>
        <w:tc>
          <w:tcPr>
            <w:tcW w:w="824" w:type="dxa"/>
            <w:tcBorders>
              <w:top w:val="nil"/>
              <w:left w:val="nil"/>
              <w:bottom w:val="nil"/>
              <w:right w:val="nil"/>
            </w:tcBorders>
            <w:vAlign w:val="center"/>
          </w:tcPr>
          <w:p w14:paraId="42529FA7"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SN</w:t>
            </w:r>
          </w:p>
        </w:tc>
        <w:tc>
          <w:tcPr>
            <w:tcW w:w="824" w:type="dxa"/>
            <w:tcBorders>
              <w:top w:val="nil"/>
              <w:left w:val="nil"/>
              <w:bottom w:val="nil"/>
              <w:right w:val="nil"/>
            </w:tcBorders>
            <w:vAlign w:val="center"/>
          </w:tcPr>
          <w:p w14:paraId="76C3ADB2"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4BEB724F"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228D293A"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1C735876"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101557CC"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1DD5F80A"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349963B0"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7B92186C" w14:textId="77777777" w:rsidR="00713B2B" w:rsidRDefault="00713B2B">
            <w:pPr>
              <w:rPr>
                <w:rFonts w:ascii="Times New Roman" w:eastAsia="Times New Roman" w:hAnsi="Times New Roman" w:cs="Times New Roman"/>
                <w:szCs w:val="21"/>
              </w:rPr>
            </w:pPr>
          </w:p>
        </w:tc>
      </w:tr>
      <w:tr w:rsidR="00713B2B" w14:paraId="15EB0B4B" w14:textId="77777777">
        <w:trPr>
          <w:jc w:val="center"/>
        </w:trPr>
        <w:tc>
          <w:tcPr>
            <w:tcW w:w="824" w:type="dxa"/>
            <w:tcBorders>
              <w:top w:val="nil"/>
              <w:left w:val="nil"/>
              <w:bottom w:val="nil"/>
              <w:right w:val="nil"/>
            </w:tcBorders>
            <w:vAlign w:val="center"/>
          </w:tcPr>
          <w:p w14:paraId="11B455BC"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IP</w:t>
            </w:r>
          </w:p>
        </w:tc>
        <w:tc>
          <w:tcPr>
            <w:tcW w:w="824" w:type="dxa"/>
            <w:tcBorders>
              <w:top w:val="nil"/>
              <w:left w:val="nil"/>
              <w:bottom w:val="nil"/>
              <w:right w:val="nil"/>
            </w:tcBorders>
            <w:vAlign w:val="center"/>
          </w:tcPr>
          <w:p w14:paraId="4E49B575"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0.609</w:t>
            </w:r>
          </w:p>
        </w:tc>
        <w:tc>
          <w:tcPr>
            <w:tcW w:w="825" w:type="dxa"/>
            <w:tcBorders>
              <w:top w:val="nil"/>
              <w:left w:val="nil"/>
              <w:bottom w:val="nil"/>
              <w:right w:val="nil"/>
            </w:tcBorders>
            <w:vAlign w:val="center"/>
          </w:tcPr>
          <w:p w14:paraId="7CC33120"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6740A0D8"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35676100"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5A01115E"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76043137"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19E104AB"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687CC6FF" w14:textId="77777777" w:rsidR="00713B2B" w:rsidRDefault="00713B2B">
            <w:pPr>
              <w:rPr>
                <w:rFonts w:ascii="Times New Roman" w:eastAsia="Times New Roman" w:hAnsi="Times New Roman" w:cs="Times New Roman"/>
                <w:szCs w:val="21"/>
              </w:rPr>
            </w:pPr>
          </w:p>
        </w:tc>
      </w:tr>
      <w:tr w:rsidR="00713B2B" w14:paraId="6FA65BD1" w14:textId="77777777">
        <w:trPr>
          <w:trHeight w:val="253"/>
          <w:jc w:val="center"/>
        </w:trPr>
        <w:tc>
          <w:tcPr>
            <w:tcW w:w="824" w:type="dxa"/>
            <w:tcBorders>
              <w:top w:val="nil"/>
              <w:left w:val="nil"/>
              <w:bottom w:val="nil"/>
              <w:right w:val="nil"/>
            </w:tcBorders>
            <w:vAlign w:val="center"/>
          </w:tcPr>
          <w:p w14:paraId="751CE9E0"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RI</w:t>
            </w:r>
          </w:p>
        </w:tc>
        <w:tc>
          <w:tcPr>
            <w:tcW w:w="824" w:type="dxa"/>
            <w:tcBorders>
              <w:top w:val="nil"/>
              <w:left w:val="nil"/>
              <w:bottom w:val="nil"/>
              <w:right w:val="nil"/>
            </w:tcBorders>
            <w:vAlign w:val="center"/>
          </w:tcPr>
          <w:p w14:paraId="714527F7"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0.776</w:t>
            </w:r>
          </w:p>
        </w:tc>
        <w:tc>
          <w:tcPr>
            <w:tcW w:w="825" w:type="dxa"/>
            <w:tcBorders>
              <w:top w:val="nil"/>
              <w:left w:val="nil"/>
              <w:bottom w:val="nil"/>
              <w:right w:val="nil"/>
            </w:tcBorders>
            <w:vAlign w:val="center"/>
          </w:tcPr>
          <w:p w14:paraId="051B16A9"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0.744</w:t>
            </w:r>
          </w:p>
        </w:tc>
        <w:tc>
          <w:tcPr>
            <w:tcW w:w="825" w:type="dxa"/>
            <w:tcBorders>
              <w:top w:val="nil"/>
              <w:left w:val="nil"/>
              <w:bottom w:val="nil"/>
              <w:right w:val="nil"/>
            </w:tcBorders>
            <w:vAlign w:val="center"/>
          </w:tcPr>
          <w:p w14:paraId="7B410278"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0808B4D3" w14:textId="77777777" w:rsidR="00713B2B" w:rsidRDefault="00713B2B">
            <w:pPr>
              <w:jc w:val="cente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510DC69D"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18894536"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6530E9BA"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20837EDB" w14:textId="77777777" w:rsidR="00713B2B" w:rsidRDefault="00713B2B">
            <w:pPr>
              <w:rPr>
                <w:rFonts w:ascii="Times New Roman" w:eastAsia="Times New Roman" w:hAnsi="Times New Roman" w:cs="Times New Roman"/>
                <w:szCs w:val="21"/>
              </w:rPr>
            </w:pPr>
          </w:p>
        </w:tc>
      </w:tr>
      <w:tr w:rsidR="00713B2B" w14:paraId="1DF23049" w14:textId="77777777">
        <w:trPr>
          <w:trHeight w:val="229"/>
          <w:jc w:val="center"/>
        </w:trPr>
        <w:tc>
          <w:tcPr>
            <w:tcW w:w="824" w:type="dxa"/>
            <w:tcBorders>
              <w:top w:val="nil"/>
              <w:left w:val="nil"/>
              <w:bottom w:val="nil"/>
              <w:right w:val="nil"/>
            </w:tcBorders>
            <w:vAlign w:val="center"/>
          </w:tcPr>
          <w:p w14:paraId="5C1D4CF9"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RB</w:t>
            </w:r>
          </w:p>
        </w:tc>
        <w:tc>
          <w:tcPr>
            <w:tcW w:w="824" w:type="dxa"/>
            <w:tcBorders>
              <w:top w:val="nil"/>
              <w:left w:val="nil"/>
              <w:bottom w:val="nil"/>
              <w:right w:val="nil"/>
            </w:tcBorders>
            <w:vAlign w:val="center"/>
          </w:tcPr>
          <w:p w14:paraId="6B1EC399"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0.324</w:t>
            </w:r>
          </w:p>
        </w:tc>
        <w:tc>
          <w:tcPr>
            <w:tcW w:w="825" w:type="dxa"/>
            <w:tcBorders>
              <w:top w:val="nil"/>
              <w:left w:val="nil"/>
              <w:bottom w:val="nil"/>
              <w:right w:val="nil"/>
            </w:tcBorders>
            <w:vAlign w:val="center"/>
          </w:tcPr>
          <w:p w14:paraId="1642A7F1"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0.449</w:t>
            </w:r>
          </w:p>
        </w:tc>
        <w:tc>
          <w:tcPr>
            <w:tcW w:w="825" w:type="dxa"/>
            <w:tcBorders>
              <w:top w:val="nil"/>
              <w:left w:val="nil"/>
              <w:bottom w:val="nil"/>
              <w:right w:val="nil"/>
            </w:tcBorders>
            <w:vAlign w:val="center"/>
          </w:tcPr>
          <w:p w14:paraId="163176A2"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0.498</w:t>
            </w:r>
          </w:p>
        </w:tc>
        <w:tc>
          <w:tcPr>
            <w:tcW w:w="825" w:type="dxa"/>
            <w:tcBorders>
              <w:top w:val="nil"/>
              <w:left w:val="nil"/>
              <w:bottom w:val="nil"/>
              <w:right w:val="nil"/>
            </w:tcBorders>
            <w:vAlign w:val="center"/>
          </w:tcPr>
          <w:p w14:paraId="02A0F388"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73AB513D"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0E589125"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76C4E5EB"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7AB57263" w14:textId="77777777" w:rsidR="00713B2B" w:rsidRDefault="00713B2B">
            <w:pPr>
              <w:rPr>
                <w:rFonts w:ascii="Times New Roman" w:eastAsia="Times New Roman" w:hAnsi="Times New Roman" w:cs="Times New Roman"/>
                <w:szCs w:val="21"/>
              </w:rPr>
            </w:pPr>
          </w:p>
        </w:tc>
      </w:tr>
      <w:tr w:rsidR="00713B2B" w14:paraId="31E5DE7E" w14:textId="77777777">
        <w:trPr>
          <w:jc w:val="center"/>
        </w:trPr>
        <w:tc>
          <w:tcPr>
            <w:tcW w:w="824" w:type="dxa"/>
            <w:tcBorders>
              <w:top w:val="nil"/>
              <w:left w:val="nil"/>
              <w:bottom w:val="nil"/>
              <w:right w:val="nil"/>
            </w:tcBorders>
            <w:vAlign w:val="center"/>
          </w:tcPr>
          <w:p w14:paraId="6F331EC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ATT</w:t>
            </w:r>
          </w:p>
        </w:tc>
        <w:tc>
          <w:tcPr>
            <w:tcW w:w="824" w:type="dxa"/>
            <w:tcBorders>
              <w:top w:val="nil"/>
              <w:left w:val="nil"/>
              <w:bottom w:val="nil"/>
              <w:right w:val="nil"/>
            </w:tcBorders>
            <w:vAlign w:val="center"/>
          </w:tcPr>
          <w:p w14:paraId="1730DCB0"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0.758</w:t>
            </w:r>
          </w:p>
        </w:tc>
        <w:tc>
          <w:tcPr>
            <w:tcW w:w="825" w:type="dxa"/>
            <w:tcBorders>
              <w:top w:val="nil"/>
              <w:left w:val="nil"/>
              <w:bottom w:val="nil"/>
              <w:right w:val="nil"/>
            </w:tcBorders>
            <w:vAlign w:val="center"/>
          </w:tcPr>
          <w:p w14:paraId="488F137E"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0.639</w:t>
            </w:r>
          </w:p>
        </w:tc>
        <w:tc>
          <w:tcPr>
            <w:tcW w:w="825" w:type="dxa"/>
            <w:tcBorders>
              <w:top w:val="nil"/>
              <w:left w:val="nil"/>
              <w:bottom w:val="nil"/>
              <w:right w:val="nil"/>
            </w:tcBorders>
            <w:vAlign w:val="center"/>
          </w:tcPr>
          <w:p w14:paraId="33EBB485"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0.837</w:t>
            </w:r>
          </w:p>
        </w:tc>
        <w:tc>
          <w:tcPr>
            <w:tcW w:w="825" w:type="dxa"/>
            <w:tcBorders>
              <w:top w:val="nil"/>
              <w:left w:val="nil"/>
              <w:bottom w:val="nil"/>
              <w:right w:val="nil"/>
            </w:tcBorders>
            <w:vAlign w:val="center"/>
          </w:tcPr>
          <w:p w14:paraId="747933CC"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0.413</w:t>
            </w:r>
          </w:p>
        </w:tc>
        <w:tc>
          <w:tcPr>
            <w:tcW w:w="825" w:type="dxa"/>
            <w:tcBorders>
              <w:top w:val="nil"/>
              <w:left w:val="nil"/>
              <w:bottom w:val="nil"/>
              <w:right w:val="nil"/>
            </w:tcBorders>
            <w:vAlign w:val="center"/>
          </w:tcPr>
          <w:p w14:paraId="68C4FF02"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6877F120"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5C6A4D10"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751B42FD" w14:textId="77777777" w:rsidR="00713B2B" w:rsidRDefault="00713B2B">
            <w:pPr>
              <w:rPr>
                <w:rFonts w:ascii="Times New Roman" w:eastAsia="Times New Roman" w:hAnsi="Times New Roman" w:cs="Times New Roman"/>
                <w:szCs w:val="21"/>
              </w:rPr>
            </w:pPr>
          </w:p>
        </w:tc>
      </w:tr>
      <w:tr w:rsidR="00713B2B" w14:paraId="3BA24E59" w14:textId="77777777">
        <w:trPr>
          <w:jc w:val="center"/>
        </w:trPr>
        <w:tc>
          <w:tcPr>
            <w:tcW w:w="824" w:type="dxa"/>
            <w:tcBorders>
              <w:top w:val="nil"/>
              <w:left w:val="nil"/>
              <w:bottom w:val="nil"/>
              <w:right w:val="nil"/>
            </w:tcBorders>
            <w:vAlign w:val="center"/>
          </w:tcPr>
          <w:p w14:paraId="5A9567E8"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IN</w:t>
            </w:r>
          </w:p>
        </w:tc>
        <w:tc>
          <w:tcPr>
            <w:tcW w:w="824" w:type="dxa"/>
            <w:tcBorders>
              <w:top w:val="nil"/>
              <w:left w:val="nil"/>
              <w:bottom w:val="nil"/>
              <w:right w:val="nil"/>
            </w:tcBorders>
            <w:vAlign w:val="center"/>
          </w:tcPr>
          <w:p w14:paraId="30C00AD8"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0.627</w:t>
            </w:r>
          </w:p>
        </w:tc>
        <w:tc>
          <w:tcPr>
            <w:tcW w:w="825" w:type="dxa"/>
            <w:tcBorders>
              <w:top w:val="nil"/>
              <w:left w:val="nil"/>
              <w:bottom w:val="nil"/>
              <w:right w:val="nil"/>
            </w:tcBorders>
            <w:vAlign w:val="center"/>
          </w:tcPr>
          <w:p w14:paraId="526CD8F5"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0.541</w:t>
            </w:r>
          </w:p>
        </w:tc>
        <w:tc>
          <w:tcPr>
            <w:tcW w:w="825" w:type="dxa"/>
            <w:tcBorders>
              <w:top w:val="nil"/>
              <w:left w:val="nil"/>
              <w:bottom w:val="nil"/>
              <w:right w:val="nil"/>
            </w:tcBorders>
            <w:vAlign w:val="center"/>
          </w:tcPr>
          <w:p w14:paraId="34CC1CB3"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0.631</w:t>
            </w:r>
          </w:p>
        </w:tc>
        <w:tc>
          <w:tcPr>
            <w:tcW w:w="825" w:type="dxa"/>
            <w:tcBorders>
              <w:top w:val="nil"/>
              <w:left w:val="nil"/>
              <w:bottom w:val="nil"/>
              <w:right w:val="nil"/>
            </w:tcBorders>
            <w:vAlign w:val="center"/>
          </w:tcPr>
          <w:p w14:paraId="1575D5DF"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0.376</w:t>
            </w:r>
          </w:p>
        </w:tc>
        <w:tc>
          <w:tcPr>
            <w:tcW w:w="825" w:type="dxa"/>
            <w:tcBorders>
              <w:top w:val="nil"/>
              <w:left w:val="nil"/>
              <w:bottom w:val="nil"/>
              <w:right w:val="nil"/>
            </w:tcBorders>
            <w:vAlign w:val="center"/>
          </w:tcPr>
          <w:p w14:paraId="649A937E"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0.676</w:t>
            </w:r>
          </w:p>
        </w:tc>
        <w:tc>
          <w:tcPr>
            <w:tcW w:w="825" w:type="dxa"/>
            <w:tcBorders>
              <w:top w:val="nil"/>
              <w:left w:val="nil"/>
              <w:bottom w:val="nil"/>
              <w:right w:val="nil"/>
            </w:tcBorders>
            <w:vAlign w:val="center"/>
          </w:tcPr>
          <w:p w14:paraId="19192D8E"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75F55FD3"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616A072E" w14:textId="77777777" w:rsidR="00713B2B" w:rsidRDefault="00713B2B">
            <w:pPr>
              <w:rPr>
                <w:rFonts w:ascii="Times New Roman" w:eastAsia="Times New Roman" w:hAnsi="Times New Roman" w:cs="Times New Roman"/>
                <w:szCs w:val="21"/>
              </w:rPr>
            </w:pPr>
          </w:p>
        </w:tc>
      </w:tr>
      <w:tr w:rsidR="00713B2B" w14:paraId="2ED71BBF" w14:textId="77777777">
        <w:trPr>
          <w:jc w:val="center"/>
        </w:trPr>
        <w:tc>
          <w:tcPr>
            <w:tcW w:w="824" w:type="dxa"/>
            <w:tcBorders>
              <w:top w:val="nil"/>
              <w:left w:val="nil"/>
              <w:bottom w:val="nil"/>
              <w:right w:val="nil"/>
            </w:tcBorders>
            <w:vAlign w:val="center"/>
          </w:tcPr>
          <w:p w14:paraId="5CA46F9E"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PBC</w:t>
            </w:r>
          </w:p>
        </w:tc>
        <w:tc>
          <w:tcPr>
            <w:tcW w:w="824" w:type="dxa"/>
            <w:tcBorders>
              <w:top w:val="nil"/>
              <w:left w:val="nil"/>
              <w:bottom w:val="nil"/>
              <w:right w:val="nil"/>
            </w:tcBorders>
            <w:vAlign w:val="center"/>
          </w:tcPr>
          <w:p w14:paraId="2B5ADE96"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0.757</w:t>
            </w:r>
          </w:p>
        </w:tc>
        <w:tc>
          <w:tcPr>
            <w:tcW w:w="825" w:type="dxa"/>
            <w:tcBorders>
              <w:top w:val="nil"/>
              <w:left w:val="nil"/>
              <w:bottom w:val="nil"/>
              <w:right w:val="nil"/>
            </w:tcBorders>
            <w:vAlign w:val="center"/>
          </w:tcPr>
          <w:p w14:paraId="5819E054"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0.753</w:t>
            </w:r>
          </w:p>
        </w:tc>
        <w:tc>
          <w:tcPr>
            <w:tcW w:w="825" w:type="dxa"/>
            <w:tcBorders>
              <w:top w:val="nil"/>
              <w:left w:val="nil"/>
              <w:bottom w:val="nil"/>
              <w:right w:val="nil"/>
            </w:tcBorders>
            <w:vAlign w:val="center"/>
          </w:tcPr>
          <w:p w14:paraId="73BFED6D"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0.873</w:t>
            </w:r>
          </w:p>
        </w:tc>
        <w:tc>
          <w:tcPr>
            <w:tcW w:w="825" w:type="dxa"/>
            <w:tcBorders>
              <w:top w:val="nil"/>
              <w:left w:val="nil"/>
              <w:bottom w:val="nil"/>
              <w:right w:val="nil"/>
            </w:tcBorders>
            <w:vAlign w:val="center"/>
          </w:tcPr>
          <w:p w14:paraId="2504528E"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0.402</w:t>
            </w:r>
          </w:p>
        </w:tc>
        <w:tc>
          <w:tcPr>
            <w:tcW w:w="825" w:type="dxa"/>
            <w:tcBorders>
              <w:top w:val="nil"/>
              <w:left w:val="nil"/>
              <w:bottom w:val="nil"/>
              <w:right w:val="nil"/>
            </w:tcBorders>
            <w:vAlign w:val="center"/>
          </w:tcPr>
          <w:p w14:paraId="31DFD10D"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0.823</w:t>
            </w:r>
          </w:p>
        </w:tc>
        <w:tc>
          <w:tcPr>
            <w:tcW w:w="825" w:type="dxa"/>
            <w:tcBorders>
              <w:top w:val="nil"/>
              <w:left w:val="nil"/>
              <w:bottom w:val="nil"/>
              <w:right w:val="nil"/>
            </w:tcBorders>
            <w:vAlign w:val="center"/>
          </w:tcPr>
          <w:p w14:paraId="7263B3CA"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0.663</w:t>
            </w:r>
          </w:p>
        </w:tc>
        <w:tc>
          <w:tcPr>
            <w:tcW w:w="825" w:type="dxa"/>
            <w:tcBorders>
              <w:top w:val="nil"/>
              <w:left w:val="nil"/>
              <w:bottom w:val="nil"/>
              <w:right w:val="nil"/>
            </w:tcBorders>
            <w:vAlign w:val="center"/>
          </w:tcPr>
          <w:p w14:paraId="75F544F1" w14:textId="77777777" w:rsidR="00713B2B" w:rsidRDefault="00713B2B">
            <w:pPr>
              <w:rPr>
                <w:rFonts w:ascii="Times New Roman" w:eastAsia="Times New Roman" w:hAnsi="Times New Roman" w:cs="Times New Roman"/>
                <w:szCs w:val="21"/>
              </w:rPr>
            </w:pPr>
          </w:p>
        </w:tc>
        <w:tc>
          <w:tcPr>
            <w:tcW w:w="825" w:type="dxa"/>
            <w:tcBorders>
              <w:top w:val="nil"/>
              <w:left w:val="nil"/>
              <w:bottom w:val="nil"/>
              <w:right w:val="nil"/>
            </w:tcBorders>
            <w:vAlign w:val="center"/>
          </w:tcPr>
          <w:p w14:paraId="5D62B56E" w14:textId="77777777" w:rsidR="00713B2B" w:rsidRDefault="00713B2B">
            <w:pPr>
              <w:rPr>
                <w:rFonts w:ascii="Times New Roman" w:eastAsia="Times New Roman" w:hAnsi="Times New Roman" w:cs="Times New Roman"/>
                <w:szCs w:val="21"/>
              </w:rPr>
            </w:pPr>
          </w:p>
        </w:tc>
      </w:tr>
      <w:tr w:rsidR="00713B2B" w14:paraId="4A02021B" w14:textId="77777777">
        <w:trPr>
          <w:jc w:val="center"/>
        </w:trPr>
        <w:tc>
          <w:tcPr>
            <w:tcW w:w="824" w:type="dxa"/>
            <w:tcBorders>
              <w:top w:val="nil"/>
              <w:left w:val="nil"/>
              <w:bottom w:val="single" w:sz="4" w:space="0" w:color="auto"/>
              <w:right w:val="nil"/>
            </w:tcBorders>
            <w:vAlign w:val="center"/>
          </w:tcPr>
          <w:p w14:paraId="0D503F9D" w14:textId="77777777" w:rsidR="00713B2B" w:rsidRDefault="00D04354">
            <w:pPr>
              <w:widowControl/>
              <w:jc w:val="center"/>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FC</w:t>
            </w:r>
          </w:p>
        </w:tc>
        <w:tc>
          <w:tcPr>
            <w:tcW w:w="824" w:type="dxa"/>
            <w:tcBorders>
              <w:top w:val="nil"/>
              <w:left w:val="nil"/>
              <w:bottom w:val="single" w:sz="4" w:space="0" w:color="auto"/>
              <w:right w:val="nil"/>
            </w:tcBorders>
            <w:vAlign w:val="center"/>
          </w:tcPr>
          <w:p w14:paraId="5AA5199D"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0.662</w:t>
            </w:r>
          </w:p>
        </w:tc>
        <w:tc>
          <w:tcPr>
            <w:tcW w:w="825" w:type="dxa"/>
            <w:tcBorders>
              <w:top w:val="nil"/>
              <w:left w:val="nil"/>
              <w:bottom w:val="single" w:sz="4" w:space="0" w:color="auto"/>
              <w:right w:val="nil"/>
            </w:tcBorders>
            <w:vAlign w:val="center"/>
          </w:tcPr>
          <w:p w14:paraId="0AD482FD"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0.632</w:t>
            </w:r>
          </w:p>
        </w:tc>
        <w:tc>
          <w:tcPr>
            <w:tcW w:w="825" w:type="dxa"/>
            <w:tcBorders>
              <w:top w:val="nil"/>
              <w:left w:val="nil"/>
              <w:bottom w:val="single" w:sz="4" w:space="0" w:color="auto"/>
              <w:right w:val="nil"/>
            </w:tcBorders>
            <w:vAlign w:val="center"/>
          </w:tcPr>
          <w:p w14:paraId="15B1ED6B"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0.754</w:t>
            </w:r>
          </w:p>
        </w:tc>
        <w:tc>
          <w:tcPr>
            <w:tcW w:w="825" w:type="dxa"/>
            <w:tcBorders>
              <w:top w:val="nil"/>
              <w:left w:val="nil"/>
              <w:bottom w:val="single" w:sz="4" w:space="0" w:color="auto"/>
              <w:right w:val="nil"/>
            </w:tcBorders>
            <w:vAlign w:val="center"/>
          </w:tcPr>
          <w:p w14:paraId="65EDDC9D"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0.288</w:t>
            </w:r>
          </w:p>
        </w:tc>
        <w:tc>
          <w:tcPr>
            <w:tcW w:w="825" w:type="dxa"/>
            <w:tcBorders>
              <w:top w:val="nil"/>
              <w:left w:val="nil"/>
              <w:bottom w:val="single" w:sz="4" w:space="0" w:color="auto"/>
              <w:right w:val="nil"/>
            </w:tcBorders>
            <w:vAlign w:val="center"/>
          </w:tcPr>
          <w:p w14:paraId="71355C75"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0.81</w:t>
            </w:r>
          </w:p>
        </w:tc>
        <w:tc>
          <w:tcPr>
            <w:tcW w:w="825" w:type="dxa"/>
            <w:tcBorders>
              <w:top w:val="nil"/>
              <w:left w:val="nil"/>
              <w:bottom w:val="single" w:sz="4" w:space="0" w:color="auto"/>
              <w:right w:val="nil"/>
            </w:tcBorders>
            <w:vAlign w:val="center"/>
          </w:tcPr>
          <w:p w14:paraId="2728E426"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0.698</w:t>
            </w:r>
          </w:p>
        </w:tc>
        <w:tc>
          <w:tcPr>
            <w:tcW w:w="825" w:type="dxa"/>
            <w:tcBorders>
              <w:top w:val="nil"/>
              <w:left w:val="nil"/>
              <w:bottom w:val="single" w:sz="4" w:space="0" w:color="auto"/>
              <w:right w:val="nil"/>
            </w:tcBorders>
            <w:vAlign w:val="center"/>
          </w:tcPr>
          <w:p w14:paraId="66C55228" w14:textId="77777777" w:rsidR="00713B2B" w:rsidRDefault="00D04354">
            <w:pPr>
              <w:widowControl/>
              <w:jc w:val="right"/>
              <w:textAlignment w:val="center"/>
              <w:rPr>
                <w:rFonts w:ascii="Times New Roman" w:eastAsia="Times New Roman" w:hAnsi="Times New Roman" w:cs="Times New Roman"/>
                <w:szCs w:val="21"/>
              </w:rPr>
            </w:pPr>
            <w:r>
              <w:rPr>
                <w:rFonts w:ascii="Times New Roman" w:eastAsia="Times New Roman" w:hAnsi="Times New Roman" w:cs="Times New Roman"/>
                <w:kern w:val="0"/>
                <w:szCs w:val="21"/>
              </w:rPr>
              <w:t>0.832</w:t>
            </w:r>
          </w:p>
        </w:tc>
        <w:tc>
          <w:tcPr>
            <w:tcW w:w="825" w:type="dxa"/>
            <w:tcBorders>
              <w:top w:val="nil"/>
              <w:left w:val="nil"/>
              <w:bottom w:val="single" w:sz="4" w:space="0" w:color="auto"/>
              <w:right w:val="nil"/>
            </w:tcBorders>
            <w:vAlign w:val="center"/>
          </w:tcPr>
          <w:p w14:paraId="3AEDA5E4" w14:textId="77777777" w:rsidR="00713B2B" w:rsidRDefault="00713B2B">
            <w:pPr>
              <w:rPr>
                <w:rFonts w:ascii="Times New Roman" w:eastAsia="Times New Roman" w:hAnsi="Times New Roman" w:cs="Times New Roman"/>
                <w:szCs w:val="21"/>
              </w:rPr>
            </w:pPr>
          </w:p>
        </w:tc>
      </w:tr>
    </w:tbl>
    <w:p w14:paraId="4A179D53" w14:textId="77777777" w:rsidR="00713B2B" w:rsidRDefault="00D04354" w:rsidP="00363098">
      <w:pPr>
        <w:pStyle w:val="a9"/>
      </w:pPr>
      <w:r>
        <w:rPr>
          <w:rFonts w:ascii="SimSun" w:hAnsi="SimSun"/>
        </w:rPr>
        <w:t>注：</w:t>
      </w:r>
      <w:r>
        <w:rPr>
          <w:rFonts w:hint="eastAsia"/>
        </w:rPr>
        <w:t>ATT</w:t>
      </w:r>
      <w:r>
        <w:rPr>
          <w:rFonts w:hint="eastAsia"/>
        </w:rPr>
        <w:t>：态度；</w:t>
      </w:r>
      <w:r>
        <w:rPr>
          <w:rFonts w:hint="eastAsia"/>
        </w:rPr>
        <w:t>IN</w:t>
      </w:r>
      <w:r>
        <w:rPr>
          <w:rFonts w:hint="eastAsia"/>
        </w:rPr>
        <w:t>：激励；</w:t>
      </w:r>
      <w:r>
        <w:rPr>
          <w:rFonts w:hint="eastAsia"/>
        </w:rPr>
        <w:t>IP</w:t>
      </w:r>
      <w:r>
        <w:rPr>
          <w:rFonts w:hint="eastAsia"/>
        </w:rPr>
        <w:t>：信息宣传；</w:t>
      </w:r>
      <w:r>
        <w:rPr>
          <w:rFonts w:hint="eastAsia"/>
        </w:rPr>
        <w:t>PBC</w:t>
      </w:r>
      <w:r>
        <w:rPr>
          <w:rFonts w:hint="eastAsia"/>
        </w:rPr>
        <w:t>：知觉行为控制；</w:t>
      </w:r>
      <w:r>
        <w:rPr>
          <w:rFonts w:hint="eastAsia"/>
        </w:rPr>
        <w:t>RB</w:t>
      </w:r>
      <w:r>
        <w:rPr>
          <w:rFonts w:hint="eastAsia"/>
        </w:rPr>
        <w:t>：回收行为；</w:t>
      </w:r>
      <w:r>
        <w:rPr>
          <w:rFonts w:hint="eastAsia"/>
        </w:rPr>
        <w:t>RI</w:t>
      </w:r>
      <w:r>
        <w:rPr>
          <w:rFonts w:hint="eastAsia"/>
        </w:rPr>
        <w:t>：回收意向；</w:t>
      </w:r>
      <w:r>
        <w:rPr>
          <w:rFonts w:hint="eastAsia"/>
        </w:rPr>
        <w:t>FC</w:t>
      </w:r>
      <w:r>
        <w:rPr>
          <w:rFonts w:hint="eastAsia"/>
        </w:rPr>
        <w:t>：促进条件；</w:t>
      </w:r>
      <w:r>
        <w:rPr>
          <w:rFonts w:hint="eastAsia"/>
        </w:rPr>
        <w:t>SN</w:t>
      </w:r>
      <w:r>
        <w:rPr>
          <w:rFonts w:hint="eastAsia"/>
        </w:rPr>
        <w:t>：主观规范。</w:t>
      </w:r>
    </w:p>
    <w:p w14:paraId="06FB58FD" w14:textId="77777777" w:rsidR="00713B2B" w:rsidRDefault="00D04354">
      <w:pPr>
        <w:pStyle w:val="a"/>
        <w:spacing w:before="156" w:after="156"/>
      </w:pPr>
      <w:bookmarkStart w:id="68" w:name="_Toc192688328"/>
      <w:r>
        <w:rPr>
          <w:rFonts w:hint="eastAsia"/>
        </w:rPr>
        <w:t xml:space="preserve">3.7 </w:t>
      </w:r>
      <w:r>
        <w:rPr>
          <w:rFonts w:hint="eastAsia"/>
        </w:rPr>
        <w:t>数据收集</w:t>
      </w:r>
      <w:bookmarkEnd w:id="68"/>
    </w:p>
    <w:p w14:paraId="7391A199" w14:textId="77777777" w:rsidR="00713B2B" w:rsidRDefault="00D04354">
      <w:pPr>
        <w:pStyle w:val="11"/>
      </w:pPr>
      <w:r>
        <w:rPr>
          <w:rFonts w:hint="eastAsia"/>
        </w:rPr>
        <w:t>正式调查的量表为预调研后修改过的正式量表。通过问卷星平台创建了在线的调查问卷，并采用方便抽样和滚雪球抽样分别在线上和线下进行问卷收集。正式调研于</w:t>
      </w:r>
      <w:r>
        <w:rPr>
          <w:rFonts w:hint="eastAsia"/>
        </w:rPr>
        <w:t>2024</w:t>
      </w:r>
      <w:r>
        <w:rPr>
          <w:rFonts w:hint="eastAsia"/>
        </w:rPr>
        <w:t>年</w:t>
      </w:r>
      <w:r>
        <w:rPr>
          <w:rFonts w:hint="eastAsia"/>
        </w:rPr>
        <w:t>6</w:t>
      </w:r>
      <w:r>
        <w:rPr>
          <w:rFonts w:hint="eastAsia"/>
        </w:rPr>
        <w:t>月至</w:t>
      </w:r>
      <w:r>
        <w:rPr>
          <w:rFonts w:hint="eastAsia"/>
        </w:rPr>
        <w:t>9</w:t>
      </w:r>
      <w:r>
        <w:rPr>
          <w:rFonts w:hint="eastAsia"/>
        </w:rPr>
        <w:t>月进行，共收集了</w:t>
      </w:r>
      <w:r>
        <w:rPr>
          <w:rFonts w:hint="eastAsia"/>
        </w:rPr>
        <w:t>755</w:t>
      </w:r>
      <w:r>
        <w:rPr>
          <w:rFonts w:hint="eastAsia"/>
        </w:rPr>
        <w:t>份问卷，剔除半年内无寄递经验、答案呈现规律性、作答时间过短的问卷，最终得到</w:t>
      </w:r>
      <w:r>
        <w:rPr>
          <w:rFonts w:hint="eastAsia"/>
        </w:rPr>
        <w:t>616</w:t>
      </w:r>
      <w:r>
        <w:rPr>
          <w:rFonts w:hint="eastAsia"/>
        </w:rPr>
        <w:t>份有效问卷，有效率为</w:t>
      </w:r>
      <w:r>
        <w:rPr>
          <w:rFonts w:hint="eastAsia"/>
        </w:rPr>
        <w:t>81.59%</w:t>
      </w:r>
      <w:r>
        <w:rPr>
          <w:rFonts w:hint="eastAsia"/>
        </w:rPr>
        <w:t>。</w:t>
      </w:r>
    </w:p>
    <w:p w14:paraId="34F1538F" w14:textId="77777777" w:rsidR="00713B2B" w:rsidRDefault="00D04354">
      <w:pPr>
        <w:pStyle w:val="a"/>
        <w:spacing w:before="156" w:after="156"/>
      </w:pPr>
      <w:bookmarkStart w:id="69" w:name="_Toc192688329"/>
      <w:r>
        <w:rPr>
          <w:rFonts w:hint="eastAsia"/>
        </w:rPr>
        <w:t>3.8</w:t>
      </w:r>
      <w:r>
        <w:t xml:space="preserve"> </w:t>
      </w:r>
      <w:r>
        <w:rPr>
          <w:rFonts w:hint="eastAsia"/>
        </w:rPr>
        <w:t>结果分析</w:t>
      </w:r>
      <w:bookmarkEnd w:id="69"/>
    </w:p>
    <w:p w14:paraId="291F5ADC" w14:textId="77777777" w:rsidR="00713B2B" w:rsidRDefault="00D04354">
      <w:pPr>
        <w:pStyle w:val="a1"/>
        <w:spacing w:before="156" w:after="156"/>
      </w:pPr>
      <w:r>
        <w:rPr>
          <w:rFonts w:hint="eastAsia"/>
        </w:rPr>
        <w:t>3.8.1</w:t>
      </w:r>
      <w:r>
        <w:t xml:space="preserve"> </w:t>
      </w:r>
      <w:r>
        <w:rPr>
          <w:rFonts w:hint="eastAsia"/>
        </w:rPr>
        <w:t>样本描述性统计分析</w:t>
      </w:r>
    </w:p>
    <w:p w14:paraId="32ED6F75" w14:textId="77777777" w:rsidR="00713B2B" w:rsidRDefault="00D04354">
      <w:pPr>
        <w:pStyle w:val="11"/>
      </w:pPr>
      <w:r>
        <w:rPr>
          <w:rFonts w:hint="eastAsia"/>
        </w:rPr>
        <w:t>由表</w:t>
      </w:r>
      <w:r>
        <w:rPr>
          <w:rFonts w:hint="eastAsia"/>
        </w:rPr>
        <w:t>3-7</w:t>
      </w:r>
      <w:r>
        <w:rPr>
          <w:rFonts w:hint="eastAsia"/>
        </w:rPr>
        <w:t>可知：在本次正式问卷调研中，从性别来看，男性占比</w:t>
      </w:r>
      <w:r>
        <w:t>44.8</w:t>
      </w:r>
      <w:r>
        <w:rPr>
          <w:rFonts w:hint="eastAsia"/>
        </w:rPr>
        <w:t>%</w:t>
      </w:r>
      <w:r>
        <w:rPr>
          <w:rFonts w:hint="eastAsia"/>
        </w:rPr>
        <w:t>，女性占比</w:t>
      </w:r>
      <w:r>
        <w:t>55.1</w:t>
      </w:r>
      <w:r>
        <w:rPr>
          <w:rFonts w:hint="eastAsia"/>
        </w:rPr>
        <w:t>%</w:t>
      </w:r>
      <w:r>
        <w:rPr>
          <w:rFonts w:hint="eastAsia"/>
        </w:rPr>
        <w:t>。样本中女性占比比较大，这与现实情景一致；从年龄来看，</w:t>
      </w:r>
      <w:r>
        <w:rPr>
          <w:rFonts w:hint="eastAsia"/>
        </w:rPr>
        <w:t>1</w:t>
      </w:r>
      <w:r>
        <w:t>9-30</w:t>
      </w:r>
      <w:r>
        <w:rPr>
          <w:rFonts w:hint="eastAsia"/>
        </w:rPr>
        <w:t>岁样本居多，为</w:t>
      </w:r>
      <w:r>
        <w:rPr>
          <w:rFonts w:hint="eastAsia"/>
        </w:rPr>
        <w:t>8</w:t>
      </w:r>
      <w:r>
        <w:t>1.3%</w:t>
      </w:r>
      <w:r>
        <w:rPr>
          <w:rFonts w:hint="eastAsia"/>
        </w:rPr>
        <w:t>；从学历来看，本科生及研究生占比较多，分别为</w:t>
      </w:r>
      <w:r>
        <w:rPr>
          <w:rFonts w:hint="eastAsia"/>
        </w:rPr>
        <w:t>6</w:t>
      </w:r>
      <w:r>
        <w:t>3.7</w:t>
      </w:r>
      <w:r>
        <w:rPr>
          <w:rFonts w:hint="eastAsia"/>
        </w:rPr>
        <w:t>%</w:t>
      </w:r>
      <w:r>
        <w:rPr>
          <w:rFonts w:hint="eastAsia"/>
        </w:rPr>
        <w:t>，</w:t>
      </w:r>
      <w:r>
        <w:t>26.1</w:t>
      </w:r>
      <w:r>
        <w:rPr>
          <w:rFonts w:hint="eastAsia"/>
        </w:rPr>
        <w:t>%</w:t>
      </w:r>
      <w:r>
        <w:rPr>
          <w:rFonts w:hint="eastAsia"/>
        </w:rPr>
        <w:t>；样本中月收入为</w:t>
      </w:r>
      <w:r>
        <w:t>2000</w:t>
      </w:r>
      <w:r>
        <w:rPr>
          <w:rFonts w:hint="eastAsia"/>
        </w:rPr>
        <w:t>-</w:t>
      </w:r>
      <w:r>
        <w:t>5</w:t>
      </w:r>
      <w:r>
        <w:rPr>
          <w:rFonts w:hint="eastAsia"/>
        </w:rPr>
        <w:t>00</w:t>
      </w:r>
      <w:r>
        <w:t>0</w:t>
      </w:r>
      <w:r>
        <w:rPr>
          <w:rFonts w:hint="eastAsia"/>
        </w:rPr>
        <w:t>元占比较大，为</w:t>
      </w:r>
      <w:r>
        <w:t>22</w:t>
      </w:r>
      <w:r>
        <w:rPr>
          <w:rFonts w:hint="eastAsia"/>
        </w:rPr>
        <w:t>%</w:t>
      </w:r>
      <w:r>
        <w:rPr>
          <w:rFonts w:hint="eastAsia"/>
        </w:rPr>
        <w:t>；每月寄递包裹数量为</w:t>
      </w:r>
      <w:r>
        <w:rPr>
          <w:rFonts w:hint="eastAsia"/>
        </w:rPr>
        <w:lastRenderedPageBreak/>
        <w:t>5</w:t>
      </w:r>
      <w:r>
        <w:t>-10</w:t>
      </w:r>
      <w:r>
        <w:rPr>
          <w:rFonts w:hint="eastAsia"/>
        </w:rPr>
        <w:t>件占比较大，为</w:t>
      </w:r>
      <w:r>
        <w:rPr>
          <w:rFonts w:hint="eastAsia"/>
        </w:rPr>
        <w:t>3</w:t>
      </w:r>
      <w:r>
        <w:t>3.4%</w:t>
      </w:r>
      <w:r>
        <w:rPr>
          <w:rFonts w:hint="eastAsia"/>
        </w:rPr>
        <w:t>。</w:t>
      </w:r>
    </w:p>
    <w:p w14:paraId="59D9A48F" w14:textId="77777777" w:rsidR="00713B2B" w:rsidRDefault="00D04354" w:rsidP="00363098">
      <w:pPr>
        <w:pStyle w:val="a7"/>
      </w:pPr>
      <w:bookmarkStart w:id="70" w:name="_Toc192689092"/>
      <w:r>
        <w:rPr>
          <w:rFonts w:hint="eastAsia"/>
        </w:rPr>
        <w:t>表</w:t>
      </w:r>
      <w:r>
        <w:rPr>
          <w:rFonts w:hint="eastAsia"/>
        </w:rPr>
        <w:t xml:space="preserve">3-7 </w:t>
      </w:r>
      <w:r>
        <w:rPr>
          <w:rFonts w:hint="eastAsia"/>
        </w:rPr>
        <w:t>样本描述性统计</w:t>
      </w:r>
      <w:bookmarkEnd w:id="70"/>
    </w:p>
    <w:tbl>
      <w:tblPr>
        <w:tblStyle w:val="5"/>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713B2B" w14:paraId="2D6AEC6F" w14:textId="77777777">
        <w:trPr>
          <w:jc w:val="center"/>
        </w:trPr>
        <w:tc>
          <w:tcPr>
            <w:tcW w:w="2074" w:type="dxa"/>
            <w:tcBorders>
              <w:top w:val="single" w:sz="4" w:space="0" w:color="auto"/>
              <w:bottom w:val="single" w:sz="4" w:space="0" w:color="auto"/>
            </w:tcBorders>
            <w:vAlign w:val="center"/>
          </w:tcPr>
          <w:p w14:paraId="0D8ADF9D"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统计变量</w:t>
            </w:r>
          </w:p>
        </w:tc>
        <w:tc>
          <w:tcPr>
            <w:tcW w:w="2074" w:type="dxa"/>
            <w:tcBorders>
              <w:top w:val="single" w:sz="4" w:space="0" w:color="auto"/>
              <w:bottom w:val="single" w:sz="4" w:space="0" w:color="auto"/>
            </w:tcBorders>
            <w:vAlign w:val="center"/>
          </w:tcPr>
          <w:p w14:paraId="23B13F76"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选项</w:t>
            </w:r>
          </w:p>
        </w:tc>
        <w:tc>
          <w:tcPr>
            <w:tcW w:w="2074" w:type="dxa"/>
            <w:tcBorders>
              <w:top w:val="single" w:sz="4" w:space="0" w:color="auto"/>
              <w:bottom w:val="single" w:sz="4" w:space="0" w:color="auto"/>
            </w:tcBorders>
            <w:vAlign w:val="center"/>
          </w:tcPr>
          <w:p w14:paraId="61DC58E6"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人数</w:t>
            </w:r>
          </w:p>
        </w:tc>
        <w:tc>
          <w:tcPr>
            <w:tcW w:w="2074" w:type="dxa"/>
            <w:tcBorders>
              <w:top w:val="single" w:sz="4" w:space="0" w:color="auto"/>
              <w:bottom w:val="single" w:sz="4" w:space="0" w:color="auto"/>
            </w:tcBorders>
            <w:vAlign w:val="center"/>
          </w:tcPr>
          <w:p w14:paraId="5D4B50E3"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百分比</w:t>
            </w:r>
          </w:p>
        </w:tc>
      </w:tr>
      <w:tr w:rsidR="00713B2B" w14:paraId="2566326E" w14:textId="77777777">
        <w:trPr>
          <w:jc w:val="center"/>
        </w:trPr>
        <w:tc>
          <w:tcPr>
            <w:tcW w:w="2074" w:type="dxa"/>
            <w:vMerge w:val="restart"/>
            <w:tcBorders>
              <w:top w:val="single" w:sz="4" w:space="0" w:color="auto"/>
            </w:tcBorders>
            <w:vAlign w:val="center"/>
          </w:tcPr>
          <w:p w14:paraId="79FD1B3D"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性别</w:t>
            </w:r>
          </w:p>
        </w:tc>
        <w:tc>
          <w:tcPr>
            <w:tcW w:w="2074" w:type="dxa"/>
            <w:tcBorders>
              <w:top w:val="single" w:sz="4" w:space="0" w:color="auto"/>
            </w:tcBorders>
            <w:vAlign w:val="center"/>
          </w:tcPr>
          <w:p w14:paraId="7E0AE6D9"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男</w:t>
            </w:r>
          </w:p>
        </w:tc>
        <w:tc>
          <w:tcPr>
            <w:tcW w:w="2074" w:type="dxa"/>
            <w:tcBorders>
              <w:top w:val="single" w:sz="4" w:space="0" w:color="auto"/>
            </w:tcBorders>
            <w:vAlign w:val="center"/>
          </w:tcPr>
          <w:p w14:paraId="0346FE0F"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2</w:t>
            </w:r>
            <w:r>
              <w:rPr>
                <w:rFonts w:ascii="Times New Roman" w:eastAsia="SimSun" w:hAnsi="Times New Roman" w:cs="Times New Roman"/>
                <w:kern w:val="0"/>
                <w:szCs w:val="20"/>
              </w:rPr>
              <w:t>76</w:t>
            </w:r>
          </w:p>
        </w:tc>
        <w:tc>
          <w:tcPr>
            <w:tcW w:w="2074" w:type="dxa"/>
            <w:tcBorders>
              <w:top w:val="single" w:sz="4" w:space="0" w:color="auto"/>
            </w:tcBorders>
            <w:vAlign w:val="center"/>
          </w:tcPr>
          <w:p w14:paraId="558D363A"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4</w:t>
            </w:r>
            <w:r>
              <w:rPr>
                <w:rFonts w:ascii="Times New Roman" w:eastAsia="SimSun" w:hAnsi="Times New Roman" w:cs="Times New Roman"/>
                <w:kern w:val="0"/>
                <w:szCs w:val="20"/>
              </w:rPr>
              <w:t>4.8%</w:t>
            </w:r>
          </w:p>
        </w:tc>
      </w:tr>
      <w:tr w:rsidR="00713B2B" w14:paraId="57F6681C" w14:textId="77777777">
        <w:trPr>
          <w:jc w:val="center"/>
        </w:trPr>
        <w:tc>
          <w:tcPr>
            <w:tcW w:w="2074" w:type="dxa"/>
            <w:vMerge/>
            <w:vAlign w:val="center"/>
          </w:tcPr>
          <w:p w14:paraId="5CA96AE5" w14:textId="77777777" w:rsidR="00713B2B" w:rsidRDefault="00713B2B">
            <w:pPr>
              <w:jc w:val="center"/>
              <w:rPr>
                <w:rFonts w:ascii="Times New Roman" w:eastAsia="SimSun" w:hAnsi="Times New Roman" w:cs="Times New Roman"/>
                <w:kern w:val="0"/>
                <w:szCs w:val="20"/>
              </w:rPr>
            </w:pPr>
          </w:p>
        </w:tc>
        <w:tc>
          <w:tcPr>
            <w:tcW w:w="2074" w:type="dxa"/>
            <w:vAlign w:val="center"/>
          </w:tcPr>
          <w:p w14:paraId="6A76B139"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女</w:t>
            </w:r>
          </w:p>
        </w:tc>
        <w:tc>
          <w:tcPr>
            <w:tcW w:w="2074" w:type="dxa"/>
            <w:vAlign w:val="center"/>
          </w:tcPr>
          <w:p w14:paraId="6679D655"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3</w:t>
            </w:r>
            <w:r>
              <w:rPr>
                <w:rFonts w:ascii="Times New Roman" w:eastAsia="SimSun" w:hAnsi="Times New Roman" w:cs="Times New Roman"/>
                <w:kern w:val="0"/>
                <w:szCs w:val="20"/>
              </w:rPr>
              <w:t>40</w:t>
            </w:r>
          </w:p>
        </w:tc>
        <w:tc>
          <w:tcPr>
            <w:tcW w:w="2074" w:type="dxa"/>
            <w:vAlign w:val="center"/>
          </w:tcPr>
          <w:p w14:paraId="6B207A08"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5</w:t>
            </w:r>
            <w:r>
              <w:rPr>
                <w:rFonts w:ascii="Times New Roman" w:eastAsia="SimSun" w:hAnsi="Times New Roman" w:cs="Times New Roman"/>
                <w:kern w:val="0"/>
                <w:szCs w:val="20"/>
              </w:rPr>
              <w:t>5.1%</w:t>
            </w:r>
          </w:p>
        </w:tc>
      </w:tr>
      <w:tr w:rsidR="00713B2B" w14:paraId="78C69B21" w14:textId="77777777">
        <w:trPr>
          <w:jc w:val="center"/>
        </w:trPr>
        <w:tc>
          <w:tcPr>
            <w:tcW w:w="2074" w:type="dxa"/>
            <w:vMerge w:val="restart"/>
            <w:vAlign w:val="center"/>
          </w:tcPr>
          <w:p w14:paraId="2304E6E5"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年龄（岁）</w:t>
            </w:r>
          </w:p>
        </w:tc>
        <w:tc>
          <w:tcPr>
            <w:tcW w:w="2074" w:type="dxa"/>
            <w:vAlign w:val="center"/>
          </w:tcPr>
          <w:p w14:paraId="0E1AA82D"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w:t>
            </w:r>
            <w:r>
              <w:rPr>
                <w:rFonts w:ascii="Times New Roman" w:eastAsia="SimSun" w:hAnsi="Times New Roman" w:cs="Times New Roman"/>
                <w:kern w:val="0"/>
                <w:szCs w:val="20"/>
              </w:rPr>
              <w:t>18</w:t>
            </w:r>
          </w:p>
        </w:tc>
        <w:tc>
          <w:tcPr>
            <w:tcW w:w="2074" w:type="dxa"/>
            <w:vAlign w:val="center"/>
          </w:tcPr>
          <w:p w14:paraId="2FB276AD"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2</w:t>
            </w:r>
          </w:p>
        </w:tc>
        <w:tc>
          <w:tcPr>
            <w:tcW w:w="2074" w:type="dxa"/>
            <w:vAlign w:val="center"/>
          </w:tcPr>
          <w:p w14:paraId="6C7FAAC1"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.9%</w:t>
            </w:r>
          </w:p>
        </w:tc>
      </w:tr>
      <w:tr w:rsidR="00713B2B" w14:paraId="334D7B68" w14:textId="77777777">
        <w:trPr>
          <w:jc w:val="center"/>
        </w:trPr>
        <w:tc>
          <w:tcPr>
            <w:tcW w:w="2074" w:type="dxa"/>
            <w:vMerge/>
            <w:vAlign w:val="center"/>
          </w:tcPr>
          <w:p w14:paraId="763A4C47" w14:textId="77777777" w:rsidR="00713B2B" w:rsidRDefault="00713B2B">
            <w:pPr>
              <w:jc w:val="center"/>
              <w:rPr>
                <w:rFonts w:ascii="Times New Roman" w:eastAsia="SimSun" w:hAnsi="Times New Roman" w:cs="Times New Roman"/>
                <w:kern w:val="0"/>
                <w:szCs w:val="20"/>
              </w:rPr>
            </w:pPr>
          </w:p>
        </w:tc>
        <w:tc>
          <w:tcPr>
            <w:tcW w:w="2074" w:type="dxa"/>
            <w:vAlign w:val="center"/>
          </w:tcPr>
          <w:p w14:paraId="358D3369"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9-30</w:t>
            </w:r>
          </w:p>
        </w:tc>
        <w:tc>
          <w:tcPr>
            <w:tcW w:w="2074" w:type="dxa"/>
            <w:vAlign w:val="center"/>
          </w:tcPr>
          <w:p w14:paraId="04FA011D"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kern w:val="0"/>
                <w:szCs w:val="20"/>
              </w:rPr>
              <w:t>501</w:t>
            </w:r>
          </w:p>
        </w:tc>
        <w:tc>
          <w:tcPr>
            <w:tcW w:w="2074" w:type="dxa"/>
            <w:vAlign w:val="center"/>
          </w:tcPr>
          <w:p w14:paraId="06097155"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8</w:t>
            </w:r>
            <w:r>
              <w:rPr>
                <w:rFonts w:ascii="Times New Roman" w:eastAsia="SimSun" w:hAnsi="Times New Roman" w:cs="Times New Roman"/>
                <w:kern w:val="0"/>
                <w:szCs w:val="20"/>
              </w:rPr>
              <w:t>1.3%</w:t>
            </w:r>
          </w:p>
        </w:tc>
      </w:tr>
      <w:tr w:rsidR="00713B2B" w14:paraId="38A4CA6D" w14:textId="77777777">
        <w:trPr>
          <w:jc w:val="center"/>
        </w:trPr>
        <w:tc>
          <w:tcPr>
            <w:tcW w:w="2074" w:type="dxa"/>
            <w:vMerge/>
            <w:vAlign w:val="center"/>
          </w:tcPr>
          <w:p w14:paraId="3E842118" w14:textId="77777777" w:rsidR="00713B2B" w:rsidRDefault="00713B2B">
            <w:pPr>
              <w:jc w:val="center"/>
              <w:rPr>
                <w:rFonts w:ascii="Times New Roman" w:eastAsia="SimSun" w:hAnsi="Times New Roman" w:cs="Times New Roman"/>
                <w:kern w:val="0"/>
                <w:szCs w:val="20"/>
              </w:rPr>
            </w:pPr>
          </w:p>
        </w:tc>
        <w:tc>
          <w:tcPr>
            <w:tcW w:w="2074" w:type="dxa"/>
            <w:vAlign w:val="center"/>
          </w:tcPr>
          <w:p w14:paraId="6DF6672A"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3</w:t>
            </w:r>
            <w:r>
              <w:rPr>
                <w:rFonts w:ascii="Times New Roman" w:eastAsia="SimSun" w:hAnsi="Times New Roman" w:cs="Times New Roman"/>
                <w:kern w:val="0"/>
                <w:szCs w:val="20"/>
              </w:rPr>
              <w:t>1-40</w:t>
            </w:r>
          </w:p>
        </w:tc>
        <w:tc>
          <w:tcPr>
            <w:tcW w:w="2074" w:type="dxa"/>
            <w:vAlign w:val="center"/>
          </w:tcPr>
          <w:p w14:paraId="20E0A11C"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4</w:t>
            </w:r>
            <w:r>
              <w:rPr>
                <w:rFonts w:ascii="Times New Roman" w:eastAsia="SimSun" w:hAnsi="Times New Roman" w:cs="Times New Roman"/>
                <w:kern w:val="0"/>
                <w:szCs w:val="20"/>
              </w:rPr>
              <w:t>3</w:t>
            </w:r>
          </w:p>
        </w:tc>
        <w:tc>
          <w:tcPr>
            <w:tcW w:w="2074" w:type="dxa"/>
            <w:vAlign w:val="center"/>
          </w:tcPr>
          <w:p w14:paraId="6491638B"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7</w:t>
            </w:r>
            <w:r>
              <w:rPr>
                <w:rFonts w:ascii="Times New Roman" w:eastAsia="SimSun" w:hAnsi="Times New Roman" w:cs="Times New Roman"/>
                <w:kern w:val="0"/>
                <w:szCs w:val="20"/>
              </w:rPr>
              <w:t>.0%</w:t>
            </w:r>
          </w:p>
        </w:tc>
      </w:tr>
      <w:tr w:rsidR="00713B2B" w14:paraId="6B638C4F" w14:textId="77777777">
        <w:trPr>
          <w:jc w:val="center"/>
        </w:trPr>
        <w:tc>
          <w:tcPr>
            <w:tcW w:w="2074" w:type="dxa"/>
            <w:vMerge/>
            <w:vAlign w:val="center"/>
          </w:tcPr>
          <w:p w14:paraId="24F685E6" w14:textId="77777777" w:rsidR="00713B2B" w:rsidRDefault="00713B2B">
            <w:pPr>
              <w:jc w:val="center"/>
              <w:rPr>
                <w:rFonts w:ascii="Times New Roman" w:eastAsia="SimSun" w:hAnsi="Times New Roman" w:cs="Times New Roman"/>
                <w:kern w:val="0"/>
                <w:szCs w:val="20"/>
              </w:rPr>
            </w:pPr>
          </w:p>
        </w:tc>
        <w:tc>
          <w:tcPr>
            <w:tcW w:w="2074" w:type="dxa"/>
            <w:vAlign w:val="center"/>
          </w:tcPr>
          <w:p w14:paraId="207B9B47"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4</w:t>
            </w:r>
            <w:r>
              <w:rPr>
                <w:rFonts w:ascii="Times New Roman" w:eastAsia="SimSun" w:hAnsi="Times New Roman" w:cs="Times New Roman"/>
                <w:kern w:val="0"/>
                <w:szCs w:val="20"/>
              </w:rPr>
              <w:t>1-50</w:t>
            </w:r>
          </w:p>
        </w:tc>
        <w:tc>
          <w:tcPr>
            <w:tcW w:w="2074" w:type="dxa"/>
            <w:vAlign w:val="center"/>
          </w:tcPr>
          <w:p w14:paraId="4100BAA6"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4</w:t>
            </w:r>
            <w:r>
              <w:rPr>
                <w:rFonts w:ascii="Times New Roman" w:eastAsia="SimSun" w:hAnsi="Times New Roman" w:cs="Times New Roman"/>
                <w:kern w:val="0"/>
                <w:szCs w:val="20"/>
              </w:rPr>
              <w:t>0</w:t>
            </w:r>
          </w:p>
        </w:tc>
        <w:tc>
          <w:tcPr>
            <w:tcW w:w="2074" w:type="dxa"/>
            <w:vAlign w:val="center"/>
          </w:tcPr>
          <w:p w14:paraId="54055390"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6</w:t>
            </w:r>
            <w:r>
              <w:rPr>
                <w:rFonts w:ascii="Times New Roman" w:eastAsia="SimSun" w:hAnsi="Times New Roman" w:cs="Times New Roman"/>
                <w:kern w:val="0"/>
                <w:szCs w:val="20"/>
              </w:rPr>
              <w:t>.5%</w:t>
            </w:r>
          </w:p>
        </w:tc>
      </w:tr>
      <w:tr w:rsidR="00713B2B" w14:paraId="5274D739" w14:textId="77777777">
        <w:trPr>
          <w:jc w:val="center"/>
        </w:trPr>
        <w:tc>
          <w:tcPr>
            <w:tcW w:w="2074" w:type="dxa"/>
            <w:vMerge/>
            <w:vAlign w:val="center"/>
          </w:tcPr>
          <w:p w14:paraId="650A9A19" w14:textId="77777777" w:rsidR="00713B2B" w:rsidRDefault="00713B2B">
            <w:pPr>
              <w:jc w:val="center"/>
              <w:rPr>
                <w:rFonts w:ascii="Times New Roman" w:eastAsia="SimSun" w:hAnsi="Times New Roman" w:cs="Times New Roman"/>
                <w:kern w:val="0"/>
                <w:szCs w:val="20"/>
              </w:rPr>
            </w:pPr>
          </w:p>
        </w:tc>
        <w:tc>
          <w:tcPr>
            <w:tcW w:w="2074" w:type="dxa"/>
            <w:vAlign w:val="center"/>
          </w:tcPr>
          <w:p w14:paraId="62C6A465"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w:t>
            </w:r>
            <w:r>
              <w:rPr>
                <w:rFonts w:ascii="Times New Roman" w:eastAsia="SimSun" w:hAnsi="Times New Roman" w:cs="Calibri" w:hint="eastAsia"/>
                <w:kern w:val="0"/>
                <w:szCs w:val="20"/>
              </w:rPr>
              <w:t>5</w:t>
            </w:r>
            <w:r>
              <w:rPr>
                <w:rFonts w:ascii="Times New Roman" w:eastAsia="SimSun" w:hAnsi="Times New Roman" w:cs="Times New Roman"/>
                <w:kern w:val="0"/>
                <w:szCs w:val="20"/>
              </w:rPr>
              <w:t>1</w:t>
            </w:r>
          </w:p>
        </w:tc>
        <w:tc>
          <w:tcPr>
            <w:tcW w:w="2074" w:type="dxa"/>
            <w:vAlign w:val="center"/>
          </w:tcPr>
          <w:p w14:paraId="799DA56F"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2</w:t>
            </w:r>
            <w:r>
              <w:rPr>
                <w:rFonts w:ascii="Times New Roman" w:eastAsia="SimSun" w:hAnsi="Times New Roman" w:cs="Times New Roman"/>
                <w:kern w:val="0"/>
                <w:szCs w:val="20"/>
              </w:rPr>
              <w:t>0</w:t>
            </w:r>
          </w:p>
        </w:tc>
        <w:tc>
          <w:tcPr>
            <w:tcW w:w="2074" w:type="dxa"/>
            <w:vAlign w:val="center"/>
          </w:tcPr>
          <w:p w14:paraId="2FE07EFF"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kern w:val="0"/>
                <w:szCs w:val="20"/>
              </w:rPr>
              <w:t>3.2%</w:t>
            </w:r>
          </w:p>
        </w:tc>
      </w:tr>
      <w:tr w:rsidR="00713B2B" w14:paraId="15F2B904" w14:textId="77777777">
        <w:trPr>
          <w:jc w:val="center"/>
        </w:trPr>
        <w:tc>
          <w:tcPr>
            <w:tcW w:w="2074" w:type="dxa"/>
            <w:vMerge w:val="restart"/>
            <w:vAlign w:val="center"/>
          </w:tcPr>
          <w:p w14:paraId="677196B2"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受教育程度</w:t>
            </w:r>
          </w:p>
        </w:tc>
        <w:tc>
          <w:tcPr>
            <w:tcW w:w="2074" w:type="dxa"/>
            <w:vAlign w:val="center"/>
          </w:tcPr>
          <w:p w14:paraId="0BAF2793"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初中及以下</w:t>
            </w:r>
          </w:p>
        </w:tc>
        <w:tc>
          <w:tcPr>
            <w:tcW w:w="2074" w:type="dxa"/>
            <w:vAlign w:val="center"/>
          </w:tcPr>
          <w:p w14:paraId="598DDE02"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2</w:t>
            </w:r>
          </w:p>
        </w:tc>
        <w:tc>
          <w:tcPr>
            <w:tcW w:w="2074" w:type="dxa"/>
            <w:vAlign w:val="center"/>
          </w:tcPr>
          <w:p w14:paraId="328AE7FE"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.9%</w:t>
            </w:r>
          </w:p>
        </w:tc>
      </w:tr>
      <w:tr w:rsidR="00713B2B" w14:paraId="2C968AF0" w14:textId="77777777">
        <w:trPr>
          <w:jc w:val="center"/>
        </w:trPr>
        <w:tc>
          <w:tcPr>
            <w:tcW w:w="2074" w:type="dxa"/>
            <w:vMerge/>
            <w:vAlign w:val="center"/>
          </w:tcPr>
          <w:p w14:paraId="1BB09BB5" w14:textId="77777777" w:rsidR="00713B2B" w:rsidRDefault="00713B2B">
            <w:pPr>
              <w:jc w:val="center"/>
              <w:rPr>
                <w:rFonts w:ascii="Times New Roman" w:eastAsia="SimSun" w:hAnsi="Times New Roman" w:cs="Times New Roman"/>
                <w:kern w:val="0"/>
                <w:szCs w:val="20"/>
              </w:rPr>
            </w:pPr>
          </w:p>
        </w:tc>
        <w:tc>
          <w:tcPr>
            <w:tcW w:w="2074" w:type="dxa"/>
            <w:vAlign w:val="center"/>
          </w:tcPr>
          <w:p w14:paraId="61522CA5"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高中</w:t>
            </w:r>
          </w:p>
        </w:tc>
        <w:tc>
          <w:tcPr>
            <w:tcW w:w="2074" w:type="dxa"/>
            <w:vAlign w:val="center"/>
          </w:tcPr>
          <w:p w14:paraId="28879122"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5</w:t>
            </w:r>
            <w:r>
              <w:rPr>
                <w:rFonts w:ascii="Times New Roman" w:eastAsia="SimSun" w:hAnsi="Times New Roman" w:cs="Times New Roman"/>
                <w:kern w:val="0"/>
                <w:szCs w:val="20"/>
              </w:rPr>
              <w:t>0</w:t>
            </w:r>
          </w:p>
        </w:tc>
        <w:tc>
          <w:tcPr>
            <w:tcW w:w="2074" w:type="dxa"/>
            <w:vAlign w:val="center"/>
          </w:tcPr>
          <w:p w14:paraId="73D77AFF"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8</w:t>
            </w:r>
            <w:r>
              <w:rPr>
                <w:rFonts w:ascii="Times New Roman" w:eastAsia="SimSun" w:hAnsi="Times New Roman" w:cs="Times New Roman"/>
                <w:kern w:val="0"/>
                <w:szCs w:val="20"/>
              </w:rPr>
              <w:t>.1%</w:t>
            </w:r>
          </w:p>
        </w:tc>
      </w:tr>
      <w:tr w:rsidR="00713B2B" w14:paraId="3C28B0CC" w14:textId="77777777">
        <w:trPr>
          <w:jc w:val="center"/>
        </w:trPr>
        <w:tc>
          <w:tcPr>
            <w:tcW w:w="2074" w:type="dxa"/>
            <w:vMerge/>
            <w:vAlign w:val="center"/>
          </w:tcPr>
          <w:p w14:paraId="265CEE3C" w14:textId="77777777" w:rsidR="00713B2B" w:rsidRDefault="00713B2B">
            <w:pPr>
              <w:jc w:val="center"/>
              <w:rPr>
                <w:rFonts w:ascii="Times New Roman" w:eastAsia="SimSun" w:hAnsi="Times New Roman" w:cs="Times New Roman"/>
                <w:kern w:val="0"/>
                <w:szCs w:val="20"/>
              </w:rPr>
            </w:pPr>
          </w:p>
        </w:tc>
        <w:tc>
          <w:tcPr>
            <w:tcW w:w="2074" w:type="dxa"/>
            <w:vAlign w:val="center"/>
          </w:tcPr>
          <w:p w14:paraId="562C2D7E"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大学本（专）科</w:t>
            </w:r>
          </w:p>
        </w:tc>
        <w:tc>
          <w:tcPr>
            <w:tcW w:w="2074" w:type="dxa"/>
            <w:vAlign w:val="center"/>
          </w:tcPr>
          <w:p w14:paraId="77DA0F5D"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3</w:t>
            </w:r>
            <w:r>
              <w:rPr>
                <w:rFonts w:ascii="Times New Roman" w:eastAsia="SimSun" w:hAnsi="Times New Roman" w:cs="Times New Roman"/>
                <w:kern w:val="0"/>
                <w:szCs w:val="20"/>
              </w:rPr>
              <w:t>93</w:t>
            </w:r>
          </w:p>
        </w:tc>
        <w:tc>
          <w:tcPr>
            <w:tcW w:w="2074" w:type="dxa"/>
            <w:vAlign w:val="center"/>
          </w:tcPr>
          <w:p w14:paraId="038C65C4"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6</w:t>
            </w:r>
            <w:r>
              <w:rPr>
                <w:rFonts w:ascii="Times New Roman" w:eastAsia="SimSun" w:hAnsi="Times New Roman" w:cs="Times New Roman"/>
                <w:kern w:val="0"/>
                <w:szCs w:val="20"/>
              </w:rPr>
              <w:t>3.7%</w:t>
            </w:r>
          </w:p>
        </w:tc>
      </w:tr>
      <w:tr w:rsidR="00713B2B" w14:paraId="6A72E918" w14:textId="77777777">
        <w:trPr>
          <w:jc w:val="center"/>
        </w:trPr>
        <w:tc>
          <w:tcPr>
            <w:tcW w:w="2074" w:type="dxa"/>
            <w:vMerge/>
            <w:vAlign w:val="center"/>
          </w:tcPr>
          <w:p w14:paraId="00135C7A" w14:textId="77777777" w:rsidR="00713B2B" w:rsidRDefault="00713B2B">
            <w:pPr>
              <w:jc w:val="center"/>
              <w:rPr>
                <w:rFonts w:ascii="Times New Roman" w:eastAsia="SimSun" w:hAnsi="Times New Roman" w:cs="Times New Roman"/>
                <w:kern w:val="0"/>
                <w:szCs w:val="20"/>
              </w:rPr>
            </w:pPr>
          </w:p>
        </w:tc>
        <w:tc>
          <w:tcPr>
            <w:tcW w:w="2074" w:type="dxa"/>
            <w:vAlign w:val="center"/>
          </w:tcPr>
          <w:p w14:paraId="01CF6A0C"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硕士研究生及以上</w:t>
            </w:r>
          </w:p>
        </w:tc>
        <w:tc>
          <w:tcPr>
            <w:tcW w:w="2074" w:type="dxa"/>
            <w:vAlign w:val="center"/>
          </w:tcPr>
          <w:p w14:paraId="0D240AE8"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61</w:t>
            </w:r>
          </w:p>
        </w:tc>
        <w:tc>
          <w:tcPr>
            <w:tcW w:w="2074" w:type="dxa"/>
            <w:vAlign w:val="center"/>
          </w:tcPr>
          <w:p w14:paraId="3AC31E6C"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2</w:t>
            </w:r>
            <w:r>
              <w:rPr>
                <w:rFonts w:ascii="Times New Roman" w:eastAsia="SimSun" w:hAnsi="Times New Roman" w:cs="Times New Roman"/>
                <w:kern w:val="0"/>
                <w:szCs w:val="20"/>
              </w:rPr>
              <w:t>6.1%</w:t>
            </w:r>
          </w:p>
        </w:tc>
      </w:tr>
      <w:tr w:rsidR="00713B2B" w14:paraId="13BBAFF7" w14:textId="77777777">
        <w:trPr>
          <w:jc w:val="center"/>
        </w:trPr>
        <w:tc>
          <w:tcPr>
            <w:tcW w:w="2074" w:type="dxa"/>
            <w:vMerge w:val="restart"/>
            <w:vAlign w:val="center"/>
          </w:tcPr>
          <w:p w14:paraId="55653FDE"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平均月收入（元）</w:t>
            </w:r>
          </w:p>
        </w:tc>
        <w:tc>
          <w:tcPr>
            <w:tcW w:w="2074" w:type="dxa"/>
            <w:vAlign w:val="center"/>
          </w:tcPr>
          <w:p w14:paraId="2850150C"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w:t>
            </w:r>
            <w:r>
              <w:rPr>
                <w:rFonts w:ascii="Times New Roman" w:eastAsia="SimSun" w:hAnsi="Times New Roman" w:cs="Calibri" w:hint="eastAsia"/>
                <w:kern w:val="0"/>
                <w:szCs w:val="20"/>
              </w:rPr>
              <w:t>2</w:t>
            </w:r>
            <w:r>
              <w:rPr>
                <w:rFonts w:ascii="Times New Roman" w:eastAsia="SimSun" w:hAnsi="Times New Roman" w:cs="Times New Roman"/>
                <w:kern w:val="0"/>
                <w:szCs w:val="20"/>
              </w:rPr>
              <w:t>000</w:t>
            </w:r>
          </w:p>
        </w:tc>
        <w:tc>
          <w:tcPr>
            <w:tcW w:w="2074" w:type="dxa"/>
            <w:vAlign w:val="center"/>
          </w:tcPr>
          <w:p w14:paraId="23442854"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4</w:t>
            </w:r>
            <w:r>
              <w:rPr>
                <w:rFonts w:ascii="Times New Roman" w:eastAsia="SimSun" w:hAnsi="Times New Roman" w:cs="Times New Roman"/>
                <w:kern w:val="0"/>
                <w:szCs w:val="20"/>
              </w:rPr>
              <w:t>7</w:t>
            </w:r>
          </w:p>
        </w:tc>
        <w:tc>
          <w:tcPr>
            <w:tcW w:w="2074" w:type="dxa"/>
            <w:vAlign w:val="center"/>
          </w:tcPr>
          <w:p w14:paraId="08CBF67C"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7</w:t>
            </w:r>
            <w:r>
              <w:rPr>
                <w:rFonts w:ascii="Times New Roman" w:eastAsia="SimSun" w:hAnsi="Times New Roman" w:cs="Times New Roman"/>
                <w:kern w:val="0"/>
                <w:szCs w:val="20"/>
              </w:rPr>
              <w:t>.6%</w:t>
            </w:r>
          </w:p>
        </w:tc>
      </w:tr>
      <w:tr w:rsidR="00713B2B" w14:paraId="47C880E2" w14:textId="77777777">
        <w:trPr>
          <w:jc w:val="center"/>
        </w:trPr>
        <w:tc>
          <w:tcPr>
            <w:tcW w:w="2074" w:type="dxa"/>
            <w:vMerge/>
            <w:vAlign w:val="center"/>
          </w:tcPr>
          <w:p w14:paraId="225A640F" w14:textId="77777777" w:rsidR="00713B2B" w:rsidRDefault="00713B2B">
            <w:pPr>
              <w:jc w:val="center"/>
              <w:rPr>
                <w:rFonts w:ascii="Times New Roman" w:eastAsia="SimSun" w:hAnsi="Times New Roman" w:cs="Times New Roman"/>
                <w:kern w:val="0"/>
                <w:szCs w:val="20"/>
              </w:rPr>
            </w:pPr>
          </w:p>
        </w:tc>
        <w:tc>
          <w:tcPr>
            <w:tcW w:w="2074" w:type="dxa"/>
            <w:vAlign w:val="center"/>
          </w:tcPr>
          <w:p w14:paraId="00BD5850"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2</w:t>
            </w:r>
            <w:r>
              <w:rPr>
                <w:rFonts w:ascii="Times New Roman" w:eastAsia="SimSun" w:hAnsi="Times New Roman" w:cs="Times New Roman"/>
                <w:kern w:val="0"/>
                <w:szCs w:val="20"/>
              </w:rPr>
              <w:t>000-5000</w:t>
            </w:r>
          </w:p>
        </w:tc>
        <w:tc>
          <w:tcPr>
            <w:tcW w:w="2074" w:type="dxa"/>
            <w:vAlign w:val="center"/>
          </w:tcPr>
          <w:p w14:paraId="7AF1A5C3"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36</w:t>
            </w:r>
          </w:p>
        </w:tc>
        <w:tc>
          <w:tcPr>
            <w:tcW w:w="2074" w:type="dxa"/>
            <w:vAlign w:val="center"/>
          </w:tcPr>
          <w:p w14:paraId="23712C98"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2</w:t>
            </w:r>
            <w:r>
              <w:rPr>
                <w:rFonts w:ascii="Times New Roman" w:eastAsia="SimSun" w:hAnsi="Times New Roman" w:cs="Times New Roman"/>
                <w:kern w:val="0"/>
                <w:szCs w:val="20"/>
              </w:rPr>
              <w:t>2%</w:t>
            </w:r>
          </w:p>
        </w:tc>
      </w:tr>
      <w:tr w:rsidR="00713B2B" w14:paraId="4CB284F6" w14:textId="77777777">
        <w:trPr>
          <w:jc w:val="center"/>
        </w:trPr>
        <w:tc>
          <w:tcPr>
            <w:tcW w:w="2074" w:type="dxa"/>
            <w:vMerge/>
            <w:vAlign w:val="center"/>
          </w:tcPr>
          <w:p w14:paraId="72054ABF" w14:textId="77777777" w:rsidR="00713B2B" w:rsidRDefault="00713B2B">
            <w:pPr>
              <w:jc w:val="center"/>
              <w:rPr>
                <w:rFonts w:ascii="Times New Roman" w:eastAsia="SimSun" w:hAnsi="Times New Roman" w:cs="Times New Roman"/>
                <w:kern w:val="0"/>
                <w:szCs w:val="20"/>
              </w:rPr>
            </w:pPr>
          </w:p>
        </w:tc>
        <w:tc>
          <w:tcPr>
            <w:tcW w:w="2074" w:type="dxa"/>
            <w:vAlign w:val="center"/>
          </w:tcPr>
          <w:p w14:paraId="501169C3"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5</w:t>
            </w:r>
            <w:r>
              <w:rPr>
                <w:rFonts w:ascii="Times New Roman" w:eastAsia="SimSun" w:hAnsi="Times New Roman" w:cs="Times New Roman"/>
                <w:kern w:val="0"/>
                <w:szCs w:val="20"/>
              </w:rPr>
              <w:t>000-8000</w:t>
            </w:r>
          </w:p>
        </w:tc>
        <w:tc>
          <w:tcPr>
            <w:tcW w:w="2074" w:type="dxa"/>
            <w:vAlign w:val="center"/>
          </w:tcPr>
          <w:p w14:paraId="471338BA"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27</w:t>
            </w:r>
          </w:p>
        </w:tc>
        <w:tc>
          <w:tcPr>
            <w:tcW w:w="2074" w:type="dxa"/>
            <w:vAlign w:val="center"/>
          </w:tcPr>
          <w:p w14:paraId="47741E12"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2</w:t>
            </w:r>
            <w:r>
              <w:rPr>
                <w:rFonts w:ascii="Times New Roman" w:eastAsia="SimSun" w:hAnsi="Times New Roman" w:cs="Times New Roman"/>
                <w:kern w:val="0"/>
                <w:szCs w:val="20"/>
              </w:rPr>
              <w:t>0.6%</w:t>
            </w:r>
          </w:p>
        </w:tc>
      </w:tr>
      <w:tr w:rsidR="00713B2B" w14:paraId="5AD44F7E" w14:textId="77777777">
        <w:trPr>
          <w:jc w:val="center"/>
        </w:trPr>
        <w:tc>
          <w:tcPr>
            <w:tcW w:w="2074" w:type="dxa"/>
            <w:vMerge/>
            <w:vAlign w:val="center"/>
          </w:tcPr>
          <w:p w14:paraId="77A3A4D6" w14:textId="77777777" w:rsidR="00713B2B" w:rsidRDefault="00713B2B">
            <w:pPr>
              <w:jc w:val="center"/>
              <w:rPr>
                <w:rFonts w:ascii="Times New Roman" w:eastAsia="SimSun" w:hAnsi="Times New Roman" w:cs="Times New Roman"/>
                <w:kern w:val="0"/>
                <w:szCs w:val="20"/>
              </w:rPr>
            </w:pPr>
          </w:p>
        </w:tc>
        <w:tc>
          <w:tcPr>
            <w:tcW w:w="2074" w:type="dxa"/>
            <w:vAlign w:val="center"/>
          </w:tcPr>
          <w:p w14:paraId="5BF78CEB"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8</w:t>
            </w:r>
            <w:r>
              <w:rPr>
                <w:rFonts w:ascii="Times New Roman" w:eastAsia="SimSun" w:hAnsi="Times New Roman" w:cs="Times New Roman"/>
                <w:kern w:val="0"/>
                <w:szCs w:val="20"/>
              </w:rPr>
              <w:t>000-11000</w:t>
            </w:r>
          </w:p>
        </w:tc>
        <w:tc>
          <w:tcPr>
            <w:tcW w:w="2074" w:type="dxa"/>
            <w:vAlign w:val="center"/>
          </w:tcPr>
          <w:p w14:paraId="42E5F1DB"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07</w:t>
            </w:r>
          </w:p>
        </w:tc>
        <w:tc>
          <w:tcPr>
            <w:tcW w:w="2074" w:type="dxa"/>
            <w:vAlign w:val="center"/>
          </w:tcPr>
          <w:p w14:paraId="0A7C3A46"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7.3%</w:t>
            </w:r>
          </w:p>
        </w:tc>
      </w:tr>
      <w:tr w:rsidR="00713B2B" w14:paraId="39CC2E12" w14:textId="77777777">
        <w:trPr>
          <w:jc w:val="center"/>
        </w:trPr>
        <w:tc>
          <w:tcPr>
            <w:tcW w:w="2074" w:type="dxa"/>
            <w:vMerge/>
            <w:vAlign w:val="center"/>
          </w:tcPr>
          <w:p w14:paraId="1DFA7A3B" w14:textId="77777777" w:rsidR="00713B2B" w:rsidRDefault="00713B2B">
            <w:pPr>
              <w:jc w:val="center"/>
              <w:rPr>
                <w:rFonts w:ascii="Times New Roman" w:eastAsia="SimSun" w:hAnsi="Times New Roman" w:cs="Times New Roman"/>
                <w:kern w:val="0"/>
                <w:szCs w:val="20"/>
              </w:rPr>
            </w:pPr>
          </w:p>
        </w:tc>
        <w:tc>
          <w:tcPr>
            <w:tcW w:w="2074" w:type="dxa"/>
            <w:vAlign w:val="center"/>
          </w:tcPr>
          <w:p w14:paraId="2D2FDAAA"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1000</w:t>
            </w:r>
            <w:r>
              <w:rPr>
                <w:rFonts w:ascii="Times New Roman" w:eastAsia="SimSun" w:hAnsi="Times New Roman" w:cs="Times New Roman" w:hint="eastAsia"/>
                <w:kern w:val="0"/>
                <w:szCs w:val="20"/>
              </w:rPr>
              <w:t>以上</w:t>
            </w:r>
          </w:p>
        </w:tc>
        <w:tc>
          <w:tcPr>
            <w:tcW w:w="2074" w:type="dxa"/>
            <w:vAlign w:val="center"/>
          </w:tcPr>
          <w:p w14:paraId="1FE46C33"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9</w:t>
            </w:r>
            <w:r>
              <w:rPr>
                <w:rFonts w:ascii="Times New Roman" w:eastAsia="SimSun" w:hAnsi="Times New Roman" w:cs="Times New Roman"/>
                <w:kern w:val="0"/>
                <w:szCs w:val="20"/>
              </w:rPr>
              <w:t>8</w:t>
            </w:r>
          </w:p>
        </w:tc>
        <w:tc>
          <w:tcPr>
            <w:tcW w:w="2074" w:type="dxa"/>
            <w:vAlign w:val="center"/>
          </w:tcPr>
          <w:p w14:paraId="19179C19"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5.9%</w:t>
            </w:r>
          </w:p>
        </w:tc>
      </w:tr>
      <w:tr w:rsidR="00713B2B" w14:paraId="64A75D2C" w14:textId="77777777">
        <w:trPr>
          <w:jc w:val="center"/>
        </w:trPr>
        <w:tc>
          <w:tcPr>
            <w:tcW w:w="2074" w:type="dxa"/>
            <w:vMerge/>
            <w:vAlign w:val="center"/>
          </w:tcPr>
          <w:p w14:paraId="69102AD9" w14:textId="77777777" w:rsidR="00713B2B" w:rsidRDefault="00713B2B">
            <w:pPr>
              <w:jc w:val="center"/>
              <w:rPr>
                <w:rFonts w:ascii="Times New Roman" w:eastAsia="SimSun" w:hAnsi="Times New Roman" w:cs="Times New Roman"/>
                <w:kern w:val="0"/>
                <w:szCs w:val="20"/>
              </w:rPr>
            </w:pPr>
          </w:p>
        </w:tc>
        <w:tc>
          <w:tcPr>
            <w:tcW w:w="2074" w:type="dxa"/>
            <w:vAlign w:val="center"/>
          </w:tcPr>
          <w:p w14:paraId="2C48BD85"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0</w:t>
            </w:r>
          </w:p>
        </w:tc>
        <w:tc>
          <w:tcPr>
            <w:tcW w:w="2074" w:type="dxa"/>
            <w:vAlign w:val="center"/>
          </w:tcPr>
          <w:p w14:paraId="7D9B665D"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01</w:t>
            </w:r>
          </w:p>
        </w:tc>
        <w:tc>
          <w:tcPr>
            <w:tcW w:w="2074" w:type="dxa"/>
            <w:vAlign w:val="center"/>
          </w:tcPr>
          <w:p w14:paraId="4DB2EFD3"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6.3%</w:t>
            </w:r>
          </w:p>
        </w:tc>
      </w:tr>
      <w:tr w:rsidR="00713B2B" w14:paraId="73970E92" w14:textId="77777777">
        <w:trPr>
          <w:jc w:val="center"/>
        </w:trPr>
        <w:tc>
          <w:tcPr>
            <w:tcW w:w="2074" w:type="dxa"/>
            <w:vMerge w:val="restart"/>
            <w:vAlign w:val="center"/>
          </w:tcPr>
          <w:p w14:paraId="03AE53EE"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Times New Roman" w:hint="eastAsia"/>
                <w:kern w:val="0"/>
                <w:szCs w:val="20"/>
              </w:rPr>
              <w:t>寄递包裹的频率</w:t>
            </w:r>
          </w:p>
        </w:tc>
        <w:tc>
          <w:tcPr>
            <w:tcW w:w="2074" w:type="dxa"/>
            <w:vAlign w:val="center"/>
          </w:tcPr>
          <w:p w14:paraId="51D67700"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2</w:t>
            </w:r>
            <w:r>
              <w:rPr>
                <w:rFonts w:ascii="Times New Roman" w:eastAsia="SimSun" w:hAnsi="Times New Roman" w:cs="Times New Roman"/>
                <w:kern w:val="0"/>
                <w:szCs w:val="20"/>
              </w:rPr>
              <w:t>0</w:t>
            </w:r>
            <w:r>
              <w:rPr>
                <w:rFonts w:ascii="Times New Roman" w:eastAsia="SimSun" w:hAnsi="Times New Roman" w:cs="Times New Roman" w:hint="eastAsia"/>
                <w:kern w:val="0"/>
                <w:szCs w:val="20"/>
              </w:rPr>
              <w:t>件以上</w:t>
            </w:r>
            <w:r>
              <w:rPr>
                <w:rFonts w:ascii="Times New Roman" w:eastAsia="SimSun" w:hAnsi="Times New Roman" w:cs="Calibri" w:hint="eastAsia"/>
                <w:kern w:val="0"/>
                <w:szCs w:val="20"/>
              </w:rPr>
              <w:t>/</w:t>
            </w:r>
            <w:r>
              <w:rPr>
                <w:rFonts w:ascii="Times New Roman" w:eastAsia="SimSun" w:hAnsi="Times New Roman" w:cs="Times New Roman" w:hint="eastAsia"/>
                <w:kern w:val="0"/>
                <w:szCs w:val="20"/>
              </w:rPr>
              <w:t>月</w:t>
            </w:r>
          </w:p>
        </w:tc>
        <w:tc>
          <w:tcPr>
            <w:tcW w:w="2074" w:type="dxa"/>
            <w:vAlign w:val="center"/>
          </w:tcPr>
          <w:p w14:paraId="2BA014EA"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5</w:t>
            </w:r>
            <w:r>
              <w:rPr>
                <w:rFonts w:ascii="Times New Roman" w:eastAsia="SimSun" w:hAnsi="Times New Roman" w:cs="Times New Roman"/>
                <w:kern w:val="0"/>
                <w:szCs w:val="20"/>
              </w:rPr>
              <w:t>8</w:t>
            </w:r>
          </w:p>
        </w:tc>
        <w:tc>
          <w:tcPr>
            <w:tcW w:w="2074" w:type="dxa"/>
            <w:vAlign w:val="center"/>
          </w:tcPr>
          <w:p w14:paraId="374F2DA6"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9</w:t>
            </w:r>
            <w:r>
              <w:rPr>
                <w:rFonts w:ascii="Times New Roman" w:eastAsia="SimSun" w:hAnsi="Times New Roman" w:cs="Times New Roman"/>
                <w:kern w:val="0"/>
                <w:szCs w:val="20"/>
              </w:rPr>
              <w:t>.4%</w:t>
            </w:r>
          </w:p>
        </w:tc>
      </w:tr>
      <w:tr w:rsidR="00713B2B" w14:paraId="7D5C392A" w14:textId="77777777">
        <w:trPr>
          <w:jc w:val="center"/>
        </w:trPr>
        <w:tc>
          <w:tcPr>
            <w:tcW w:w="2074" w:type="dxa"/>
            <w:vMerge/>
            <w:vAlign w:val="center"/>
          </w:tcPr>
          <w:p w14:paraId="0516EC02" w14:textId="77777777" w:rsidR="00713B2B" w:rsidRDefault="00713B2B">
            <w:pPr>
              <w:jc w:val="center"/>
              <w:rPr>
                <w:rFonts w:ascii="Times New Roman" w:eastAsia="SimSun" w:hAnsi="Times New Roman" w:cs="Times New Roman"/>
                <w:kern w:val="0"/>
                <w:szCs w:val="20"/>
              </w:rPr>
            </w:pPr>
          </w:p>
        </w:tc>
        <w:tc>
          <w:tcPr>
            <w:tcW w:w="2074" w:type="dxa"/>
            <w:vAlign w:val="center"/>
          </w:tcPr>
          <w:p w14:paraId="5B68AAAB"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5-20</w:t>
            </w:r>
            <w:r>
              <w:rPr>
                <w:rFonts w:ascii="Times New Roman" w:eastAsia="SimSun" w:hAnsi="Times New Roman" w:cs="Times New Roman" w:hint="eastAsia"/>
                <w:kern w:val="0"/>
                <w:szCs w:val="20"/>
              </w:rPr>
              <w:t>件</w:t>
            </w:r>
            <w:r>
              <w:rPr>
                <w:rFonts w:ascii="Times New Roman" w:eastAsia="SimSun" w:hAnsi="Times New Roman" w:cs="Calibri" w:hint="eastAsia"/>
                <w:kern w:val="0"/>
                <w:szCs w:val="20"/>
              </w:rPr>
              <w:t>/</w:t>
            </w:r>
            <w:r>
              <w:rPr>
                <w:rFonts w:ascii="Times New Roman" w:eastAsia="SimSun" w:hAnsi="Times New Roman" w:cs="Times New Roman" w:hint="eastAsia"/>
                <w:kern w:val="0"/>
                <w:szCs w:val="20"/>
              </w:rPr>
              <w:t>月</w:t>
            </w:r>
          </w:p>
        </w:tc>
        <w:tc>
          <w:tcPr>
            <w:tcW w:w="2074" w:type="dxa"/>
            <w:vAlign w:val="center"/>
          </w:tcPr>
          <w:p w14:paraId="596846D3"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7</w:t>
            </w:r>
            <w:r>
              <w:rPr>
                <w:rFonts w:ascii="Times New Roman" w:eastAsia="SimSun" w:hAnsi="Times New Roman" w:cs="Times New Roman"/>
                <w:kern w:val="0"/>
                <w:szCs w:val="20"/>
              </w:rPr>
              <w:t>3</w:t>
            </w:r>
          </w:p>
        </w:tc>
        <w:tc>
          <w:tcPr>
            <w:tcW w:w="2074" w:type="dxa"/>
            <w:vAlign w:val="center"/>
          </w:tcPr>
          <w:p w14:paraId="1071EB4A"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1.8%</w:t>
            </w:r>
          </w:p>
        </w:tc>
      </w:tr>
      <w:tr w:rsidR="00713B2B" w14:paraId="422B44A3" w14:textId="77777777">
        <w:trPr>
          <w:jc w:val="center"/>
        </w:trPr>
        <w:tc>
          <w:tcPr>
            <w:tcW w:w="2074" w:type="dxa"/>
            <w:vMerge/>
            <w:vAlign w:val="center"/>
          </w:tcPr>
          <w:p w14:paraId="560A04CE" w14:textId="77777777" w:rsidR="00713B2B" w:rsidRDefault="00713B2B">
            <w:pPr>
              <w:jc w:val="center"/>
              <w:rPr>
                <w:rFonts w:ascii="Times New Roman" w:eastAsia="SimSun" w:hAnsi="Times New Roman" w:cs="Times New Roman"/>
                <w:kern w:val="0"/>
                <w:szCs w:val="20"/>
              </w:rPr>
            </w:pPr>
          </w:p>
        </w:tc>
        <w:tc>
          <w:tcPr>
            <w:tcW w:w="2074" w:type="dxa"/>
            <w:vAlign w:val="center"/>
          </w:tcPr>
          <w:p w14:paraId="5967391D"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0-15</w:t>
            </w:r>
            <w:r>
              <w:rPr>
                <w:rFonts w:ascii="Times New Roman" w:eastAsia="SimSun" w:hAnsi="Times New Roman" w:cs="Times New Roman" w:hint="eastAsia"/>
                <w:kern w:val="0"/>
                <w:szCs w:val="20"/>
              </w:rPr>
              <w:t>件</w:t>
            </w:r>
            <w:r>
              <w:rPr>
                <w:rFonts w:ascii="Times New Roman" w:eastAsia="SimSun" w:hAnsi="Times New Roman" w:cs="Calibri" w:hint="eastAsia"/>
                <w:kern w:val="0"/>
                <w:szCs w:val="20"/>
              </w:rPr>
              <w:t>/</w:t>
            </w:r>
            <w:r>
              <w:rPr>
                <w:rFonts w:ascii="Times New Roman" w:eastAsia="SimSun" w:hAnsi="Times New Roman" w:cs="Times New Roman" w:hint="eastAsia"/>
                <w:kern w:val="0"/>
                <w:szCs w:val="20"/>
              </w:rPr>
              <w:t>月</w:t>
            </w:r>
          </w:p>
        </w:tc>
        <w:tc>
          <w:tcPr>
            <w:tcW w:w="2074" w:type="dxa"/>
            <w:vAlign w:val="center"/>
          </w:tcPr>
          <w:p w14:paraId="6806E50D"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00</w:t>
            </w:r>
          </w:p>
        </w:tc>
        <w:tc>
          <w:tcPr>
            <w:tcW w:w="2074" w:type="dxa"/>
            <w:vAlign w:val="center"/>
          </w:tcPr>
          <w:p w14:paraId="6B8E038E"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6.2%</w:t>
            </w:r>
          </w:p>
        </w:tc>
      </w:tr>
      <w:tr w:rsidR="00713B2B" w14:paraId="0A438668" w14:textId="77777777">
        <w:trPr>
          <w:jc w:val="center"/>
        </w:trPr>
        <w:tc>
          <w:tcPr>
            <w:tcW w:w="2074" w:type="dxa"/>
            <w:vMerge/>
            <w:vAlign w:val="center"/>
          </w:tcPr>
          <w:p w14:paraId="10F50A58" w14:textId="77777777" w:rsidR="00713B2B" w:rsidRDefault="00713B2B">
            <w:pPr>
              <w:jc w:val="center"/>
              <w:rPr>
                <w:rFonts w:ascii="Times New Roman" w:eastAsia="SimSun" w:hAnsi="Times New Roman" w:cs="Times New Roman"/>
                <w:kern w:val="0"/>
                <w:szCs w:val="20"/>
              </w:rPr>
            </w:pPr>
          </w:p>
        </w:tc>
        <w:tc>
          <w:tcPr>
            <w:tcW w:w="2074" w:type="dxa"/>
            <w:vAlign w:val="center"/>
          </w:tcPr>
          <w:p w14:paraId="239A7F61"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5</w:t>
            </w:r>
            <w:r>
              <w:rPr>
                <w:rFonts w:ascii="Times New Roman" w:eastAsia="SimSun" w:hAnsi="Times New Roman" w:cs="Times New Roman"/>
                <w:kern w:val="0"/>
                <w:szCs w:val="20"/>
              </w:rPr>
              <w:t>-10</w:t>
            </w:r>
            <w:r>
              <w:rPr>
                <w:rFonts w:ascii="Times New Roman" w:eastAsia="SimSun" w:hAnsi="Times New Roman" w:cs="Times New Roman" w:hint="eastAsia"/>
                <w:kern w:val="0"/>
                <w:szCs w:val="20"/>
              </w:rPr>
              <w:t>件</w:t>
            </w:r>
            <w:r>
              <w:rPr>
                <w:rFonts w:ascii="Times New Roman" w:eastAsia="SimSun" w:hAnsi="Times New Roman" w:cs="Calibri" w:hint="eastAsia"/>
                <w:kern w:val="0"/>
                <w:szCs w:val="20"/>
              </w:rPr>
              <w:t>/</w:t>
            </w:r>
            <w:r>
              <w:rPr>
                <w:rFonts w:ascii="Times New Roman" w:eastAsia="SimSun" w:hAnsi="Times New Roman" w:cs="Times New Roman" w:hint="eastAsia"/>
                <w:kern w:val="0"/>
                <w:szCs w:val="20"/>
              </w:rPr>
              <w:t>月</w:t>
            </w:r>
          </w:p>
        </w:tc>
        <w:tc>
          <w:tcPr>
            <w:tcW w:w="2074" w:type="dxa"/>
            <w:vAlign w:val="center"/>
          </w:tcPr>
          <w:p w14:paraId="7915628F"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2</w:t>
            </w:r>
            <w:r>
              <w:rPr>
                <w:rFonts w:ascii="Times New Roman" w:eastAsia="SimSun" w:hAnsi="Times New Roman" w:cs="Times New Roman"/>
                <w:kern w:val="0"/>
                <w:szCs w:val="20"/>
              </w:rPr>
              <w:t>06</w:t>
            </w:r>
          </w:p>
        </w:tc>
        <w:tc>
          <w:tcPr>
            <w:tcW w:w="2074" w:type="dxa"/>
            <w:vAlign w:val="center"/>
          </w:tcPr>
          <w:p w14:paraId="4472FC3D"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3</w:t>
            </w:r>
            <w:r>
              <w:rPr>
                <w:rFonts w:ascii="Times New Roman" w:eastAsia="SimSun" w:hAnsi="Times New Roman" w:cs="Times New Roman"/>
                <w:kern w:val="0"/>
                <w:szCs w:val="20"/>
              </w:rPr>
              <w:t>3.4%</w:t>
            </w:r>
          </w:p>
        </w:tc>
      </w:tr>
      <w:tr w:rsidR="00713B2B" w14:paraId="300E2B92" w14:textId="77777777">
        <w:trPr>
          <w:jc w:val="center"/>
        </w:trPr>
        <w:tc>
          <w:tcPr>
            <w:tcW w:w="2074" w:type="dxa"/>
            <w:vMerge/>
            <w:vAlign w:val="center"/>
          </w:tcPr>
          <w:p w14:paraId="5B87F9E1" w14:textId="77777777" w:rsidR="00713B2B" w:rsidRDefault="00713B2B">
            <w:pPr>
              <w:jc w:val="center"/>
              <w:rPr>
                <w:rFonts w:ascii="Times New Roman" w:eastAsia="SimSun" w:hAnsi="Times New Roman" w:cs="Times New Roman"/>
                <w:kern w:val="0"/>
                <w:szCs w:val="20"/>
              </w:rPr>
            </w:pPr>
          </w:p>
        </w:tc>
        <w:tc>
          <w:tcPr>
            <w:tcW w:w="2074" w:type="dxa"/>
            <w:vAlign w:val="center"/>
          </w:tcPr>
          <w:p w14:paraId="0A8A0C20"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0</w:t>
            </w:r>
            <w:r>
              <w:rPr>
                <w:rFonts w:ascii="Times New Roman" w:eastAsia="SimSun" w:hAnsi="Times New Roman" w:cs="Times New Roman"/>
                <w:kern w:val="0"/>
                <w:szCs w:val="20"/>
              </w:rPr>
              <w:t>-5</w:t>
            </w:r>
            <w:r>
              <w:rPr>
                <w:rFonts w:ascii="Times New Roman" w:eastAsia="SimSun" w:hAnsi="Times New Roman" w:cs="Times New Roman" w:hint="eastAsia"/>
                <w:kern w:val="0"/>
                <w:szCs w:val="20"/>
              </w:rPr>
              <w:t>件</w:t>
            </w:r>
            <w:r>
              <w:rPr>
                <w:rFonts w:ascii="Times New Roman" w:eastAsia="SimSun" w:hAnsi="Times New Roman" w:cs="Calibri" w:hint="eastAsia"/>
                <w:kern w:val="0"/>
                <w:szCs w:val="20"/>
              </w:rPr>
              <w:t>/</w:t>
            </w:r>
            <w:r>
              <w:rPr>
                <w:rFonts w:ascii="Times New Roman" w:eastAsia="SimSun" w:hAnsi="Times New Roman" w:cs="Times New Roman" w:hint="eastAsia"/>
                <w:kern w:val="0"/>
                <w:szCs w:val="20"/>
              </w:rPr>
              <w:t>月</w:t>
            </w:r>
          </w:p>
        </w:tc>
        <w:tc>
          <w:tcPr>
            <w:tcW w:w="2074" w:type="dxa"/>
            <w:vAlign w:val="center"/>
          </w:tcPr>
          <w:p w14:paraId="6CFFE3DD"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1</w:t>
            </w:r>
            <w:r>
              <w:rPr>
                <w:rFonts w:ascii="Times New Roman" w:eastAsia="SimSun" w:hAnsi="Times New Roman" w:cs="Times New Roman"/>
                <w:kern w:val="0"/>
                <w:szCs w:val="20"/>
              </w:rPr>
              <w:t>79</w:t>
            </w:r>
          </w:p>
        </w:tc>
        <w:tc>
          <w:tcPr>
            <w:tcW w:w="2074" w:type="dxa"/>
            <w:vAlign w:val="center"/>
          </w:tcPr>
          <w:p w14:paraId="2FD596FD" w14:textId="77777777" w:rsidR="00713B2B" w:rsidRDefault="00D04354">
            <w:pPr>
              <w:jc w:val="center"/>
              <w:rPr>
                <w:rFonts w:ascii="Times New Roman" w:eastAsia="SimSun" w:hAnsi="Times New Roman" w:cs="Times New Roman"/>
                <w:kern w:val="0"/>
                <w:szCs w:val="20"/>
              </w:rPr>
            </w:pPr>
            <w:r>
              <w:rPr>
                <w:rFonts w:ascii="Times New Roman" w:eastAsia="SimSun" w:hAnsi="Times New Roman" w:cs="Calibri" w:hint="eastAsia"/>
                <w:kern w:val="0"/>
                <w:szCs w:val="20"/>
              </w:rPr>
              <w:t>2</w:t>
            </w:r>
            <w:r>
              <w:rPr>
                <w:rFonts w:ascii="Times New Roman" w:eastAsia="SimSun" w:hAnsi="Times New Roman" w:cs="Times New Roman"/>
                <w:kern w:val="0"/>
                <w:szCs w:val="20"/>
              </w:rPr>
              <w:t>9%</w:t>
            </w:r>
          </w:p>
        </w:tc>
      </w:tr>
    </w:tbl>
    <w:p w14:paraId="2AAA5AB4" w14:textId="77777777" w:rsidR="00713B2B" w:rsidRDefault="00D04354">
      <w:pPr>
        <w:pStyle w:val="a1"/>
        <w:spacing w:before="156" w:after="156"/>
      </w:pPr>
      <w:r>
        <w:rPr>
          <w:rFonts w:hint="eastAsia"/>
        </w:rPr>
        <w:t xml:space="preserve">3.8.2 </w:t>
      </w:r>
      <w:r>
        <w:rPr>
          <w:rFonts w:hint="eastAsia"/>
        </w:rPr>
        <w:t>变量数据性质描述</w:t>
      </w:r>
    </w:p>
    <w:p w14:paraId="64667CFC" w14:textId="77777777" w:rsidR="00713B2B" w:rsidRDefault="00D04354">
      <w:pPr>
        <w:pStyle w:val="11"/>
      </w:pPr>
      <w:r>
        <w:rPr>
          <w:rFonts w:hint="eastAsia"/>
        </w:rPr>
        <w:t>本研究使用</w:t>
      </w:r>
      <w:r>
        <w:rPr>
          <w:rFonts w:hint="eastAsia"/>
        </w:rPr>
        <w:t>SPSS</w:t>
      </w:r>
      <w:r>
        <w:rPr>
          <w:rFonts w:hint="eastAsia"/>
        </w:rPr>
        <w:t>来进行数据性质的描述，其中包括平均值（</w:t>
      </w:r>
      <w:r>
        <w:rPr>
          <w:rFonts w:hint="eastAsia"/>
        </w:rPr>
        <w:t>Mean</w:t>
      </w:r>
      <w:r>
        <w:rPr>
          <w:rFonts w:hint="eastAsia"/>
        </w:rPr>
        <w:t>）、标准差（</w:t>
      </w:r>
      <w:r>
        <w:rPr>
          <w:rFonts w:hint="eastAsia"/>
        </w:rPr>
        <w:t>SD</w:t>
      </w:r>
      <w:r>
        <w:rPr>
          <w:rFonts w:hint="eastAsia"/>
        </w:rPr>
        <w:t>）以及</w:t>
      </w:r>
      <w:r>
        <w:rPr>
          <w:rFonts w:hint="eastAsia"/>
        </w:rPr>
        <w:t>95%</w:t>
      </w:r>
      <w:r>
        <w:rPr>
          <w:rFonts w:hint="eastAsia"/>
        </w:rPr>
        <w:t>置信区间（</w:t>
      </w:r>
      <w:r>
        <w:rPr>
          <w:rFonts w:hint="eastAsia"/>
        </w:rPr>
        <w:t>CI</w:t>
      </w:r>
      <w:r>
        <w:rPr>
          <w:rFonts w:hint="eastAsia"/>
        </w:rPr>
        <w:t>）。表</w:t>
      </w:r>
      <w:r>
        <w:rPr>
          <w:rFonts w:hint="eastAsia"/>
        </w:rPr>
        <w:t>3-8</w:t>
      </w:r>
      <w:r>
        <w:rPr>
          <w:rFonts w:hint="eastAsia"/>
        </w:rPr>
        <w:t>显示了相关变量的描述性统计信息。各变量的平均值在</w:t>
      </w:r>
      <w:r>
        <w:rPr>
          <w:rFonts w:hint="eastAsia"/>
        </w:rPr>
        <w:t>[4.152,6.054]</w:t>
      </w:r>
      <w:r>
        <w:rPr>
          <w:rFonts w:hint="eastAsia"/>
        </w:rPr>
        <w:t>之间。在</w:t>
      </w:r>
      <w:r>
        <w:rPr>
          <w:rFonts w:hint="eastAsia"/>
        </w:rPr>
        <w:t>7</w:t>
      </w:r>
      <w:r>
        <w:rPr>
          <w:rFonts w:hint="eastAsia"/>
        </w:rPr>
        <w:t>点</w:t>
      </w:r>
      <w:r>
        <w:rPr>
          <w:rFonts w:hint="eastAsia"/>
        </w:rPr>
        <w:t>Likert</w:t>
      </w:r>
      <w:r>
        <w:rPr>
          <w:rFonts w:hint="eastAsia"/>
        </w:rPr>
        <w:t>量表上，参与者对回收意愿和回收行为的平均评价分别为</w:t>
      </w:r>
      <w:r>
        <w:rPr>
          <w:rFonts w:hint="eastAsia"/>
        </w:rPr>
        <w:t>5.597</w:t>
      </w:r>
      <w:r>
        <w:rPr>
          <w:rFonts w:hint="eastAsia"/>
        </w:rPr>
        <w:t>（</w:t>
      </w:r>
      <w:r>
        <w:rPr>
          <w:rFonts w:hint="eastAsia"/>
        </w:rPr>
        <w:t>SD = 1.126</w:t>
      </w:r>
      <w:r>
        <w:rPr>
          <w:rFonts w:hint="eastAsia"/>
        </w:rPr>
        <w:t>）和</w:t>
      </w:r>
      <w:r>
        <w:rPr>
          <w:rFonts w:hint="eastAsia"/>
        </w:rPr>
        <w:t>4.152</w:t>
      </w:r>
      <w:commentRangeStart w:id="71"/>
      <w:r>
        <w:rPr>
          <w:rFonts w:hint="eastAsia"/>
        </w:rPr>
        <w:t>(</w:t>
      </w:r>
      <w:commentRangeEnd w:id="71"/>
      <w:r w:rsidR="001E6A82">
        <w:rPr>
          <w:rStyle w:val="CommentReference"/>
          <w:rFonts w:asciiTheme="minorHAnsi" w:eastAsiaTheme="minorEastAsia" w:hAnsiTheme="minorHAnsi" w:cstheme="minorBidi"/>
        </w:rPr>
        <w:commentReference w:id="71"/>
      </w:r>
      <w:r>
        <w:rPr>
          <w:rFonts w:hint="eastAsia"/>
        </w:rPr>
        <w:t>SD = 1.975)</w:t>
      </w:r>
      <w:r>
        <w:rPr>
          <w:rFonts w:hint="eastAsia"/>
        </w:rPr>
        <w:t>，表明回收意愿和回收行为普遍存在不一致的趋势。</w:t>
      </w:r>
    </w:p>
    <w:p w14:paraId="4AD5C855" w14:textId="77777777" w:rsidR="00713B2B" w:rsidRDefault="00D04354" w:rsidP="00363098">
      <w:pPr>
        <w:pStyle w:val="a7"/>
      </w:pPr>
      <w:bookmarkStart w:id="72" w:name="_Toc192689093"/>
      <w:r>
        <w:rPr>
          <w:rFonts w:hint="eastAsia"/>
        </w:rPr>
        <w:t>表</w:t>
      </w:r>
      <w:r>
        <w:rPr>
          <w:rFonts w:hint="eastAsia"/>
        </w:rPr>
        <w:t>3</w:t>
      </w:r>
      <w:r>
        <w:rPr>
          <w:rFonts w:hint="eastAsia"/>
        </w:rPr>
        <w:noBreakHyphen/>
        <w:t xml:space="preserve">8 </w:t>
      </w:r>
      <w:r>
        <w:rPr>
          <w:rFonts w:hint="eastAsia"/>
        </w:rPr>
        <w:t>变量的描述性统计</w:t>
      </w:r>
      <w:bookmarkEnd w:id="7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2130"/>
        <w:gridCol w:w="2131"/>
        <w:gridCol w:w="2131"/>
      </w:tblGrid>
      <w:tr w:rsidR="00713B2B" w14:paraId="1ED26A05" w14:textId="77777777">
        <w:trPr>
          <w:jc w:val="center"/>
        </w:trPr>
        <w:tc>
          <w:tcPr>
            <w:tcW w:w="2130" w:type="dxa"/>
            <w:tcBorders>
              <w:top w:val="single" w:sz="4" w:space="0" w:color="auto"/>
              <w:bottom w:val="single" w:sz="4" w:space="0" w:color="auto"/>
            </w:tcBorders>
          </w:tcPr>
          <w:p w14:paraId="0673373B" w14:textId="77777777" w:rsidR="00713B2B" w:rsidRDefault="00D04354">
            <w:pPr>
              <w:jc w:val="center"/>
            </w:pPr>
            <w:r>
              <w:rPr>
                <w:rFonts w:hint="eastAsia"/>
              </w:rPr>
              <w:t>变量</w:t>
            </w:r>
          </w:p>
        </w:tc>
        <w:tc>
          <w:tcPr>
            <w:tcW w:w="2130" w:type="dxa"/>
            <w:tcBorders>
              <w:top w:val="single" w:sz="4" w:space="0" w:color="auto"/>
              <w:bottom w:val="single" w:sz="4" w:space="0" w:color="auto"/>
            </w:tcBorders>
          </w:tcPr>
          <w:p w14:paraId="0D1A7774" w14:textId="77777777" w:rsidR="00713B2B" w:rsidRDefault="00D04354">
            <w:pPr>
              <w:jc w:val="center"/>
            </w:pPr>
            <w:commentRangeStart w:id="73"/>
            <w:r>
              <w:t>Mean</w:t>
            </w:r>
            <w:commentRangeEnd w:id="73"/>
            <w:r w:rsidR="001E6A82">
              <w:rPr>
                <w:rStyle w:val="CommentReference"/>
              </w:rPr>
              <w:commentReference w:id="73"/>
            </w:r>
          </w:p>
        </w:tc>
        <w:tc>
          <w:tcPr>
            <w:tcW w:w="2131" w:type="dxa"/>
            <w:tcBorders>
              <w:top w:val="single" w:sz="4" w:space="0" w:color="auto"/>
              <w:bottom w:val="single" w:sz="4" w:space="0" w:color="auto"/>
            </w:tcBorders>
          </w:tcPr>
          <w:p w14:paraId="4B654647" w14:textId="77777777" w:rsidR="00713B2B" w:rsidRDefault="00D04354">
            <w:pPr>
              <w:jc w:val="center"/>
            </w:pPr>
            <w:r>
              <w:t>SD</w:t>
            </w:r>
          </w:p>
        </w:tc>
        <w:tc>
          <w:tcPr>
            <w:tcW w:w="2131" w:type="dxa"/>
            <w:tcBorders>
              <w:top w:val="single" w:sz="4" w:space="0" w:color="auto"/>
              <w:bottom w:val="single" w:sz="4" w:space="0" w:color="auto"/>
            </w:tcBorders>
          </w:tcPr>
          <w:p w14:paraId="0745E0EC" w14:textId="77777777" w:rsidR="00713B2B" w:rsidRDefault="00D04354">
            <w:pPr>
              <w:jc w:val="center"/>
            </w:pPr>
            <w:r>
              <w:t>95% CI</w:t>
            </w:r>
          </w:p>
        </w:tc>
      </w:tr>
      <w:tr w:rsidR="00713B2B" w14:paraId="73AD550D" w14:textId="77777777">
        <w:trPr>
          <w:jc w:val="center"/>
        </w:trPr>
        <w:tc>
          <w:tcPr>
            <w:tcW w:w="2130" w:type="dxa"/>
            <w:tcBorders>
              <w:top w:val="single" w:sz="4" w:space="0" w:color="auto"/>
            </w:tcBorders>
          </w:tcPr>
          <w:p w14:paraId="093A02B5" w14:textId="77777777" w:rsidR="00713B2B" w:rsidRDefault="00D04354">
            <w:pPr>
              <w:jc w:val="center"/>
            </w:pPr>
            <w:r>
              <w:rPr>
                <w:rFonts w:hint="eastAsia"/>
              </w:rPr>
              <w:t>主观规范</w:t>
            </w:r>
          </w:p>
        </w:tc>
        <w:tc>
          <w:tcPr>
            <w:tcW w:w="2130" w:type="dxa"/>
            <w:tcBorders>
              <w:top w:val="single" w:sz="4" w:space="0" w:color="auto"/>
            </w:tcBorders>
          </w:tcPr>
          <w:p w14:paraId="118698C6" w14:textId="77777777" w:rsidR="00713B2B" w:rsidRDefault="00D04354">
            <w:pPr>
              <w:jc w:val="center"/>
            </w:pPr>
            <w:r>
              <w:t>5.706</w:t>
            </w:r>
          </w:p>
        </w:tc>
        <w:tc>
          <w:tcPr>
            <w:tcW w:w="2131" w:type="dxa"/>
            <w:tcBorders>
              <w:top w:val="single" w:sz="4" w:space="0" w:color="auto"/>
            </w:tcBorders>
          </w:tcPr>
          <w:p w14:paraId="739F8E30" w14:textId="77777777" w:rsidR="00713B2B" w:rsidRDefault="00D04354">
            <w:pPr>
              <w:jc w:val="center"/>
            </w:pPr>
            <w:r>
              <w:t>1.108</w:t>
            </w:r>
          </w:p>
        </w:tc>
        <w:tc>
          <w:tcPr>
            <w:tcW w:w="2131" w:type="dxa"/>
            <w:tcBorders>
              <w:top w:val="single" w:sz="4" w:space="0" w:color="auto"/>
            </w:tcBorders>
          </w:tcPr>
          <w:p w14:paraId="4B1EB25C" w14:textId="77777777" w:rsidR="00713B2B" w:rsidRDefault="00D04354">
            <w:pPr>
              <w:jc w:val="center"/>
            </w:pPr>
            <w:r>
              <w:t>[5.619</w:t>
            </w:r>
            <w:commentRangeStart w:id="74"/>
            <w:r>
              <w:t>,</w:t>
            </w:r>
            <w:commentRangeEnd w:id="74"/>
            <w:r w:rsidR="00B2465D">
              <w:rPr>
                <w:rStyle w:val="CommentReference"/>
              </w:rPr>
              <w:commentReference w:id="74"/>
            </w:r>
            <w:r>
              <w:t>5.794]</w:t>
            </w:r>
          </w:p>
        </w:tc>
      </w:tr>
      <w:tr w:rsidR="00713B2B" w14:paraId="30377EB5" w14:textId="77777777">
        <w:trPr>
          <w:jc w:val="center"/>
        </w:trPr>
        <w:tc>
          <w:tcPr>
            <w:tcW w:w="2130" w:type="dxa"/>
          </w:tcPr>
          <w:p w14:paraId="5BA4C78F" w14:textId="77777777" w:rsidR="00713B2B" w:rsidRDefault="00D04354">
            <w:pPr>
              <w:jc w:val="center"/>
            </w:pPr>
            <w:r>
              <w:rPr>
                <w:rFonts w:hint="eastAsia"/>
              </w:rPr>
              <w:t>信息宣传</w:t>
            </w:r>
          </w:p>
        </w:tc>
        <w:tc>
          <w:tcPr>
            <w:tcW w:w="2130" w:type="dxa"/>
          </w:tcPr>
          <w:p w14:paraId="5B88B242" w14:textId="77777777" w:rsidR="00713B2B" w:rsidRDefault="00D04354">
            <w:pPr>
              <w:jc w:val="center"/>
            </w:pPr>
            <w:r>
              <w:t>5.526</w:t>
            </w:r>
          </w:p>
        </w:tc>
        <w:tc>
          <w:tcPr>
            <w:tcW w:w="2131" w:type="dxa"/>
          </w:tcPr>
          <w:p w14:paraId="262B6ABD" w14:textId="77777777" w:rsidR="00713B2B" w:rsidRDefault="00D04354">
            <w:pPr>
              <w:jc w:val="center"/>
            </w:pPr>
            <w:r>
              <w:t>1.160</w:t>
            </w:r>
          </w:p>
        </w:tc>
        <w:tc>
          <w:tcPr>
            <w:tcW w:w="2131" w:type="dxa"/>
          </w:tcPr>
          <w:p w14:paraId="6AAAA98D" w14:textId="77777777" w:rsidR="00713B2B" w:rsidRDefault="00D04354">
            <w:pPr>
              <w:jc w:val="center"/>
            </w:pPr>
            <w:r>
              <w:t>[5.434,5.617]</w:t>
            </w:r>
          </w:p>
        </w:tc>
      </w:tr>
      <w:tr w:rsidR="00713B2B" w14:paraId="316C888D" w14:textId="77777777">
        <w:trPr>
          <w:jc w:val="center"/>
        </w:trPr>
        <w:tc>
          <w:tcPr>
            <w:tcW w:w="2130" w:type="dxa"/>
          </w:tcPr>
          <w:p w14:paraId="5C04C297" w14:textId="77777777" w:rsidR="00713B2B" w:rsidRDefault="00D04354">
            <w:pPr>
              <w:jc w:val="center"/>
            </w:pPr>
            <w:r>
              <w:rPr>
                <w:rFonts w:hint="eastAsia"/>
              </w:rPr>
              <w:t>回收意愿</w:t>
            </w:r>
          </w:p>
        </w:tc>
        <w:tc>
          <w:tcPr>
            <w:tcW w:w="2130" w:type="dxa"/>
          </w:tcPr>
          <w:p w14:paraId="3DA9F6B8" w14:textId="77777777" w:rsidR="00713B2B" w:rsidRDefault="00D04354">
            <w:pPr>
              <w:jc w:val="center"/>
            </w:pPr>
            <w:r>
              <w:t>5.597</w:t>
            </w:r>
          </w:p>
        </w:tc>
        <w:tc>
          <w:tcPr>
            <w:tcW w:w="2131" w:type="dxa"/>
          </w:tcPr>
          <w:p w14:paraId="3C6ABED8" w14:textId="77777777" w:rsidR="00713B2B" w:rsidRDefault="00D04354">
            <w:pPr>
              <w:jc w:val="center"/>
            </w:pPr>
            <w:r>
              <w:t>1.126</w:t>
            </w:r>
          </w:p>
        </w:tc>
        <w:tc>
          <w:tcPr>
            <w:tcW w:w="2131" w:type="dxa"/>
          </w:tcPr>
          <w:p w14:paraId="662841AD" w14:textId="77777777" w:rsidR="00713B2B" w:rsidRDefault="00D04354">
            <w:pPr>
              <w:jc w:val="center"/>
            </w:pPr>
            <w:r>
              <w:t>[5.508,5.686]</w:t>
            </w:r>
          </w:p>
        </w:tc>
      </w:tr>
      <w:tr w:rsidR="00713B2B" w14:paraId="4E1214E9" w14:textId="77777777">
        <w:trPr>
          <w:jc w:val="center"/>
        </w:trPr>
        <w:tc>
          <w:tcPr>
            <w:tcW w:w="2130" w:type="dxa"/>
          </w:tcPr>
          <w:p w14:paraId="2BBF68FC" w14:textId="77777777" w:rsidR="00713B2B" w:rsidRDefault="00D04354">
            <w:pPr>
              <w:jc w:val="center"/>
            </w:pPr>
            <w:r>
              <w:rPr>
                <w:rFonts w:hint="eastAsia"/>
              </w:rPr>
              <w:t>回收行为</w:t>
            </w:r>
          </w:p>
        </w:tc>
        <w:tc>
          <w:tcPr>
            <w:tcW w:w="2130" w:type="dxa"/>
          </w:tcPr>
          <w:p w14:paraId="692B4444" w14:textId="77777777" w:rsidR="00713B2B" w:rsidRDefault="00D04354">
            <w:pPr>
              <w:jc w:val="center"/>
            </w:pPr>
            <w:r>
              <w:t>4.152</w:t>
            </w:r>
          </w:p>
        </w:tc>
        <w:tc>
          <w:tcPr>
            <w:tcW w:w="2131" w:type="dxa"/>
          </w:tcPr>
          <w:p w14:paraId="3BE6D1CD" w14:textId="77777777" w:rsidR="00713B2B" w:rsidRDefault="00D04354">
            <w:pPr>
              <w:jc w:val="center"/>
            </w:pPr>
            <w:r>
              <w:t>1.975</w:t>
            </w:r>
          </w:p>
        </w:tc>
        <w:tc>
          <w:tcPr>
            <w:tcW w:w="2131" w:type="dxa"/>
          </w:tcPr>
          <w:p w14:paraId="210B6AEF" w14:textId="77777777" w:rsidR="00713B2B" w:rsidRDefault="00D04354">
            <w:pPr>
              <w:jc w:val="center"/>
            </w:pPr>
            <w:r>
              <w:t>[3.996,4.308]</w:t>
            </w:r>
          </w:p>
        </w:tc>
      </w:tr>
      <w:tr w:rsidR="00713B2B" w14:paraId="5BE74D0B" w14:textId="77777777">
        <w:trPr>
          <w:jc w:val="center"/>
        </w:trPr>
        <w:tc>
          <w:tcPr>
            <w:tcW w:w="2130" w:type="dxa"/>
          </w:tcPr>
          <w:p w14:paraId="26B9106E" w14:textId="77777777" w:rsidR="00713B2B" w:rsidRDefault="00D04354">
            <w:pPr>
              <w:jc w:val="center"/>
            </w:pPr>
            <w:r>
              <w:rPr>
                <w:rFonts w:hint="eastAsia"/>
              </w:rPr>
              <w:t>态度</w:t>
            </w:r>
          </w:p>
        </w:tc>
        <w:tc>
          <w:tcPr>
            <w:tcW w:w="2130" w:type="dxa"/>
          </w:tcPr>
          <w:p w14:paraId="24B80103" w14:textId="77777777" w:rsidR="00713B2B" w:rsidRDefault="00D04354">
            <w:pPr>
              <w:jc w:val="center"/>
            </w:pPr>
            <w:r>
              <w:t>5.923</w:t>
            </w:r>
          </w:p>
        </w:tc>
        <w:tc>
          <w:tcPr>
            <w:tcW w:w="2131" w:type="dxa"/>
          </w:tcPr>
          <w:p w14:paraId="420B9AA5" w14:textId="77777777" w:rsidR="00713B2B" w:rsidRDefault="00D04354">
            <w:pPr>
              <w:jc w:val="center"/>
            </w:pPr>
            <w:r>
              <w:t>0.988</w:t>
            </w:r>
          </w:p>
        </w:tc>
        <w:tc>
          <w:tcPr>
            <w:tcW w:w="2131" w:type="dxa"/>
          </w:tcPr>
          <w:p w14:paraId="52387B84" w14:textId="77777777" w:rsidR="00713B2B" w:rsidRDefault="00D04354">
            <w:pPr>
              <w:jc w:val="center"/>
            </w:pPr>
            <w:r>
              <w:t>[5.845,6.002]</w:t>
            </w:r>
          </w:p>
        </w:tc>
      </w:tr>
      <w:tr w:rsidR="00713B2B" w14:paraId="22DD835C" w14:textId="77777777">
        <w:trPr>
          <w:jc w:val="center"/>
        </w:trPr>
        <w:tc>
          <w:tcPr>
            <w:tcW w:w="2130" w:type="dxa"/>
          </w:tcPr>
          <w:p w14:paraId="538393E2" w14:textId="77777777" w:rsidR="00713B2B" w:rsidRDefault="00D04354">
            <w:pPr>
              <w:jc w:val="center"/>
            </w:pPr>
            <w:r>
              <w:rPr>
                <w:rFonts w:hint="eastAsia"/>
              </w:rPr>
              <w:lastRenderedPageBreak/>
              <w:t>激励</w:t>
            </w:r>
          </w:p>
        </w:tc>
        <w:tc>
          <w:tcPr>
            <w:tcW w:w="2130" w:type="dxa"/>
          </w:tcPr>
          <w:p w14:paraId="79CD2CB9" w14:textId="77777777" w:rsidR="00713B2B" w:rsidRDefault="00D04354">
            <w:pPr>
              <w:jc w:val="center"/>
            </w:pPr>
            <w:r>
              <w:t>5.868</w:t>
            </w:r>
          </w:p>
        </w:tc>
        <w:tc>
          <w:tcPr>
            <w:tcW w:w="2131" w:type="dxa"/>
          </w:tcPr>
          <w:p w14:paraId="4F39BD6D" w14:textId="77777777" w:rsidR="00713B2B" w:rsidRDefault="00D04354">
            <w:pPr>
              <w:jc w:val="center"/>
            </w:pPr>
            <w:r>
              <w:t>0.992</w:t>
            </w:r>
          </w:p>
        </w:tc>
        <w:tc>
          <w:tcPr>
            <w:tcW w:w="2131" w:type="dxa"/>
          </w:tcPr>
          <w:p w14:paraId="7524E120" w14:textId="77777777" w:rsidR="00713B2B" w:rsidRDefault="00D04354">
            <w:pPr>
              <w:jc w:val="center"/>
            </w:pPr>
            <w:r>
              <w:t>[5.790,5.947]</w:t>
            </w:r>
          </w:p>
        </w:tc>
      </w:tr>
      <w:tr w:rsidR="00713B2B" w14:paraId="111FEBD7" w14:textId="77777777">
        <w:trPr>
          <w:jc w:val="center"/>
        </w:trPr>
        <w:tc>
          <w:tcPr>
            <w:tcW w:w="2130" w:type="dxa"/>
          </w:tcPr>
          <w:p w14:paraId="27052848" w14:textId="77777777" w:rsidR="00713B2B" w:rsidRDefault="00D04354">
            <w:pPr>
              <w:jc w:val="center"/>
            </w:pPr>
            <w:r>
              <w:rPr>
                <w:rFonts w:hint="eastAsia"/>
              </w:rPr>
              <w:t>知觉行为控制</w:t>
            </w:r>
          </w:p>
        </w:tc>
        <w:tc>
          <w:tcPr>
            <w:tcW w:w="2130" w:type="dxa"/>
          </w:tcPr>
          <w:p w14:paraId="0BE70D0E" w14:textId="77777777" w:rsidR="00713B2B" w:rsidRDefault="00D04354">
            <w:pPr>
              <w:jc w:val="center"/>
            </w:pPr>
            <w:r>
              <w:t>5.858</w:t>
            </w:r>
          </w:p>
        </w:tc>
        <w:tc>
          <w:tcPr>
            <w:tcW w:w="2131" w:type="dxa"/>
          </w:tcPr>
          <w:p w14:paraId="39EC7CB9" w14:textId="77777777" w:rsidR="00713B2B" w:rsidRDefault="00D04354">
            <w:pPr>
              <w:jc w:val="center"/>
            </w:pPr>
            <w:r>
              <w:t>0.972</w:t>
            </w:r>
          </w:p>
        </w:tc>
        <w:tc>
          <w:tcPr>
            <w:tcW w:w="2131" w:type="dxa"/>
          </w:tcPr>
          <w:p w14:paraId="4079863F" w14:textId="77777777" w:rsidR="00713B2B" w:rsidRDefault="00D04354">
            <w:pPr>
              <w:jc w:val="center"/>
            </w:pPr>
            <w:r>
              <w:t>[5.781,5.935]</w:t>
            </w:r>
          </w:p>
        </w:tc>
      </w:tr>
      <w:tr w:rsidR="00713B2B" w14:paraId="5654EAEE" w14:textId="77777777">
        <w:trPr>
          <w:jc w:val="center"/>
        </w:trPr>
        <w:tc>
          <w:tcPr>
            <w:tcW w:w="2130" w:type="dxa"/>
          </w:tcPr>
          <w:p w14:paraId="10A75F7D" w14:textId="77777777" w:rsidR="00713B2B" w:rsidRDefault="00D04354">
            <w:pPr>
              <w:jc w:val="center"/>
            </w:pPr>
            <w:r>
              <w:rPr>
                <w:rFonts w:hint="eastAsia"/>
              </w:rPr>
              <w:t>促进条件</w:t>
            </w:r>
          </w:p>
        </w:tc>
        <w:tc>
          <w:tcPr>
            <w:tcW w:w="2130" w:type="dxa"/>
          </w:tcPr>
          <w:p w14:paraId="000703B9" w14:textId="77777777" w:rsidR="00713B2B" w:rsidRDefault="00D04354">
            <w:pPr>
              <w:jc w:val="center"/>
            </w:pPr>
            <w:r>
              <w:t>6.054</w:t>
            </w:r>
          </w:p>
        </w:tc>
        <w:tc>
          <w:tcPr>
            <w:tcW w:w="2131" w:type="dxa"/>
          </w:tcPr>
          <w:p w14:paraId="2826845C" w14:textId="77777777" w:rsidR="00713B2B" w:rsidRDefault="00D04354">
            <w:pPr>
              <w:jc w:val="center"/>
            </w:pPr>
            <w:r>
              <w:t>0.898</w:t>
            </w:r>
          </w:p>
        </w:tc>
        <w:tc>
          <w:tcPr>
            <w:tcW w:w="2131" w:type="dxa"/>
          </w:tcPr>
          <w:p w14:paraId="68B08115" w14:textId="77777777" w:rsidR="00713B2B" w:rsidRDefault="00D04354">
            <w:pPr>
              <w:jc w:val="center"/>
            </w:pPr>
            <w:r>
              <w:t>[5.983,6.125]</w:t>
            </w:r>
          </w:p>
        </w:tc>
      </w:tr>
    </w:tbl>
    <w:p w14:paraId="12C5804F" w14:textId="77777777" w:rsidR="00713B2B" w:rsidRDefault="00713B2B">
      <w:pPr>
        <w:pStyle w:val="a1"/>
        <w:spacing w:before="156" w:after="156"/>
      </w:pPr>
    </w:p>
    <w:p w14:paraId="3DD813FE" w14:textId="77777777" w:rsidR="00713B2B" w:rsidRDefault="00D04354">
      <w:pPr>
        <w:pStyle w:val="a1"/>
        <w:spacing w:before="156" w:after="156"/>
      </w:pPr>
      <w:r>
        <w:rPr>
          <w:rFonts w:hint="eastAsia"/>
        </w:rPr>
        <w:t xml:space="preserve">3.8.3 </w:t>
      </w:r>
      <w:r>
        <w:rPr>
          <w:rFonts w:hint="eastAsia"/>
        </w:rPr>
        <w:t>测量模型验证</w:t>
      </w:r>
    </w:p>
    <w:p w14:paraId="2583C114" w14:textId="77777777" w:rsidR="00713B2B" w:rsidRDefault="00D04354">
      <w:pPr>
        <w:pStyle w:val="11"/>
      </w:pPr>
      <w:r>
        <w:rPr>
          <w:rFonts w:hint="eastAsia"/>
        </w:rPr>
        <w:t>（</w:t>
      </w:r>
      <w:r>
        <w:rPr>
          <w:rFonts w:hint="eastAsia"/>
        </w:rPr>
        <w:t>1</w:t>
      </w:r>
      <w:r>
        <w:rPr>
          <w:rFonts w:hint="eastAsia"/>
        </w:rPr>
        <w:t>）信度检验</w:t>
      </w:r>
    </w:p>
    <w:p w14:paraId="4A92F2E2" w14:textId="77777777" w:rsidR="00713B2B" w:rsidRDefault="00D04354">
      <w:pPr>
        <w:pStyle w:val="11"/>
      </w:pPr>
      <w:r>
        <w:rPr>
          <w:rFonts w:hint="eastAsia"/>
        </w:rPr>
        <w:t>在对结构模型进行检验之前，必须对其测量结构的效度和信度进行评估。本研究采用收敛效度和判别效度来评估测量模型。聚合效度评估代表特定构念的项目之间相互关联的程度，从而确认构念的相关性。根据</w:t>
      </w:r>
      <w:r>
        <w:rPr>
          <w:rFonts w:hint="eastAsia"/>
        </w:rPr>
        <w:t>Hair</w:t>
      </w:r>
      <w:r>
        <w:rPr>
          <w:rFonts w:hint="eastAsia"/>
        </w:rPr>
        <w:t>等</w:t>
      </w:r>
      <w:r>
        <w:rPr>
          <w:vertAlign w:val="superscript"/>
        </w:rPr>
        <w:fldChar w:fldCharType="begin"/>
      </w:r>
      <w:r>
        <w:rPr>
          <w:vertAlign w:val="superscript"/>
        </w:rPr>
        <w:instrText xml:space="preserve"> </w:instrText>
      </w:r>
      <w:r>
        <w:rPr>
          <w:rFonts w:hint="eastAsia"/>
          <w:vertAlign w:val="superscript"/>
        </w:rPr>
        <w:instrText>REF _Ref188878584 \r \h</w:instrText>
      </w:r>
      <w:r>
        <w:rPr>
          <w:vertAlign w:val="superscript"/>
        </w:rPr>
        <w:instrText xml:space="preserve">  \* MERGEFORMAT </w:instrText>
      </w:r>
      <w:r>
        <w:rPr>
          <w:vertAlign w:val="superscript"/>
        </w:rPr>
      </w:r>
      <w:r>
        <w:rPr>
          <w:vertAlign w:val="superscript"/>
        </w:rPr>
        <w:fldChar w:fldCharType="separate"/>
      </w:r>
      <w:r>
        <w:rPr>
          <w:vertAlign w:val="superscript"/>
        </w:rPr>
        <w:t>[112]</w:t>
      </w:r>
      <w:r>
        <w:rPr>
          <w:vertAlign w:val="superscript"/>
        </w:rPr>
        <w:fldChar w:fldCharType="end"/>
      </w:r>
      <w:r>
        <w:rPr>
          <w:rFonts w:hint="eastAsia"/>
        </w:rPr>
        <w:t>的研究，采用</w:t>
      </w:r>
      <w:r>
        <w:rPr>
          <w:rFonts w:hint="eastAsia"/>
        </w:rPr>
        <w:t>Cronbach</w:t>
      </w:r>
      <w:commentRangeStart w:id="75"/>
      <w:r>
        <w:rPr>
          <w:rFonts w:hint="eastAsia"/>
        </w:rPr>
        <w:t>’</w:t>
      </w:r>
      <w:commentRangeEnd w:id="75"/>
      <w:r w:rsidR="005F55A3">
        <w:rPr>
          <w:rStyle w:val="CommentReference"/>
          <w:rFonts w:asciiTheme="minorHAnsi" w:eastAsiaTheme="minorEastAsia" w:hAnsiTheme="minorHAnsi" w:cstheme="minorBidi"/>
        </w:rPr>
        <w:commentReference w:id="75"/>
      </w:r>
      <w:r>
        <w:rPr>
          <w:rFonts w:hint="eastAsia"/>
        </w:rPr>
        <w:t>s Alpha</w:t>
      </w:r>
      <w:r>
        <w:rPr>
          <w:rFonts w:hint="eastAsia"/>
        </w:rPr>
        <w:t>、复合信度和平均方差提取来检验收敛效度（表</w:t>
      </w:r>
      <w:r>
        <w:rPr>
          <w:rFonts w:hint="eastAsia"/>
        </w:rPr>
        <w:t>3</w:t>
      </w:r>
      <w:r>
        <w:t>-7</w:t>
      </w:r>
      <w:r>
        <w:rPr>
          <w:rFonts w:hint="eastAsia"/>
        </w:rPr>
        <w:t>）。每个结构的</w:t>
      </w:r>
      <w:r>
        <w:rPr>
          <w:rFonts w:hint="eastAsia"/>
        </w:rPr>
        <w:t>Cronbach</w:t>
      </w:r>
      <w:r>
        <w:rPr>
          <w:rFonts w:hint="eastAsia"/>
        </w:rPr>
        <w:t>’</w:t>
      </w:r>
      <w:r>
        <w:rPr>
          <w:rFonts w:hint="eastAsia"/>
        </w:rPr>
        <w:t>s Alpha</w:t>
      </w:r>
      <w:r>
        <w:rPr>
          <w:rFonts w:hint="eastAsia"/>
        </w:rPr>
        <w:t>值范围为</w:t>
      </w:r>
      <w:r>
        <w:rPr>
          <w:rFonts w:hint="eastAsia"/>
        </w:rPr>
        <w:t xml:space="preserve">0.851 </w:t>
      </w:r>
      <w:commentRangeStart w:id="76"/>
      <w:r>
        <w:rPr>
          <w:rFonts w:hint="eastAsia"/>
        </w:rPr>
        <w:t>~</w:t>
      </w:r>
      <w:commentRangeEnd w:id="76"/>
      <w:r w:rsidR="00892C2B">
        <w:rPr>
          <w:rStyle w:val="CommentReference"/>
          <w:rFonts w:asciiTheme="minorHAnsi" w:eastAsiaTheme="minorEastAsia" w:hAnsiTheme="minorHAnsi" w:cstheme="minorBidi"/>
        </w:rPr>
        <w:commentReference w:id="76"/>
      </w:r>
      <w:r>
        <w:rPr>
          <w:rFonts w:hint="eastAsia"/>
        </w:rPr>
        <w:t xml:space="preserve"> 0.955</w:t>
      </w:r>
      <w:r>
        <w:rPr>
          <w:rFonts w:hint="eastAsia"/>
        </w:rPr>
        <w:t>，</w:t>
      </w:r>
      <w:r>
        <w:rPr>
          <w:rFonts w:hint="eastAsia"/>
        </w:rPr>
        <w:t>CR</w:t>
      </w:r>
      <w:r>
        <w:rPr>
          <w:rFonts w:hint="eastAsia"/>
        </w:rPr>
        <w:t>值范围为</w:t>
      </w:r>
      <w:r>
        <w:rPr>
          <w:rFonts w:hint="eastAsia"/>
        </w:rPr>
        <w:t>0.855 ~ 0.963</w:t>
      </w:r>
      <w:r>
        <w:rPr>
          <w:rFonts w:hint="eastAsia"/>
        </w:rPr>
        <w:t>，均超过</w:t>
      </w:r>
      <w:r>
        <w:rPr>
          <w:rFonts w:hint="eastAsia"/>
        </w:rPr>
        <w:t>0.7</w:t>
      </w:r>
      <w:r>
        <w:rPr>
          <w:rFonts w:hint="eastAsia"/>
        </w:rPr>
        <w:t>的推荐阈值。此外，所有的</w:t>
      </w:r>
      <w:r>
        <w:rPr>
          <w:rFonts w:hint="eastAsia"/>
        </w:rPr>
        <w:t>AVE</w:t>
      </w:r>
      <w:r>
        <w:rPr>
          <w:rFonts w:hint="eastAsia"/>
        </w:rPr>
        <w:t>值都大于</w:t>
      </w:r>
      <w:r>
        <w:rPr>
          <w:rFonts w:hint="eastAsia"/>
        </w:rPr>
        <w:t>0.5</w:t>
      </w:r>
      <w:r>
        <w:rPr>
          <w:rFonts w:hint="eastAsia"/>
        </w:rPr>
        <w:t>，表明测量变量之间具有较强的内部一致性、信度和收敛效度。</w:t>
      </w:r>
    </w:p>
    <w:p w14:paraId="027CA10C" w14:textId="77777777" w:rsidR="00713B2B" w:rsidRDefault="00D04354" w:rsidP="00363098">
      <w:pPr>
        <w:pStyle w:val="a7"/>
      </w:pPr>
      <w:bookmarkStart w:id="77" w:name="_Toc192689094"/>
      <w:r>
        <w:rPr>
          <w:rFonts w:hint="eastAsia"/>
        </w:rPr>
        <w:t>表</w:t>
      </w:r>
      <w:r>
        <w:rPr>
          <w:rFonts w:hint="eastAsia"/>
        </w:rPr>
        <w:t>3</w:t>
      </w:r>
      <w:r>
        <w:rPr>
          <w:rFonts w:hint="eastAsia"/>
        </w:rPr>
        <w:noBreakHyphen/>
        <w:t xml:space="preserve">9 </w:t>
      </w:r>
      <w:r>
        <w:rPr>
          <w:rFonts w:hint="eastAsia"/>
        </w:rPr>
        <w:t>测量模型信度和收敛效度相关指标</w:t>
      </w:r>
      <w:bookmarkEnd w:id="77"/>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2130"/>
        <w:gridCol w:w="2131"/>
        <w:gridCol w:w="2131"/>
      </w:tblGrid>
      <w:tr w:rsidR="00713B2B" w14:paraId="4739C615" w14:textId="77777777">
        <w:trPr>
          <w:jc w:val="center"/>
        </w:trPr>
        <w:tc>
          <w:tcPr>
            <w:tcW w:w="2130" w:type="dxa"/>
            <w:tcBorders>
              <w:top w:val="single" w:sz="4" w:space="0" w:color="auto"/>
              <w:bottom w:val="single" w:sz="4" w:space="0" w:color="auto"/>
            </w:tcBorders>
          </w:tcPr>
          <w:p w14:paraId="023AEDC7" w14:textId="77777777" w:rsidR="00713B2B" w:rsidRDefault="00D04354">
            <w:pPr>
              <w:jc w:val="center"/>
              <w:rPr>
                <w:rFonts w:ascii="Times New Roman" w:hAnsi="Times New Roman"/>
              </w:rPr>
            </w:pPr>
            <w:r>
              <w:rPr>
                <w:rFonts w:ascii="Times New Roman" w:hAnsi="Times New Roman" w:hint="eastAsia"/>
              </w:rPr>
              <w:t>变量</w:t>
            </w:r>
          </w:p>
        </w:tc>
        <w:tc>
          <w:tcPr>
            <w:tcW w:w="2130" w:type="dxa"/>
            <w:tcBorders>
              <w:top w:val="single" w:sz="4" w:space="0" w:color="auto"/>
              <w:bottom w:val="single" w:sz="4" w:space="0" w:color="auto"/>
            </w:tcBorders>
          </w:tcPr>
          <w:p w14:paraId="29C0A96A" w14:textId="77777777" w:rsidR="00713B2B" w:rsidRDefault="00D04354">
            <w:pPr>
              <w:jc w:val="center"/>
              <w:rPr>
                <w:rFonts w:ascii="Times New Roman" w:hAnsi="Times New Roman"/>
              </w:rPr>
            </w:pPr>
            <w:r>
              <w:rPr>
                <w:rFonts w:ascii="Times New Roman" w:hAnsi="Times New Roman"/>
              </w:rPr>
              <w:t>Cronbach’s Alpha</w:t>
            </w:r>
          </w:p>
        </w:tc>
        <w:tc>
          <w:tcPr>
            <w:tcW w:w="2131" w:type="dxa"/>
            <w:tcBorders>
              <w:top w:val="single" w:sz="4" w:space="0" w:color="auto"/>
              <w:bottom w:val="single" w:sz="4" w:space="0" w:color="auto"/>
            </w:tcBorders>
          </w:tcPr>
          <w:p w14:paraId="5F3001DF" w14:textId="77777777" w:rsidR="00713B2B" w:rsidRDefault="00D04354">
            <w:pPr>
              <w:jc w:val="center"/>
              <w:rPr>
                <w:rFonts w:ascii="Times New Roman" w:hAnsi="Times New Roman"/>
              </w:rPr>
            </w:pPr>
            <w:r>
              <w:rPr>
                <w:rFonts w:ascii="Times New Roman" w:hAnsi="Times New Roman"/>
              </w:rPr>
              <w:t>CR</w:t>
            </w:r>
          </w:p>
        </w:tc>
        <w:tc>
          <w:tcPr>
            <w:tcW w:w="2131" w:type="dxa"/>
            <w:tcBorders>
              <w:top w:val="single" w:sz="4" w:space="0" w:color="auto"/>
              <w:bottom w:val="single" w:sz="4" w:space="0" w:color="auto"/>
            </w:tcBorders>
          </w:tcPr>
          <w:p w14:paraId="4FC4AD50" w14:textId="77777777" w:rsidR="00713B2B" w:rsidRDefault="00D04354">
            <w:pPr>
              <w:jc w:val="center"/>
              <w:rPr>
                <w:rFonts w:ascii="Times New Roman" w:hAnsi="Times New Roman"/>
              </w:rPr>
            </w:pPr>
            <w:r>
              <w:rPr>
                <w:rFonts w:ascii="Times New Roman" w:hAnsi="Times New Roman"/>
              </w:rPr>
              <w:t>AVE</w:t>
            </w:r>
          </w:p>
        </w:tc>
      </w:tr>
      <w:tr w:rsidR="00713B2B" w14:paraId="1730CE3F" w14:textId="77777777">
        <w:trPr>
          <w:jc w:val="center"/>
        </w:trPr>
        <w:tc>
          <w:tcPr>
            <w:tcW w:w="2130" w:type="dxa"/>
            <w:tcBorders>
              <w:top w:val="single" w:sz="4" w:space="0" w:color="auto"/>
            </w:tcBorders>
          </w:tcPr>
          <w:p w14:paraId="0E70DC50" w14:textId="77777777" w:rsidR="00713B2B" w:rsidRDefault="00D04354">
            <w:pPr>
              <w:jc w:val="center"/>
              <w:rPr>
                <w:rFonts w:ascii="Times New Roman" w:hAnsi="Times New Roman"/>
              </w:rPr>
            </w:pPr>
            <w:r>
              <w:rPr>
                <w:rFonts w:ascii="Times New Roman" w:hAnsi="Times New Roman" w:hint="eastAsia"/>
              </w:rPr>
              <w:t>主观规范</w:t>
            </w:r>
          </w:p>
        </w:tc>
        <w:tc>
          <w:tcPr>
            <w:tcW w:w="2130" w:type="dxa"/>
            <w:tcBorders>
              <w:top w:val="single" w:sz="4" w:space="0" w:color="auto"/>
            </w:tcBorders>
          </w:tcPr>
          <w:p w14:paraId="1AC0A3E2" w14:textId="77777777" w:rsidR="00713B2B" w:rsidRDefault="00D04354">
            <w:pPr>
              <w:jc w:val="center"/>
              <w:rPr>
                <w:rFonts w:ascii="Times New Roman" w:hAnsi="Times New Roman"/>
              </w:rPr>
            </w:pPr>
            <w:r>
              <w:rPr>
                <w:rFonts w:ascii="Times New Roman" w:hAnsi="Times New Roman"/>
              </w:rPr>
              <w:t>0.894</w:t>
            </w:r>
          </w:p>
        </w:tc>
        <w:tc>
          <w:tcPr>
            <w:tcW w:w="2131" w:type="dxa"/>
            <w:tcBorders>
              <w:top w:val="single" w:sz="4" w:space="0" w:color="auto"/>
            </w:tcBorders>
          </w:tcPr>
          <w:p w14:paraId="6B5BDF21" w14:textId="77777777" w:rsidR="00713B2B" w:rsidRDefault="00D04354">
            <w:pPr>
              <w:jc w:val="center"/>
              <w:rPr>
                <w:rFonts w:ascii="Times New Roman" w:hAnsi="Times New Roman"/>
              </w:rPr>
            </w:pPr>
            <w:r>
              <w:rPr>
                <w:rFonts w:ascii="Times New Roman" w:hAnsi="Times New Roman"/>
              </w:rPr>
              <w:t>0.900</w:t>
            </w:r>
          </w:p>
        </w:tc>
        <w:tc>
          <w:tcPr>
            <w:tcW w:w="2131" w:type="dxa"/>
            <w:tcBorders>
              <w:top w:val="single" w:sz="4" w:space="0" w:color="auto"/>
            </w:tcBorders>
          </w:tcPr>
          <w:p w14:paraId="3E8BE083" w14:textId="77777777" w:rsidR="00713B2B" w:rsidRDefault="00D04354">
            <w:pPr>
              <w:jc w:val="center"/>
              <w:rPr>
                <w:rFonts w:ascii="Times New Roman" w:hAnsi="Times New Roman"/>
              </w:rPr>
            </w:pPr>
            <w:r>
              <w:rPr>
                <w:rFonts w:ascii="Times New Roman" w:hAnsi="Times New Roman"/>
              </w:rPr>
              <w:t>0.760</w:t>
            </w:r>
          </w:p>
        </w:tc>
      </w:tr>
      <w:tr w:rsidR="00713B2B" w14:paraId="0331E250" w14:textId="77777777">
        <w:trPr>
          <w:jc w:val="center"/>
        </w:trPr>
        <w:tc>
          <w:tcPr>
            <w:tcW w:w="2130" w:type="dxa"/>
          </w:tcPr>
          <w:p w14:paraId="4664F365" w14:textId="77777777" w:rsidR="00713B2B" w:rsidRDefault="00D04354">
            <w:pPr>
              <w:jc w:val="center"/>
              <w:rPr>
                <w:rFonts w:ascii="Times New Roman" w:hAnsi="Times New Roman"/>
              </w:rPr>
            </w:pPr>
            <w:r>
              <w:rPr>
                <w:rFonts w:ascii="Times New Roman" w:hAnsi="Times New Roman" w:hint="eastAsia"/>
              </w:rPr>
              <w:t>信息宣传</w:t>
            </w:r>
          </w:p>
        </w:tc>
        <w:tc>
          <w:tcPr>
            <w:tcW w:w="2130" w:type="dxa"/>
          </w:tcPr>
          <w:p w14:paraId="29DA3F7C" w14:textId="77777777" w:rsidR="00713B2B" w:rsidRDefault="00D04354">
            <w:pPr>
              <w:jc w:val="center"/>
              <w:rPr>
                <w:rFonts w:ascii="Times New Roman" w:hAnsi="Times New Roman"/>
              </w:rPr>
            </w:pPr>
            <w:r>
              <w:rPr>
                <w:rFonts w:ascii="Times New Roman" w:hAnsi="Times New Roman"/>
              </w:rPr>
              <w:t>0.886</w:t>
            </w:r>
          </w:p>
        </w:tc>
        <w:tc>
          <w:tcPr>
            <w:tcW w:w="2131" w:type="dxa"/>
          </w:tcPr>
          <w:p w14:paraId="34C25110" w14:textId="77777777" w:rsidR="00713B2B" w:rsidRDefault="00D04354">
            <w:pPr>
              <w:jc w:val="center"/>
              <w:rPr>
                <w:rFonts w:ascii="Times New Roman" w:hAnsi="Times New Roman"/>
              </w:rPr>
            </w:pPr>
            <w:r>
              <w:rPr>
                <w:rFonts w:ascii="Times New Roman" w:hAnsi="Times New Roman"/>
              </w:rPr>
              <w:t>0.909</w:t>
            </w:r>
          </w:p>
        </w:tc>
        <w:tc>
          <w:tcPr>
            <w:tcW w:w="2131" w:type="dxa"/>
          </w:tcPr>
          <w:p w14:paraId="1DACA490" w14:textId="77777777" w:rsidR="00713B2B" w:rsidRDefault="00D04354">
            <w:pPr>
              <w:jc w:val="center"/>
              <w:rPr>
                <w:rFonts w:ascii="Times New Roman" w:hAnsi="Times New Roman"/>
              </w:rPr>
            </w:pPr>
            <w:r>
              <w:rPr>
                <w:rFonts w:ascii="Times New Roman" w:hAnsi="Times New Roman"/>
              </w:rPr>
              <w:t>0.747</w:t>
            </w:r>
          </w:p>
        </w:tc>
      </w:tr>
      <w:tr w:rsidR="00713B2B" w14:paraId="766A804E" w14:textId="77777777">
        <w:trPr>
          <w:jc w:val="center"/>
        </w:trPr>
        <w:tc>
          <w:tcPr>
            <w:tcW w:w="2130" w:type="dxa"/>
          </w:tcPr>
          <w:p w14:paraId="2BC3BACE" w14:textId="77777777" w:rsidR="00713B2B" w:rsidRDefault="00D04354">
            <w:pPr>
              <w:jc w:val="center"/>
              <w:rPr>
                <w:rFonts w:ascii="Times New Roman" w:hAnsi="Times New Roman"/>
              </w:rPr>
            </w:pPr>
            <w:r>
              <w:rPr>
                <w:rFonts w:ascii="Times New Roman" w:hAnsi="Times New Roman" w:hint="eastAsia"/>
              </w:rPr>
              <w:t>回收意愿</w:t>
            </w:r>
          </w:p>
        </w:tc>
        <w:tc>
          <w:tcPr>
            <w:tcW w:w="2130" w:type="dxa"/>
          </w:tcPr>
          <w:p w14:paraId="0EE23CF8" w14:textId="77777777" w:rsidR="00713B2B" w:rsidRDefault="00D04354">
            <w:pPr>
              <w:jc w:val="center"/>
              <w:rPr>
                <w:rFonts w:ascii="Times New Roman" w:hAnsi="Times New Roman"/>
              </w:rPr>
            </w:pPr>
            <w:r>
              <w:rPr>
                <w:rFonts w:ascii="Times New Roman" w:hAnsi="Times New Roman"/>
              </w:rPr>
              <w:t>0.945</w:t>
            </w:r>
          </w:p>
        </w:tc>
        <w:tc>
          <w:tcPr>
            <w:tcW w:w="2131" w:type="dxa"/>
          </w:tcPr>
          <w:p w14:paraId="1849AF31" w14:textId="77777777" w:rsidR="00713B2B" w:rsidRDefault="00D04354">
            <w:pPr>
              <w:jc w:val="center"/>
              <w:rPr>
                <w:rFonts w:ascii="Times New Roman" w:hAnsi="Times New Roman"/>
              </w:rPr>
            </w:pPr>
            <w:r>
              <w:rPr>
                <w:rFonts w:ascii="Times New Roman" w:hAnsi="Times New Roman"/>
              </w:rPr>
              <w:t>0.946</w:t>
            </w:r>
          </w:p>
        </w:tc>
        <w:tc>
          <w:tcPr>
            <w:tcW w:w="2131" w:type="dxa"/>
          </w:tcPr>
          <w:p w14:paraId="5DD2AE03" w14:textId="77777777" w:rsidR="00713B2B" w:rsidRDefault="00D04354">
            <w:pPr>
              <w:jc w:val="center"/>
              <w:rPr>
                <w:rFonts w:ascii="Times New Roman" w:hAnsi="Times New Roman"/>
              </w:rPr>
            </w:pPr>
            <w:r>
              <w:rPr>
                <w:rFonts w:ascii="Times New Roman" w:hAnsi="Times New Roman"/>
              </w:rPr>
              <w:t>0.859</w:t>
            </w:r>
          </w:p>
        </w:tc>
      </w:tr>
      <w:tr w:rsidR="00713B2B" w14:paraId="2D7987DC" w14:textId="77777777">
        <w:trPr>
          <w:jc w:val="center"/>
        </w:trPr>
        <w:tc>
          <w:tcPr>
            <w:tcW w:w="2130" w:type="dxa"/>
          </w:tcPr>
          <w:p w14:paraId="6EC91AA8" w14:textId="77777777" w:rsidR="00713B2B" w:rsidRDefault="00D04354">
            <w:pPr>
              <w:jc w:val="center"/>
              <w:rPr>
                <w:rFonts w:ascii="Times New Roman" w:hAnsi="Times New Roman"/>
              </w:rPr>
            </w:pPr>
            <w:r>
              <w:rPr>
                <w:rFonts w:ascii="Times New Roman" w:hAnsi="Times New Roman" w:hint="eastAsia"/>
              </w:rPr>
              <w:t>回收行为</w:t>
            </w:r>
          </w:p>
        </w:tc>
        <w:tc>
          <w:tcPr>
            <w:tcW w:w="2130" w:type="dxa"/>
          </w:tcPr>
          <w:p w14:paraId="341095A5" w14:textId="77777777" w:rsidR="00713B2B" w:rsidRDefault="00D04354">
            <w:pPr>
              <w:jc w:val="center"/>
              <w:rPr>
                <w:rFonts w:ascii="Times New Roman" w:hAnsi="Times New Roman"/>
              </w:rPr>
            </w:pPr>
            <w:r>
              <w:rPr>
                <w:rFonts w:ascii="Times New Roman" w:hAnsi="Times New Roman"/>
              </w:rPr>
              <w:t>0.955</w:t>
            </w:r>
          </w:p>
        </w:tc>
        <w:tc>
          <w:tcPr>
            <w:tcW w:w="2131" w:type="dxa"/>
          </w:tcPr>
          <w:p w14:paraId="7B49A318" w14:textId="77777777" w:rsidR="00713B2B" w:rsidRDefault="00D04354">
            <w:pPr>
              <w:jc w:val="center"/>
              <w:rPr>
                <w:rFonts w:ascii="Times New Roman" w:hAnsi="Times New Roman"/>
              </w:rPr>
            </w:pPr>
            <w:r>
              <w:rPr>
                <w:rFonts w:ascii="Times New Roman" w:hAnsi="Times New Roman"/>
              </w:rPr>
              <w:t>0.963</w:t>
            </w:r>
          </w:p>
        </w:tc>
        <w:tc>
          <w:tcPr>
            <w:tcW w:w="2131" w:type="dxa"/>
          </w:tcPr>
          <w:p w14:paraId="5302CCD9" w14:textId="77777777" w:rsidR="00713B2B" w:rsidRDefault="00D04354">
            <w:pPr>
              <w:jc w:val="center"/>
              <w:rPr>
                <w:rFonts w:ascii="Times New Roman" w:hAnsi="Times New Roman"/>
              </w:rPr>
            </w:pPr>
            <w:r>
              <w:rPr>
                <w:rFonts w:ascii="Times New Roman" w:hAnsi="Times New Roman"/>
              </w:rPr>
              <w:t>0.917</w:t>
            </w:r>
          </w:p>
        </w:tc>
      </w:tr>
      <w:tr w:rsidR="00713B2B" w14:paraId="001ED5C7" w14:textId="77777777">
        <w:trPr>
          <w:jc w:val="center"/>
        </w:trPr>
        <w:tc>
          <w:tcPr>
            <w:tcW w:w="2130" w:type="dxa"/>
          </w:tcPr>
          <w:p w14:paraId="2A5DD366" w14:textId="77777777" w:rsidR="00713B2B" w:rsidRDefault="00D04354">
            <w:pPr>
              <w:jc w:val="center"/>
              <w:rPr>
                <w:rFonts w:ascii="Times New Roman" w:hAnsi="Times New Roman"/>
              </w:rPr>
            </w:pPr>
            <w:r>
              <w:rPr>
                <w:rFonts w:ascii="Times New Roman" w:hAnsi="Times New Roman" w:hint="eastAsia"/>
              </w:rPr>
              <w:t>态度</w:t>
            </w:r>
          </w:p>
        </w:tc>
        <w:tc>
          <w:tcPr>
            <w:tcW w:w="2130" w:type="dxa"/>
          </w:tcPr>
          <w:p w14:paraId="6C83A6AD" w14:textId="77777777" w:rsidR="00713B2B" w:rsidRDefault="00D04354">
            <w:pPr>
              <w:jc w:val="center"/>
              <w:rPr>
                <w:rFonts w:ascii="Times New Roman" w:hAnsi="Times New Roman"/>
              </w:rPr>
            </w:pPr>
            <w:r>
              <w:rPr>
                <w:rFonts w:ascii="Times New Roman" w:hAnsi="Times New Roman"/>
              </w:rPr>
              <w:t>0.899</w:t>
            </w:r>
          </w:p>
        </w:tc>
        <w:tc>
          <w:tcPr>
            <w:tcW w:w="2131" w:type="dxa"/>
          </w:tcPr>
          <w:p w14:paraId="119E24A6" w14:textId="77777777" w:rsidR="00713B2B" w:rsidRDefault="00D04354">
            <w:pPr>
              <w:jc w:val="center"/>
              <w:rPr>
                <w:rFonts w:ascii="Times New Roman" w:hAnsi="Times New Roman"/>
              </w:rPr>
            </w:pPr>
            <w:r>
              <w:rPr>
                <w:rFonts w:ascii="Times New Roman" w:hAnsi="Times New Roman"/>
              </w:rPr>
              <w:t>0.903</w:t>
            </w:r>
          </w:p>
        </w:tc>
        <w:tc>
          <w:tcPr>
            <w:tcW w:w="2131" w:type="dxa"/>
          </w:tcPr>
          <w:p w14:paraId="7AF0BA0F" w14:textId="77777777" w:rsidR="00713B2B" w:rsidRDefault="00D04354">
            <w:pPr>
              <w:jc w:val="center"/>
              <w:rPr>
                <w:rFonts w:ascii="Times New Roman" w:hAnsi="Times New Roman"/>
              </w:rPr>
            </w:pPr>
            <w:r>
              <w:rPr>
                <w:rFonts w:ascii="Times New Roman" w:hAnsi="Times New Roman"/>
              </w:rPr>
              <w:t>0.769</w:t>
            </w:r>
          </w:p>
        </w:tc>
      </w:tr>
      <w:tr w:rsidR="00713B2B" w14:paraId="52662A35" w14:textId="77777777">
        <w:trPr>
          <w:jc w:val="center"/>
        </w:trPr>
        <w:tc>
          <w:tcPr>
            <w:tcW w:w="2130" w:type="dxa"/>
          </w:tcPr>
          <w:p w14:paraId="39FBDE61" w14:textId="77777777" w:rsidR="00713B2B" w:rsidRDefault="00D04354">
            <w:pPr>
              <w:jc w:val="center"/>
              <w:rPr>
                <w:rFonts w:ascii="Times New Roman" w:hAnsi="Times New Roman"/>
              </w:rPr>
            </w:pPr>
            <w:r>
              <w:rPr>
                <w:rFonts w:ascii="Times New Roman" w:hAnsi="Times New Roman" w:hint="eastAsia"/>
              </w:rPr>
              <w:t>激励</w:t>
            </w:r>
          </w:p>
        </w:tc>
        <w:tc>
          <w:tcPr>
            <w:tcW w:w="2130" w:type="dxa"/>
          </w:tcPr>
          <w:p w14:paraId="0E8EF3BA" w14:textId="77777777" w:rsidR="00713B2B" w:rsidRDefault="00D04354">
            <w:pPr>
              <w:jc w:val="center"/>
              <w:rPr>
                <w:rFonts w:ascii="Times New Roman" w:hAnsi="Times New Roman"/>
              </w:rPr>
            </w:pPr>
            <w:r>
              <w:rPr>
                <w:rFonts w:ascii="Times New Roman" w:hAnsi="Times New Roman"/>
              </w:rPr>
              <w:t>0.851</w:t>
            </w:r>
          </w:p>
        </w:tc>
        <w:tc>
          <w:tcPr>
            <w:tcW w:w="2131" w:type="dxa"/>
          </w:tcPr>
          <w:p w14:paraId="1D28E92F" w14:textId="77777777" w:rsidR="00713B2B" w:rsidRDefault="00D04354">
            <w:pPr>
              <w:jc w:val="center"/>
              <w:rPr>
                <w:rFonts w:ascii="Times New Roman" w:hAnsi="Times New Roman"/>
              </w:rPr>
            </w:pPr>
            <w:r>
              <w:rPr>
                <w:rFonts w:ascii="Times New Roman" w:hAnsi="Times New Roman"/>
              </w:rPr>
              <w:t>0.855</w:t>
            </w:r>
          </w:p>
        </w:tc>
        <w:tc>
          <w:tcPr>
            <w:tcW w:w="2131" w:type="dxa"/>
          </w:tcPr>
          <w:p w14:paraId="458675E8" w14:textId="77777777" w:rsidR="00713B2B" w:rsidRDefault="00D04354">
            <w:pPr>
              <w:jc w:val="center"/>
              <w:rPr>
                <w:rFonts w:ascii="Times New Roman" w:hAnsi="Times New Roman"/>
              </w:rPr>
            </w:pPr>
            <w:r>
              <w:rPr>
                <w:rFonts w:ascii="Times New Roman" w:hAnsi="Times New Roman"/>
              </w:rPr>
              <w:t>0.692</w:t>
            </w:r>
          </w:p>
        </w:tc>
      </w:tr>
      <w:tr w:rsidR="00713B2B" w14:paraId="05F24253" w14:textId="77777777">
        <w:trPr>
          <w:jc w:val="center"/>
        </w:trPr>
        <w:tc>
          <w:tcPr>
            <w:tcW w:w="2130" w:type="dxa"/>
          </w:tcPr>
          <w:p w14:paraId="346E26CB" w14:textId="77777777" w:rsidR="00713B2B" w:rsidRDefault="00D04354">
            <w:pPr>
              <w:jc w:val="center"/>
              <w:rPr>
                <w:rFonts w:ascii="Times New Roman" w:hAnsi="Times New Roman"/>
              </w:rPr>
            </w:pPr>
            <w:r>
              <w:rPr>
                <w:rFonts w:ascii="Times New Roman" w:hAnsi="Times New Roman" w:hint="eastAsia"/>
              </w:rPr>
              <w:t>知觉行为控制</w:t>
            </w:r>
          </w:p>
        </w:tc>
        <w:tc>
          <w:tcPr>
            <w:tcW w:w="2130" w:type="dxa"/>
          </w:tcPr>
          <w:p w14:paraId="00D31709" w14:textId="77777777" w:rsidR="00713B2B" w:rsidRDefault="00D04354">
            <w:pPr>
              <w:jc w:val="center"/>
              <w:rPr>
                <w:rFonts w:ascii="Times New Roman" w:hAnsi="Times New Roman"/>
              </w:rPr>
            </w:pPr>
            <w:r>
              <w:rPr>
                <w:rFonts w:ascii="Times New Roman" w:hAnsi="Times New Roman"/>
              </w:rPr>
              <w:t>0.887</w:t>
            </w:r>
          </w:p>
        </w:tc>
        <w:tc>
          <w:tcPr>
            <w:tcW w:w="2131" w:type="dxa"/>
          </w:tcPr>
          <w:p w14:paraId="3D276D37" w14:textId="77777777" w:rsidR="00713B2B" w:rsidRDefault="00D04354">
            <w:pPr>
              <w:jc w:val="center"/>
              <w:rPr>
                <w:rFonts w:ascii="Times New Roman" w:hAnsi="Times New Roman"/>
              </w:rPr>
            </w:pPr>
            <w:r>
              <w:rPr>
                <w:rFonts w:ascii="Times New Roman" w:hAnsi="Times New Roman"/>
              </w:rPr>
              <w:t>0.889</w:t>
            </w:r>
          </w:p>
        </w:tc>
        <w:tc>
          <w:tcPr>
            <w:tcW w:w="2131" w:type="dxa"/>
          </w:tcPr>
          <w:p w14:paraId="2C95B29F" w14:textId="77777777" w:rsidR="00713B2B" w:rsidRDefault="00D04354">
            <w:pPr>
              <w:jc w:val="center"/>
              <w:rPr>
                <w:rFonts w:ascii="Times New Roman" w:hAnsi="Times New Roman"/>
              </w:rPr>
            </w:pPr>
            <w:r>
              <w:rPr>
                <w:rFonts w:ascii="Times New Roman" w:hAnsi="Times New Roman"/>
              </w:rPr>
              <w:t>0.748</w:t>
            </w:r>
          </w:p>
        </w:tc>
      </w:tr>
      <w:tr w:rsidR="00713B2B" w14:paraId="2A45ED26" w14:textId="77777777">
        <w:trPr>
          <w:jc w:val="center"/>
        </w:trPr>
        <w:tc>
          <w:tcPr>
            <w:tcW w:w="2130" w:type="dxa"/>
          </w:tcPr>
          <w:p w14:paraId="39E72559" w14:textId="77777777" w:rsidR="00713B2B" w:rsidRDefault="00D04354">
            <w:pPr>
              <w:jc w:val="center"/>
              <w:rPr>
                <w:rFonts w:ascii="Times New Roman" w:hAnsi="Times New Roman"/>
              </w:rPr>
            </w:pPr>
            <w:r>
              <w:rPr>
                <w:rFonts w:ascii="Times New Roman" w:hAnsi="Times New Roman" w:hint="eastAsia"/>
              </w:rPr>
              <w:t>促进条件</w:t>
            </w:r>
          </w:p>
        </w:tc>
        <w:tc>
          <w:tcPr>
            <w:tcW w:w="2130" w:type="dxa"/>
          </w:tcPr>
          <w:p w14:paraId="73908DD6" w14:textId="77777777" w:rsidR="00713B2B" w:rsidRDefault="00D04354">
            <w:pPr>
              <w:jc w:val="center"/>
              <w:rPr>
                <w:rFonts w:ascii="Times New Roman" w:hAnsi="Times New Roman"/>
              </w:rPr>
            </w:pPr>
            <w:r>
              <w:rPr>
                <w:rFonts w:ascii="Times New Roman" w:hAnsi="Times New Roman"/>
              </w:rPr>
              <w:t>0.892</w:t>
            </w:r>
          </w:p>
        </w:tc>
        <w:tc>
          <w:tcPr>
            <w:tcW w:w="2131" w:type="dxa"/>
          </w:tcPr>
          <w:p w14:paraId="0B9E4807" w14:textId="77777777" w:rsidR="00713B2B" w:rsidRDefault="00D04354">
            <w:pPr>
              <w:jc w:val="center"/>
              <w:rPr>
                <w:rFonts w:ascii="Times New Roman" w:hAnsi="Times New Roman"/>
              </w:rPr>
            </w:pPr>
            <w:r>
              <w:rPr>
                <w:rFonts w:ascii="Times New Roman" w:hAnsi="Times New Roman"/>
              </w:rPr>
              <w:t>0.893</w:t>
            </w:r>
          </w:p>
        </w:tc>
        <w:tc>
          <w:tcPr>
            <w:tcW w:w="2131" w:type="dxa"/>
          </w:tcPr>
          <w:p w14:paraId="523DDCA1" w14:textId="77777777" w:rsidR="00713B2B" w:rsidRDefault="00D04354">
            <w:pPr>
              <w:jc w:val="center"/>
              <w:rPr>
                <w:rFonts w:ascii="Times New Roman" w:hAnsi="Times New Roman"/>
              </w:rPr>
            </w:pPr>
            <w:r>
              <w:rPr>
                <w:rFonts w:ascii="Times New Roman" w:hAnsi="Times New Roman"/>
              </w:rPr>
              <w:t>0.755</w:t>
            </w:r>
          </w:p>
        </w:tc>
      </w:tr>
    </w:tbl>
    <w:p w14:paraId="57A78A6B" w14:textId="77777777" w:rsidR="00713B2B" w:rsidRDefault="00D04354" w:rsidP="00363098">
      <w:pPr>
        <w:pStyle w:val="a9"/>
      </w:pPr>
      <w:r>
        <w:rPr>
          <w:rFonts w:hint="eastAsia"/>
        </w:rPr>
        <w:t>注：</w:t>
      </w:r>
      <w:r>
        <w:rPr>
          <w:rFonts w:hint="eastAsia"/>
        </w:rPr>
        <w:t>CR</w:t>
      </w:r>
      <w:r>
        <w:rPr>
          <w:rFonts w:hint="eastAsia"/>
        </w:rPr>
        <w:t>：组合信度；</w:t>
      </w:r>
      <w:r>
        <w:rPr>
          <w:rFonts w:hint="eastAsia"/>
        </w:rPr>
        <w:t>AVE</w:t>
      </w:r>
      <w:r>
        <w:rPr>
          <w:rFonts w:hint="eastAsia"/>
        </w:rPr>
        <w:t>：平均方差提取量</w:t>
      </w:r>
    </w:p>
    <w:p w14:paraId="51760CE0" w14:textId="77777777" w:rsidR="00713B2B" w:rsidRDefault="00713B2B">
      <w:pPr>
        <w:pStyle w:val="a5"/>
        <w:ind w:firstLineChars="0" w:firstLine="0"/>
        <w:jc w:val="both"/>
      </w:pPr>
    </w:p>
    <w:p w14:paraId="38D8DDB1" w14:textId="77777777" w:rsidR="00713B2B" w:rsidRDefault="00D04354">
      <w:pPr>
        <w:pStyle w:val="11"/>
      </w:pPr>
      <w:r>
        <w:rPr>
          <w:rFonts w:hint="eastAsia"/>
        </w:rPr>
        <w:t>（</w:t>
      </w:r>
      <w:r>
        <w:rPr>
          <w:rFonts w:hint="eastAsia"/>
        </w:rPr>
        <w:t>2</w:t>
      </w:r>
      <w:r>
        <w:rPr>
          <w:rFonts w:hint="eastAsia"/>
        </w:rPr>
        <w:t>）效度检验</w:t>
      </w:r>
    </w:p>
    <w:p w14:paraId="72BDB3DA" w14:textId="77777777" w:rsidR="00713B2B" w:rsidRDefault="00D04354">
      <w:pPr>
        <w:pStyle w:val="11"/>
      </w:pPr>
      <w:r>
        <w:rPr>
          <w:rFonts w:hint="eastAsia"/>
        </w:rPr>
        <w:t>判别效度测试测量项目彼此不同的程度，并正确地表示其相应的潜在变量。采用</w:t>
      </w:r>
      <w:proofErr w:type="spellStart"/>
      <w:r>
        <w:rPr>
          <w:rFonts w:hint="eastAsia"/>
        </w:rPr>
        <w:t>Fornell-Larcker</w:t>
      </w:r>
      <w:proofErr w:type="spellEnd"/>
      <w:r>
        <w:rPr>
          <w:rFonts w:hint="eastAsia"/>
        </w:rPr>
        <w:t>标准和异性状</w:t>
      </w:r>
      <w:r>
        <w:rPr>
          <w:rFonts w:hint="eastAsia"/>
        </w:rPr>
        <w:t>-</w:t>
      </w:r>
      <w:r>
        <w:rPr>
          <w:rFonts w:hint="eastAsia"/>
        </w:rPr>
        <w:t>单性状比（</w:t>
      </w:r>
      <w:r>
        <w:rPr>
          <w:rFonts w:hint="eastAsia"/>
        </w:rPr>
        <w:t>HTMT</w:t>
      </w:r>
      <w:r>
        <w:rPr>
          <w:rFonts w:hint="eastAsia"/>
        </w:rPr>
        <w:t>）评估区分效度。根据</w:t>
      </w:r>
      <w:proofErr w:type="spellStart"/>
      <w:r>
        <w:rPr>
          <w:rFonts w:hint="eastAsia"/>
        </w:rPr>
        <w:t>Fornell-Larcker</w:t>
      </w:r>
      <w:proofErr w:type="spellEnd"/>
      <w:r>
        <w:rPr>
          <w:rFonts w:hint="eastAsia"/>
        </w:rPr>
        <w:t>标准，每个变量的平均方差提取（</w:t>
      </w:r>
      <w:r>
        <w:rPr>
          <w:rFonts w:hint="eastAsia"/>
        </w:rPr>
        <w:t>AVE</w:t>
      </w:r>
      <w:r>
        <w:rPr>
          <w:rFonts w:hint="eastAsia"/>
        </w:rPr>
        <w:t>）的平方根应大于该变量与其他构式之间相关系数的绝对值，</w:t>
      </w:r>
      <w:r>
        <w:t>HTMT</w:t>
      </w:r>
      <w:r>
        <w:rPr>
          <w:rFonts w:hint="eastAsia"/>
        </w:rPr>
        <w:t>值应小于</w:t>
      </w:r>
      <w:r>
        <w:rPr>
          <w:rFonts w:hint="eastAsia"/>
        </w:rPr>
        <w:t>0.9</w:t>
      </w:r>
      <w:r>
        <w:rPr>
          <w:rFonts w:hint="eastAsia"/>
        </w:rPr>
        <w:t>。此外，良好的区分效度要求每个测量项目在其对应的潜在变量上的因子负荷超过同一项目在其他变量上的交叉负荷。如表</w:t>
      </w:r>
      <w:r>
        <w:t>3-10</w:t>
      </w:r>
      <w:r>
        <w:rPr>
          <w:rFonts w:hint="eastAsia"/>
        </w:rPr>
        <w:t>所示，每个构式</w:t>
      </w:r>
      <w:r>
        <w:rPr>
          <w:rFonts w:hint="eastAsia"/>
        </w:rPr>
        <w:t>AVE</w:t>
      </w:r>
      <w:r>
        <w:rPr>
          <w:rFonts w:hint="eastAsia"/>
        </w:rPr>
        <w:t>的平方根都超过了该构式与其</w:t>
      </w:r>
      <w:r>
        <w:rPr>
          <w:rFonts w:hint="eastAsia"/>
        </w:rPr>
        <w:lastRenderedPageBreak/>
        <w:t>他变量之间相关系数的绝对值，满足</w:t>
      </w:r>
      <w:proofErr w:type="spellStart"/>
      <w:r>
        <w:rPr>
          <w:rFonts w:hint="eastAsia"/>
        </w:rPr>
        <w:t>Fornell-Larcker</w:t>
      </w:r>
      <w:proofErr w:type="spellEnd"/>
      <w:r>
        <w:rPr>
          <w:rFonts w:hint="eastAsia"/>
        </w:rPr>
        <w:t>准则。</w:t>
      </w:r>
      <w:r>
        <w:rPr>
          <w:rFonts w:hint="eastAsia"/>
        </w:rPr>
        <w:t xml:space="preserve"> HTMT</w:t>
      </w:r>
      <w:r>
        <w:rPr>
          <w:rFonts w:hint="eastAsia"/>
        </w:rPr>
        <w:t>结果如表</w:t>
      </w:r>
      <w:r>
        <w:t>3-11</w:t>
      </w:r>
      <w:r>
        <w:rPr>
          <w:rFonts w:hint="eastAsia"/>
        </w:rPr>
        <w:t>所示，也证实该量表具有良好的区分效度。最后，所有项目的因子负荷都高于它们的交叉负荷（见表</w:t>
      </w:r>
      <w:r>
        <w:t>3-12</w:t>
      </w:r>
      <w:r>
        <w:rPr>
          <w:rFonts w:hint="eastAsia"/>
        </w:rPr>
        <w:t>），支持测量项目的信度和效度。综上所述，本研究使用的量表具有稳健的判别效度。</w:t>
      </w:r>
    </w:p>
    <w:p w14:paraId="72A9A941" w14:textId="77777777" w:rsidR="00713B2B" w:rsidRDefault="00D04354" w:rsidP="00363098">
      <w:pPr>
        <w:pStyle w:val="a7"/>
      </w:pPr>
      <w:bookmarkStart w:id="78" w:name="_Toc192689095"/>
      <w:r>
        <w:rPr>
          <w:rFonts w:hint="eastAsia"/>
        </w:rPr>
        <w:t>表</w:t>
      </w:r>
      <w:r>
        <w:rPr>
          <w:rFonts w:hint="eastAsia"/>
        </w:rPr>
        <w:t>3</w:t>
      </w:r>
      <w:r>
        <w:rPr>
          <w:rFonts w:hint="eastAsia"/>
        </w:rPr>
        <w:noBreakHyphen/>
        <w:t>1</w:t>
      </w:r>
      <w:r>
        <w:t>0</w:t>
      </w:r>
      <w:r>
        <w:rPr>
          <w:rFonts w:hint="eastAsia"/>
        </w:rPr>
        <w:t xml:space="preserve"> </w:t>
      </w:r>
      <w:proofErr w:type="spellStart"/>
      <w:r>
        <w:rPr>
          <w:rFonts w:hint="eastAsia"/>
        </w:rPr>
        <w:t>Fornell</w:t>
      </w:r>
      <w:proofErr w:type="spellEnd"/>
      <w:r>
        <w:rPr>
          <w:rFonts w:hint="eastAsia"/>
        </w:rPr>
        <w:t>-Larker</w:t>
      </w:r>
      <w:r>
        <w:rPr>
          <w:rFonts w:hint="eastAsia"/>
        </w:rPr>
        <w:t>标准结果</w:t>
      </w:r>
      <w:bookmarkEnd w:id="78"/>
    </w:p>
    <w:tbl>
      <w:tblPr>
        <w:tblStyle w:val="6"/>
        <w:tblW w:w="0" w:type="auto"/>
        <w:jc w:val="center"/>
        <w:tblBorders>
          <w:left w:val="none" w:sz="0" w:space="0" w:color="auto"/>
          <w:right w:val="none" w:sz="0" w:space="0" w:color="auto"/>
        </w:tblBorders>
        <w:tblLook w:val="04A0" w:firstRow="1" w:lastRow="0" w:firstColumn="1" w:lastColumn="0" w:noHBand="0" w:noVBand="1"/>
      </w:tblPr>
      <w:tblGrid>
        <w:gridCol w:w="921"/>
        <w:gridCol w:w="921"/>
        <w:gridCol w:w="922"/>
        <w:gridCol w:w="922"/>
        <w:gridCol w:w="922"/>
        <w:gridCol w:w="922"/>
        <w:gridCol w:w="922"/>
        <w:gridCol w:w="922"/>
        <w:gridCol w:w="922"/>
      </w:tblGrid>
      <w:tr w:rsidR="00713B2B" w14:paraId="27F43D1F" w14:textId="77777777">
        <w:trPr>
          <w:jc w:val="center"/>
        </w:trPr>
        <w:tc>
          <w:tcPr>
            <w:tcW w:w="921" w:type="dxa"/>
            <w:tcBorders>
              <w:top w:val="single" w:sz="4" w:space="0" w:color="auto"/>
              <w:left w:val="nil"/>
              <w:bottom w:val="single" w:sz="4" w:space="0" w:color="auto"/>
              <w:right w:val="nil"/>
            </w:tcBorders>
          </w:tcPr>
          <w:p w14:paraId="71CF1494" w14:textId="77777777" w:rsidR="00713B2B" w:rsidRDefault="00713B2B">
            <w:pPr>
              <w:jc w:val="center"/>
              <w:rPr>
                <w:rFonts w:ascii="Times New Roman" w:eastAsia="SimSun" w:hAnsi="Times New Roman" w:cs="Times New Roman"/>
                <w:kern w:val="0"/>
                <w:szCs w:val="21"/>
              </w:rPr>
            </w:pPr>
          </w:p>
        </w:tc>
        <w:tc>
          <w:tcPr>
            <w:tcW w:w="921" w:type="dxa"/>
            <w:tcBorders>
              <w:top w:val="single" w:sz="4" w:space="0" w:color="auto"/>
              <w:left w:val="nil"/>
              <w:bottom w:val="single" w:sz="4" w:space="0" w:color="auto"/>
              <w:right w:val="nil"/>
            </w:tcBorders>
          </w:tcPr>
          <w:p w14:paraId="3055563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SN</w:t>
            </w:r>
          </w:p>
        </w:tc>
        <w:tc>
          <w:tcPr>
            <w:tcW w:w="922" w:type="dxa"/>
            <w:tcBorders>
              <w:top w:val="single" w:sz="4" w:space="0" w:color="auto"/>
              <w:left w:val="nil"/>
              <w:bottom w:val="single" w:sz="4" w:space="0" w:color="auto"/>
              <w:right w:val="nil"/>
            </w:tcBorders>
          </w:tcPr>
          <w:p w14:paraId="54DA78B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IP</w:t>
            </w:r>
          </w:p>
        </w:tc>
        <w:tc>
          <w:tcPr>
            <w:tcW w:w="922" w:type="dxa"/>
            <w:tcBorders>
              <w:top w:val="single" w:sz="4" w:space="0" w:color="auto"/>
              <w:left w:val="nil"/>
              <w:bottom w:val="single" w:sz="4" w:space="0" w:color="auto"/>
              <w:right w:val="nil"/>
            </w:tcBorders>
          </w:tcPr>
          <w:p w14:paraId="5C54F4E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RI</w:t>
            </w:r>
          </w:p>
        </w:tc>
        <w:tc>
          <w:tcPr>
            <w:tcW w:w="922" w:type="dxa"/>
            <w:tcBorders>
              <w:top w:val="single" w:sz="4" w:space="0" w:color="auto"/>
              <w:left w:val="nil"/>
              <w:bottom w:val="single" w:sz="4" w:space="0" w:color="auto"/>
              <w:right w:val="nil"/>
            </w:tcBorders>
          </w:tcPr>
          <w:p w14:paraId="4244B45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RB</w:t>
            </w:r>
          </w:p>
        </w:tc>
        <w:tc>
          <w:tcPr>
            <w:tcW w:w="922" w:type="dxa"/>
            <w:tcBorders>
              <w:top w:val="single" w:sz="4" w:space="0" w:color="auto"/>
              <w:left w:val="nil"/>
              <w:bottom w:val="single" w:sz="4" w:space="0" w:color="auto"/>
              <w:right w:val="nil"/>
            </w:tcBorders>
          </w:tcPr>
          <w:p w14:paraId="60C62BD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ATT</w:t>
            </w:r>
          </w:p>
        </w:tc>
        <w:tc>
          <w:tcPr>
            <w:tcW w:w="922" w:type="dxa"/>
            <w:tcBorders>
              <w:top w:val="single" w:sz="4" w:space="0" w:color="auto"/>
              <w:left w:val="nil"/>
              <w:bottom w:val="single" w:sz="4" w:space="0" w:color="auto"/>
              <w:right w:val="nil"/>
            </w:tcBorders>
          </w:tcPr>
          <w:p w14:paraId="2D8CBB9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w:t>
            </w:r>
          </w:p>
        </w:tc>
        <w:tc>
          <w:tcPr>
            <w:tcW w:w="922" w:type="dxa"/>
            <w:tcBorders>
              <w:top w:val="single" w:sz="4" w:space="0" w:color="auto"/>
              <w:left w:val="nil"/>
              <w:bottom w:val="single" w:sz="4" w:space="0" w:color="auto"/>
              <w:right w:val="nil"/>
            </w:tcBorders>
          </w:tcPr>
          <w:p w14:paraId="0B05333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PBC</w:t>
            </w:r>
          </w:p>
        </w:tc>
        <w:tc>
          <w:tcPr>
            <w:tcW w:w="922" w:type="dxa"/>
            <w:tcBorders>
              <w:top w:val="single" w:sz="4" w:space="0" w:color="auto"/>
              <w:left w:val="nil"/>
              <w:bottom w:val="single" w:sz="4" w:space="0" w:color="auto"/>
              <w:right w:val="nil"/>
            </w:tcBorders>
          </w:tcPr>
          <w:p w14:paraId="618AE15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FC</w:t>
            </w:r>
          </w:p>
        </w:tc>
      </w:tr>
      <w:tr w:rsidR="00713B2B" w14:paraId="03C0D541" w14:textId="77777777">
        <w:trPr>
          <w:jc w:val="center"/>
        </w:trPr>
        <w:tc>
          <w:tcPr>
            <w:tcW w:w="921" w:type="dxa"/>
            <w:tcBorders>
              <w:top w:val="single" w:sz="4" w:space="0" w:color="auto"/>
              <w:left w:val="nil"/>
              <w:bottom w:val="nil"/>
              <w:right w:val="nil"/>
            </w:tcBorders>
          </w:tcPr>
          <w:p w14:paraId="5FD998A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SN</w:t>
            </w:r>
          </w:p>
        </w:tc>
        <w:tc>
          <w:tcPr>
            <w:tcW w:w="921" w:type="dxa"/>
            <w:tcBorders>
              <w:top w:val="single" w:sz="4" w:space="0" w:color="auto"/>
              <w:left w:val="nil"/>
              <w:bottom w:val="nil"/>
              <w:right w:val="nil"/>
            </w:tcBorders>
          </w:tcPr>
          <w:p w14:paraId="39C299C2"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0.872</w:t>
            </w:r>
          </w:p>
        </w:tc>
        <w:tc>
          <w:tcPr>
            <w:tcW w:w="922" w:type="dxa"/>
            <w:tcBorders>
              <w:top w:val="single" w:sz="4" w:space="0" w:color="auto"/>
              <w:left w:val="nil"/>
              <w:bottom w:val="nil"/>
              <w:right w:val="nil"/>
            </w:tcBorders>
          </w:tcPr>
          <w:p w14:paraId="799185CF" w14:textId="77777777" w:rsidR="00713B2B" w:rsidRDefault="00713B2B">
            <w:pPr>
              <w:jc w:val="center"/>
              <w:rPr>
                <w:rFonts w:ascii="Times New Roman" w:eastAsia="SimSun" w:hAnsi="Times New Roman" w:cs="Times New Roman"/>
                <w:kern w:val="0"/>
                <w:szCs w:val="21"/>
              </w:rPr>
            </w:pPr>
          </w:p>
        </w:tc>
        <w:tc>
          <w:tcPr>
            <w:tcW w:w="922" w:type="dxa"/>
            <w:tcBorders>
              <w:top w:val="single" w:sz="4" w:space="0" w:color="auto"/>
              <w:left w:val="nil"/>
              <w:bottom w:val="nil"/>
              <w:right w:val="nil"/>
            </w:tcBorders>
          </w:tcPr>
          <w:p w14:paraId="5EC74A56" w14:textId="77777777" w:rsidR="00713B2B" w:rsidRDefault="00713B2B">
            <w:pPr>
              <w:jc w:val="center"/>
              <w:rPr>
                <w:rFonts w:ascii="Times New Roman" w:eastAsia="SimSun" w:hAnsi="Times New Roman" w:cs="Times New Roman"/>
                <w:kern w:val="0"/>
                <w:szCs w:val="21"/>
              </w:rPr>
            </w:pPr>
          </w:p>
        </w:tc>
        <w:tc>
          <w:tcPr>
            <w:tcW w:w="922" w:type="dxa"/>
            <w:tcBorders>
              <w:top w:val="single" w:sz="4" w:space="0" w:color="auto"/>
              <w:left w:val="nil"/>
              <w:bottom w:val="nil"/>
              <w:right w:val="nil"/>
            </w:tcBorders>
          </w:tcPr>
          <w:p w14:paraId="1E7BB410" w14:textId="77777777" w:rsidR="00713B2B" w:rsidRDefault="00713B2B">
            <w:pPr>
              <w:jc w:val="center"/>
              <w:rPr>
                <w:rFonts w:ascii="Times New Roman" w:eastAsia="SimSun" w:hAnsi="Times New Roman" w:cs="Times New Roman"/>
                <w:kern w:val="0"/>
                <w:szCs w:val="21"/>
              </w:rPr>
            </w:pPr>
          </w:p>
        </w:tc>
        <w:tc>
          <w:tcPr>
            <w:tcW w:w="922" w:type="dxa"/>
            <w:tcBorders>
              <w:top w:val="single" w:sz="4" w:space="0" w:color="auto"/>
              <w:left w:val="nil"/>
              <w:bottom w:val="nil"/>
              <w:right w:val="nil"/>
            </w:tcBorders>
          </w:tcPr>
          <w:p w14:paraId="0AB79618" w14:textId="77777777" w:rsidR="00713B2B" w:rsidRDefault="00713B2B">
            <w:pPr>
              <w:jc w:val="center"/>
              <w:rPr>
                <w:rFonts w:ascii="Times New Roman" w:eastAsia="SimSun" w:hAnsi="Times New Roman" w:cs="Times New Roman"/>
                <w:kern w:val="0"/>
                <w:szCs w:val="21"/>
              </w:rPr>
            </w:pPr>
          </w:p>
        </w:tc>
        <w:tc>
          <w:tcPr>
            <w:tcW w:w="922" w:type="dxa"/>
            <w:tcBorders>
              <w:top w:val="single" w:sz="4" w:space="0" w:color="auto"/>
              <w:left w:val="nil"/>
              <w:bottom w:val="nil"/>
              <w:right w:val="nil"/>
            </w:tcBorders>
          </w:tcPr>
          <w:p w14:paraId="4005C6C0" w14:textId="77777777" w:rsidR="00713B2B" w:rsidRDefault="00713B2B">
            <w:pPr>
              <w:jc w:val="center"/>
              <w:rPr>
                <w:rFonts w:ascii="Times New Roman" w:eastAsia="SimSun" w:hAnsi="Times New Roman" w:cs="Times New Roman"/>
                <w:kern w:val="0"/>
                <w:szCs w:val="21"/>
              </w:rPr>
            </w:pPr>
          </w:p>
        </w:tc>
        <w:tc>
          <w:tcPr>
            <w:tcW w:w="922" w:type="dxa"/>
            <w:tcBorders>
              <w:top w:val="single" w:sz="4" w:space="0" w:color="auto"/>
              <w:left w:val="nil"/>
              <w:bottom w:val="nil"/>
              <w:right w:val="nil"/>
            </w:tcBorders>
          </w:tcPr>
          <w:p w14:paraId="38A677C9" w14:textId="77777777" w:rsidR="00713B2B" w:rsidRDefault="00713B2B">
            <w:pPr>
              <w:jc w:val="center"/>
              <w:rPr>
                <w:rFonts w:ascii="Times New Roman" w:eastAsia="SimSun" w:hAnsi="Times New Roman" w:cs="Times New Roman"/>
                <w:kern w:val="0"/>
                <w:szCs w:val="21"/>
              </w:rPr>
            </w:pPr>
          </w:p>
        </w:tc>
        <w:tc>
          <w:tcPr>
            <w:tcW w:w="922" w:type="dxa"/>
            <w:tcBorders>
              <w:top w:val="single" w:sz="4" w:space="0" w:color="auto"/>
              <w:left w:val="nil"/>
              <w:bottom w:val="nil"/>
              <w:right w:val="nil"/>
            </w:tcBorders>
          </w:tcPr>
          <w:p w14:paraId="654E3129" w14:textId="77777777" w:rsidR="00713B2B" w:rsidRDefault="00713B2B">
            <w:pPr>
              <w:jc w:val="center"/>
              <w:rPr>
                <w:rFonts w:ascii="Times New Roman" w:eastAsia="SimSun" w:hAnsi="Times New Roman" w:cs="Times New Roman"/>
                <w:kern w:val="0"/>
                <w:szCs w:val="21"/>
              </w:rPr>
            </w:pPr>
          </w:p>
        </w:tc>
      </w:tr>
      <w:tr w:rsidR="00713B2B" w14:paraId="7611AFEC" w14:textId="77777777">
        <w:trPr>
          <w:jc w:val="center"/>
        </w:trPr>
        <w:tc>
          <w:tcPr>
            <w:tcW w:w="921" w:type="dxa"/>
            <w:tcBorders>
              <w:top w:val="nil"/>
              <w:left w:val="nil"/>
              <w:bottom w:val="nil"/>
              <w:right w:val="nil"/>
            </w:tcBorders>
          </w:tcPr>
          <w:p w14:paraId="17C1CC8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IP</w:t>
            </w:r>
          </w:p>
        </w:tc>
        <w:tc>
          <w:tcPr>
            <w:tcW w:w="921" w:type="dxa"/>
            <w:tcBorders>
              <w:top w:val="nil"/>
              <w:left w:val="nil"/>
              <w:bottom w:val="nil"/>
              <w:right w:val="nil"/>
            </w:tcBorders>
          </w:tcPr>
          <w:p w14:paraId="00D0D79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0.492</w:t>
            </w:r>
          </w:p>
        </w:tc>
        <w:tc>
          <w:tcPr>
            <w:tcW w:w="922" w:type="dxa"/>
            <w:tcBorders>
              <w:top w:val="nil"/>
              <w:left w:val="nil"/>
              <w:bottom w:val="nil"/>
              <w:right w:val="nil"/>
            </w:tcBorders>
          </w:tcPr>
          <w:p w14:paraId="66EBE005"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0.864</w:t>
            </w:r>
          </w:p>
        </w:tc>
        <w:tc>
          <w:tcPr>
            <w:tcW w:w="922" w:type="dxa"/>
            <w:tcBorders>
              <w:top w:val="nil"/>
              <w:left w:val="nil"/>
              <w:bottom w:val="nil"/>
              <w:right w:val="nil"/>
            </w:tcBorders>
          </w:tcPr>
          <w:p w14:paraId="01FE1F0D"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0CF9DEA3"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68DECD6F"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467C1154"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20B1914B"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571FB28D" w14:textId="77777777" w:rsidR="00713B2B" w:rsidRDefault="00713B2B">
            <w:pPr>
              <w:jc w:val="center"/>
              <w:rPr>
                <w:rFonts w:ascii="Times New Roman" w:eastAsia="SimSun" w:hAnsi="Times New Roman" w:cs="Times New Roman"/>
                <w:kern w:val="0"/>
                <w:szCs w:val="21"/>
              </w:rPr>
            </w:pPr>
          </w:p>
        </w:tc>
      </w:tr>
      <w:tr w:rsidR="00713B2B" w14:paraId="4AEBAD22" w14:textId="77777777">
        <w:trPr>
          <w:jc w:val="center"/>
        </w:trPr>
        <w:tc>
          <w:tcPr>
            <w:tcW w:w="921" w:type="dxa"/>
            <w:tcBorders>
              <w:top w:val="nil"/>
              <w:left w:val="nil"/>
              <w:bottom w:val="nil"/>
              <w:right w:val="nil"/>
            </w:tcBorders>
          </w:tcPr>
          <w:p w14:paraId="1F96F5B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RI</w:t>
            </w:r>
          </w:p>
        </w:tc>
        <w:tc>
          <w:tcPr>
            <w:tcW w:w="921" w:type="dxa"/>
            <w:tcBorders>
              <w:top w:val="nil"/>
              <w:left w:val="nil"/>
              <w:bottom w:val="nil"/>
              <w:right w:val="nil"/>
            </w:tcBorders>
          </w:tcPr>
          <w:p w14:paraId="7D5DF0A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0.638</w:t>
            </w:r>
          </w:p>
        </w:tc>
        <w:tc>
          <w:tcPr>
            <w:tcW w:w="922" w:type="dxa"/>
            <w:tcBorders>
              <w:top w:val="nil"/>
              <w:left w:val="nil"/>
              <w:bottom w:val="nil"/>
              <w:right w:val="nil"/>
            </w:tcBorders>
          </w:tcPr>
          <w:p w14:paraId="17E6423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0.691</w:t>
            </w:r>
          </w:p>
        </w:tc>
        <w:tc>
          <w:tcPr>
            <w:tcW w:w="922" w:type="dxa"/>
            <w:tcBorders>
              <w:top w:val="nil"/>
              <w:left w:val="nil"/>
              <w:bottom w:val="nil"/>
              <w:right w:val="nil"/>
            </w:tcBorders>
          </w:tcPr>
          <w:p w14:paraId="7785E74D"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0.927</w:t>
            </w:r>
          </w:p>
        </w:tc>
        <w:tc>
          <w:tcPr>
            <w:tcW w:w="922" w:type="dxa"/>
            <w:tcBorders>
              <w:top w:val="nil"/>
              <w:left w:val="nil"/>
              <w:bottom w:val="nil"/>
              <w:right w:val="nil"/>
            </w:tcBorders>
          </w:tcPr>
          <w:p w14:paraId="67077A31"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24E7A882"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66383C9F"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167A7ED9"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74611190" w14:textId="77777777" w:rsidR="00713B2B" w:rsidRDefault="00713B2B">
            <w:pPr>
              <w:jc w:val="center"/>
              <w:rPr>
                <w:rFonts w:ascii="Times New Roman" w:eastAsia="SimSun" w:hAnsi="Times New Roman" w:cs="Times New Roman"/>
                <w:kern w:val="0"/>
                <w:szCs w:val="21"/>
              </w:rPr>
            </w:pPr>
          </w:p>
        </w:tc>
      </w:tr>
      <w:tr w:rsidR="00713B2B" w14:paraId="7B109AFC" w14:textId="77777777">
        <w:trPr>
          <w:jc w:val="center"/>
        </w:trPr>
        <w:tc>
          <w:tcPr>
            <w:tcW w:w="921" w:type="dxa"/>
            <w:tcBorders>
              <w:top w:val="nil"/>
              <w:left w:val="nil"/>
              <w:bottom w:val="nil"/>
              <w:right w:val="nil"/>
            </w:tcBorders>
          </w:tcPr>
          <w:p w14:paraId="4E5DD9E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RB</w:t>
            </w:r>
          </w:p>
        </w:tc>
        <w:tc>
          <w:tcPr>
            <w:tcW w:w="921" w:type="dxa"/>
            <w:tcBorders>
              <w:top w:val="nil"/>
              <w:left w:val="nil"/>
              <w:bottom w:val="nil"/>
              <w:right w:val="nil"/>
            </w:tcBorders>
          </w:tcPr>
          <w:p w14:paraId="017C4F2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0.275</w:t>
            </w:r>
          </w:p>
        </w:tc>
        <w:tc>
          <w:tcPr>
            <w:tcW w:w="922" w:type="dxa"/>
            <w:tcBorders>
              <w:top w:val="nil"/>
              <w:left w:val="nil"/>
              <w:bottom w:val="nil"/>
              <w:right w:val="nil"/>
            </w:tcBorders>
          </w:tcPr>
          <w:p w14:paraId="18F455E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0.412</w:t>
            </w:r>
          </w:p>
        </w:tc>
        <w:tc>
          <w:tcPr>
            <w:tcW w:w="922" w:type="dxa"/>
            <w:tcBorders>
              <w:top w:val="nil"/>
              <w:left w:val="nil"/>
              <w:bottom w:val="nil"/>
              <w:right w:val="nil"/>
            </w:tcBorders>
          </w:tcPr>
          <w:p w14:paraId="7090E34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0.481</w:t>
            </w:r>
          </w:p>
        </w:tc>
        <w:tc>
          <w:tcPr>
            <w:tcW w:w="922" w:type="dxa"/>
            <w:tcBorders>
              <w:top w:val="nil"/>
              <w:left w:val="nil"/>
              <w:bottom w:val="nil"/>
              <w:right w:val="nil"/>
            </w:tcBorders>
          </w:tcPr>
          <w:p w14:paraId="016CD888"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0.958</w:t>
            </w:r>
          </w:p>
        </w:tc>
        <w:tc>
          <w:tcPr>
            <w:tcW w:w="922" w:type="dxa"/>
            <w:tcBorders>
              <w:top w:val="nil"/>
              <w:left w:val="nil"/>
              <w:bottom w:val="nil"/>
              <w:right w:val="nil"/>
            </w:tcBorders>
          </w:tcPr>
          <w:p w14:paraId="47BB834B"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7FA89C53"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02821DC8"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54BD3E6C" w14:textId="77777777" w:rsidR="00713B2B" w:rsidRDefault="00713B2B">
            <w:pPr>
              <w:jc w:val="center"/>
              <w:rPr>
                <w:rFonts w:ascii="Times New Roman" w:eastAsia="SimSun" w:hAnsi="Times New Roman" w:cs="Times New Roman"/>
                <w:kern w:val="0"/>
                <w:szCs w:val="21"/>
              </w:rPr>
            </w:pPr>
          </w:p>
        </w:tc>
      </w:tr>
      <w:tr w:rsidR="00713B2B" w14:paraId="734BD0D5" w14:textId="77777777">
        <w:trPr>
          <w:jc w:val="center"/>
        </w:trPr>
        <w:tc>
          <w:tcPr>
            <w:tcW w:w="921" w:type="dxa"/>
            <w:tcBorders>
              <w:top w:val="nil"/>
              <w:left w:val="nil"/>
              <w:bottom w:val="nil"/>
              <w:right w:val="nil"/>
            </w:tcBorders>
          </w:tcPr>
          <w:p w14:paraId="4716C00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ATT</w:t>
            </w:r>
          </w:p>
        </w:tc>
        <w:tc>
          <w:tcPr>
            <w:tcW w:w="921" w:type="dxa"/>
            <w:tcBorders>
              <w:top w:val="nil"/>
              <w:left w:val="nil"/>
              <w:bottom w:val="nil"/>
              <w:right w:val="nil"/>
            </w:tcBorders>
          </w:tcPr>
          <w:p w14:paraId="4ED126B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0.655</w:t>
            </w:r>
          </w:p>
        </w:tc>
        <w:tc>
          <w:tcPr>
            <w:tcW w:w="922" w:type="dxa"/>
            <w:tcBorders>
              <w:top w:val="nil"/>
              <w:left w:val="nil"/>
              <w:bottom w:val="nil"/>
              <w:right w:val="nil"/>
            </w:tcBorders>
          </w:tcPr>
          <w:p w14:paraId="48C6ABA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0.588</w:t>
            </w:r>
          </w:p>
        </w:tc>
        <w:tc>
          <w:tcPr>
            <w:tcW w:w="922" w:type="dxa"/>
            <w:tcBorders>
              <w:top w:val="nil"/>
              <w:left w:val="nil"/>
              <w:bottom w:val="nil"/>
              <w:right w:val="nil"/>
            </w:tcBorders>
          </w:tcPr>
          <w:p w14:paraId="08B3B42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0.741</w:t>
            </w:r>
          </w:p>
        </w:tc>
        <w:tc>
          <w:tcPr>
            <w:tcW w:w="922" w:type="dxa"/>
            <w:tcBorders>
              <w:top w:val="nil"/>
              <w:left w:val="nil"/>
              <w:bottom w:val="nil"/>
              <w:right w:val="nil"/>
            </w:tcBorders>
          </w:tcPr>
          <w:p w14:paraId="711231F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0.353</w:t>
            </w:r>
          </w:p>
        </w:tc>
        <w:tc>
          <w:tcPr>
            <w:tcW w:w="922" w:type="dxa"/>
            <w:tcBorders>
              <w:top w:val="nil"/>
              <w:left w:val="nil"/>
              <w:bottom w:val="nil"/>
              <w:right w:val="nil"/>
            </w:tcBorders>
          </w:tcPr>
          <w:p w14:paraId="621505EF"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0.877</w:t>
            </w:r>
          </w:p>
        </w:tc>
        <w:tc>
          <w:tcPr>
            <w:tcW w:w="922" w:type="dxa"/>
            <w:tcBorders>
              <w:top w:val="nil"/>
              <w:left w:val="nil"/>
              <w:bottom w:val="nil"/>
              <w:right w:val="nil"/>
            </w:tcBorders>
          </w:tcPr>
          <w:p w14:paraId="5B919D3B"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7C49C07D"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346A765E" w14:textId="77777777" w:rsidR="00713B2B" w:rsidRDefault="00713B2B">
            <w:pPr>
              <w:jc w:val="center"/>
              <w:rPr>
                <w:rFonts w:ascii="Times New Roman" w:eastAsia="SimSun" w:hAnsi="Times New Roman" w:cs="Times New Roman"/>
                <w:kern w:val="0"/>
                <w:szCs w:val="21"/>
              </w:rPr>
            </w:pPr>
          </w:p>
        </w:tc>
      </w:tr>
      <w:tr w:rsidR="00713B2B" w14:paraId="4CC5D1A3" w14:textId="77777777">
        <w:trPr>
          <w:jc w:val="center"/>
        </w:trPr>
        <w:tc>
          <w:tcPr>
            <w:tcW w:w="921" w:type="dxa"/>
            <w:tcBorders>
              <w:top w:val="nil"/>
              <w:left w:val="nil"/>
              <w:bottom w:val="nil"/>
              <w:right w:val="nil"/>
            </w:tcBorders>
          </w:tcPr>
          <w:p w14:paraId="3E976FA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w:t>
            </w:r>
          </w:p>
        </w:tc>
        <w:tc>
          <w:tcPr>
            <w:tcW w:w="921" w:type="dxa"/>
            <w:tcBorders>
              <w:top w:val="nil"/>
              <w:left w:val="nil"/>
              <w:bottom w:val="nil"/>
              <w:right w:val="nil"/>
            </w:tcBorders>
          </w:tcPr>
          <w:p w14:paraId="52A3C95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0.468</w:t>
            </w:r>
          </w:p>
        </w:tc>
        <w:tc>
          <w:tcPr>
            <w:tcW w:w="922" w:type="dxa"/>
            <w:tcBorders>
              <w:top w:val="nil"/>
              <w:left w:val="nil"/>
              <w:bottom w:val="nil"/>
              <w:right w:val="nil"/>
            </w:tcBorders>
          </w:tcPr>
          <w:p w14:paraId="7070D13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0.533</w:t>
            </w:r>
          </w:p>
        </w:tc>
        <w:tc>
          <w:tcPr>
            <w:tcW w:w="922" w:type="dxa"/>
            <w:tcBorders>
              <w:top w:val="nil"/>
              <w:left w:val="nil"/>
              <w:bottom w:val="nil"/>
              <w:right w:val="nil"/>
            </w:tcBorders>
          </w:tcPr>
          <w:p w14:paraId="33183D4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0.594</w:t>
            </w:r>
          </w:p>
        </w:tc>
        <w:tc>
          <w:tcPr>
            <w:tcW w:w="922" w:type="dxa"/>
            <w:tcBorders>
              <w:top w:val="nil"/>
              <w:left w:val="nil"/>
              <w:bottom w:val="nil"/>
              <w:right w:val="nil"/>
            </w:tcBorders>
          </w:tcPr>
          <w:p w14:paraId="43F362B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0.354</w:t>
            </w:r>
          </w:p>
        </w:tc>
        <w:tc>
          <w:tcPr>
            <w:tcW w:w="922" w:type="dxa"/>
            <w:tcBorders>
              <w:top w:val="nil"/>
              <w:left w:val="nil"/>
              <w:bottom w:val="nil"/>
              <w:right w:val="nil"/>
            </w:tcBorders>
          </w:tcPr>
          <w:p w14:paraId="6B201BB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0.558</w:t>
            </w:r>
          </w:p>
        </w:tc>
        <w:tc>
          <w:tcPr>
            <w:tcW w:w="922" w:type="dxa"/>
            <w:tcBorders>
              <w:top w:val="nil"/>
              <w:left w:val="nil"/>
              <w:bottom w:val="nil"/>
              <w:right w:val="nil"/>
            </w:tcBorders>
          </w:tcPr>
          <w:p w14:paraId="49D33B21"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0.832</w:t>
            </w:r>
          </w:p>
        </w:tc>
        <w:tc>
          <w:tcPr>
            <w:tcW w:w="922" w:type="dxa"/>
            <w:tcBorders>
              <w:top w:val="nil"/>
              <w:left w:val="nil"/>
              <w:bottom w:val="nil"/>
              <w:right w:val="nil"/>
            </w:tcBorders>
          </w:tcPr>
          <w:p w14:paraId="47903522"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02533285" w14:textId="77777777" w:rsidR="00713B2B" w:rsidRDefault="00713B2B">
            <w:pPr>
              <w:jc w:val="center"/>
              <w:rPr>
                <w:rFonts w:ascii="Times New Roman" w:eastAsia="SimSun" w:hAnsi="Times New Roman" w:cs="Times New Roman"/>
                <w:kern w:val="0"/>
                <w:szCs w:val="21"/>
              </w:rPr>
            </w:pPr>
          </w:p>
        </w:tc>
      </w:tr>
      <w:tr w:rsidR="00713B2B" w14:paraId="4F10AE67" w14:textId="77777777">
        <w:trPr>
          <w:jc w:val="center"/>
        </w:trPr>
        <w:tc>
          <w:tcPr>
            <w:tcW w:w="921" w:type="dxa"/>
            <w:tcBorders>
              <w:top w:val="nil"/>
              <w:left w:val="nil"/>
              <w:bottom w:val="nil"/>
              <w:right w:val="nil"/>
            </w:tcBorders>
          </w:tcPr>
          <w:p w14:paraId="5C08325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PBC</w:t>
            </w:r>
          </w:p>
        </w:tc>
        <w:tc>
          <w:tcPr>
            <w:tcW w:w="921" w:type="dxa"/>
            <w:tcBorders>
              <w:top w:val="nil"/>
              <w:left w:val="nil"/>
              <w:bottom w:val="nil"/>
              <w:right w:val="nil"/>
            </w:tcBorders>
          </w:tcPr>
          <w:p w14:paraId="417FC8B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0.679</w:t>
            </w:r>
          </w:p>
        </w:tc>
        <w:tc>
          <w:tcPr>
            <w:tcW w:w="922" w:type="dxa"/>
            <w:tcBorders>
              <w:top w:val="nil"/>
              <w:left w:val="nil"/>
              <w:bottom w:val="nil"/>
              <w:right w:val="nil"/>
            </w:tcBorders>
          </w:tcPr>
          <w:p w14:paraId="5E44B6A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0.649</w:t>
            </w:r>
          </w:p>
        </w:tc>
        <w:tc>
          <w:tcPr>
            <w:tcW w:w="922" w:type="dxa"/>
            <w:tcBorders>
              <w:top w:val="nil"/>
              <w:left w:val="nil"/>
              <w:bottom w:val="nil"/>
              <w:right w:val="nil"/>
            </w:tcBorders>
          </w:tcPr>
          <w:p w14:paraId="0D20F7A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0.781</w:t>
            </w:r>
          </w:p>
        </w:tc>
        <w:tc>
          <w:tcPr>
            <w:tcW w:w="922" w:type="dxa"/>
            <w:tcBorders>
              <w:top w:val="nil"/>
              <w:left w:val="nil"/>
              <w:bottom w:val="nil"/>
              <w:right w:val="nil"/>
            </w:tcBorders>
          </w:tcPr>
          <w:p w14:paraId="44C944E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0.360</w:t>
            </w:r>
          </w:p>
        </w:tc>
        <w:tc>
          <w:tcPr>
            <w:tcW w:w="922" w:type="dxa"/>
            <w:tcBorders>
              <w:top w:val="nil"/>
              <w:left w:val="nil"/>
              <w:bottom w:val="nil"/>
              <w:right w:val="nil"/>
            </w:tcBorders>
          </w:tcPr>
          <w:p w14:paraId="7864B16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0.715</w:t>
            </w:r>
          </w:p>
        </w:tc>
        <w:tc>
          <w:tcPr>
            <w:tcW w:w="922" w:type="dxa"/>
            <w:tcBorders>
              <w:top w:val="nil"/>
              <w:left w:val="nil"/>
              <w:bottom w:val="nil"/>
              <w:right w:val="nil"/>
            </w:tcBorders>
          </w:tcPr>
          <w:p w14:paraId="49F6765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0.542</w:t>
            </w:r>
          </w:p>
        </w:tc>
        <w:tc>
          <w:tcPr>
            <w:tcW w:w="922" w:type="dxa"/>
            <w:tcBorders>
              <w:top w:val="nil"/>
              <w:left w:val="nil"/>
              <w:bottom w:val="nil"/>
              <w:right w:val="nil"/>
            </w:tcBorders>
          </w:tcPr>
          <w:p w14:paraId="0F26AAD2"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0.865</w:t>
            </w:r>
          </w:p>
        </w:tc>
        <w:tc>
          <w:tcPr>
            <w:tcW w:w="922" w:type="dxa"/>
            <w:tcBorders>
              <w:top w:val="nil"/>
              <w:left w:val="nil"/>
              <w:bottom w:val="nil"/>
              <w:right w:val="nil"/>
            </w:tcBorders>
          </w:tcPr>
          <w:p w14:paraId="5973EB24" w14:textId="77777777" w:rsidR="00713B2B" w:rsidRDefault="00713B2B">
            <w:pPr>
              <w:jc w:val="center"/>
              <w:rPr>
                <w:rFonts w:ascii="Times New Roman" w:eastAsia="SimSun" w:hAnsi="Times New Roman" w:cs="Times New Roman"/>
                <w:kern w:val="0"/>
                <w:szCs w:val="21"/>
              </w:rPr>
            </w:pPr>
          </w:p>
        </w:tc>
      </w:tr>
      <w:tr w:rsidR="00713B2B" w14:paraId="729558AA" w14:textId="77777777">
        <w:trPr>
          <w:jc w:val="center"/>
        </w:trPr>
        <w:tc>
          <w:tcPr>
            <w:tcW w:w="921" w:type="dxa"/>
            <w:tcBorders>
              <w:top w:val="nil"/>
              <w:left w:val="nil"/>
              <w:bottom w:val="single" w:sz="4" w:space="0" w:color="auto"/>
              <w:right w:val="nil"/>
            </w:tcBorders>
          </w:tcPr>
          <w:p w14:paraId="4DFF759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FC</w:t>
            </w:r>
          </w:p>
        </w:tc>
        <w:tc>
          <w:tcPr>
            <w:tcW w:w="921" w:type="dxa"/>
            <w:tcBorders>
              <w:top w:val="nil"/>
              <w:left w:val="nil"/>
              <w:bottom w:val="single" w:sz="4" w:space="0" w:color="auto"/>
              <w:right w:val="nil"/>
            </w:tcBorders>
          </w:tcPr>
          <w:p w14:paraId="5C4F095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0.594</w:t>
            </w:r>
          </w:p>
        </w:tc>
        <w:tc>
          <w:tcPr>
            <w:tcW w:w="922" w:type="dxa"/>
            <w:tcBorders>
              <w:top w:val="nil"/>
              <w:left w:val="nil"/>
              <w:bottom w:val="single" w:sz="4" w:space="0" w:color="auto"/>
              <w:right w:val="nil"/>
            </w:tcBorders>
          </w:tcPr>
          <w:p w14:paraId="5F25D5C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0.574</w:t>
            </w:r>
          </w:p>
        </w:tc>
        <w:tc>
          <w:tcPr>
            <w:tcW w:w="922" w:type="dxa"/>
            <w:tcBorders>
              <w:top w:val="nil"/>
              <w:left w:val="nil"/>
              <w:bottom w:val="single" w:sz="4" w:space="0" w:color="auto"/>
              <w:right w:val="nil"/>
            </w:tcBorders>
          </w:tcPr>
          <w:p w14:paraId="4987DDB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0.731</w:t>
            </w:r>
          </w:p>
        </w:tc>
        <w:tc>
          <w:tcPr>
            <w:tcW w:w="922" w:type="dxa"/>
            <w:tcBorders>
              <w:top w:val="nil"/>
              <w:left w:val="nil"/>
              <w:bottom w:val="single" w:sz="4" w:space="0" w:color="auto"/>
              <w:right w:val="nil"/>
            </w:tcBorders>
          </w:tcPr>
          <w:p w14:paraId="7C523AF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0.284</w:t>
            </w:r>
          </w:p>
        </w:tc>
        <w:tc>
          <w:tcPr>
            <w:tcW w:w="922" w:type="dxa"/>
            <w:tcBorders>
              <w:top w:val="nil"/>
              <w:left w:val="nil"/>
              <w:bottom w:val="single" w:sz="4" w:space="0" w:color="auto"/>
              <w:right w:val="nil"/>
            </w:tcBorders>
          </w:tcPr>
          <w:p w14:paraId="79AD862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0.690</w:t>
            </w:r>
          </w:p>
        </w:tc>
        <w:tc>
          <w:tcPr>
            <w:tcW w:w="922" w:type="dxa"/>
            <w:tcBorders>
              <w:top w:val="nil"/>
              <w:left w:val="nil"/>
              <w:bottom w:val="single" w:sz="4" w:space="0" w:color="auto"/>
              <w:right w:val="nil"/>
            </w:tcBorders>
          </w:tcPr>
          <w:p w14:paraId="110141D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0.645</w:t>
            </w:r>
          </w:p>
        </w:tc>
        <w:tc>
          <w:tcPr>
            <w:tcW w:w="922" w:type="dxa"/>
            <w:tcBorders>
              <w:top w:val="nil"/>
              <w:left w:val="nil"/>
              <w:bottom w:val="single" w:sz="4" w:space="0" w:color="auto"/>
              <w:right w:val="nil"/>
            </w:tcBorders>
          </w:tcPr>
          <w:p w14:paraId="7847B8A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0.729</w:t>
            </w:r>
          </w:p>
        </w:tc>
        <w:tc>
          <w:tcPr>
            <w:tcW w:w="922" w:type="dxa"/>
            <w:tcBorders>
              <w:top w:val="nil"/>
              <w:left w:val="nil"/>
              <w:bottom w:val="single" w:sz="4" w:space="0" w:color="auto"/>
              <w:right w:val="nil"/>
            </w:tcBorders>
          </w:tcPr>
          <w:p w14:paraId="7284FAC5"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0.869</w:t>
            </w:r>
          </w:p>
        </w:tc>
      </w:tr>
    </w:tbl>
    <w:p w14:paraId="667770C2" w14:textId="77777777" w:rsidR="00713B2B" w:rsidRDefault="00D04354" w:rsidP="00363098">
      <w:pPr>
        <w:pStyle w:val="a9"/>
      </w:pPr>
      <w:r>
        <w:rPr>
          <w:rFonts w:hint="eastAsia"/>
        </w:rPr>
        <w:t>注：</w:t>
      </w:r>
      <w:r>
        <w:rPr>
          <w:rFonts w:hint="eastAsia"/>
        </w:rPr>
        <w:t>ATT</w:t>
      </w:r>
      <w:r>
        <w:rPr>
          <w:rFonts w:hint="eastAsia"/>
        </w:rPr>
        <w:t>：态度；</w:t>
      </w:r>
      <w:r>
        <w:rPr>
          <w:rFonts w:hint="eastAsia"/>
        </w:rPr>
        <w:t>IN</w:t>
      </w:r>
      <w:r>
        <w:rPr>
          <w:rFonts w:hint="eastAsia"/>
        </w:rPr>
        <w:t>：激励；</w:t>
      </w:r>
      <w:r>
        <w:rPr>
          <w:rFonts w:hint="eastAsia"/>
        </w:rPr>
        <w:t>IP</w:t>
      </w:r>
      <w:r>
        <w:rPr>
          <w:rFonts w:hint="eastAsia"/>
        </w:rPr>
        <w:t>：信息宣传；</w:t>
      </w:r>
      <w:r>
        <w:rPr>
          <w:rFonts w:hint="eastAsia"/>
        </w:rPr>
        <w:t>PBC</w:t>
      </w:r>
      <w:r>
        <w:rPr>
          <w:rFonts w:hint="eastAsia"/>
        </w:rPr>
        <w:t>：知觉行为控制；</w:t>
      </w:r>
      <w:r>
        <w:rPr>
          <w:rFonts w:hint="eastAsia"/>
        </w:rPr>
        <w:t>RB</w:t>
      </w:r>
      <w:r>
        <w:rPr>
          <w:rFonts w:hint="eastAsia"/>
        </w:rPr>
        <w:t>：回收行为；</w:t>
      </w:r>
      <w:r>
        <w:rPr>
          <w:rFonts w:hint="eastAsia"/>
        </w:rPr>
        <w:t>RI</w:t>
      </w:r>
      <w:r>
        <w:rPr>
          <w:rFonts w:hint="eastAsia"/>
        </w:rPr>
        <w:t>：回收意向；</w:t>
      </w:r>
      <w:r>
        <w:rPr>
          <w:rFonts w:hint="eastAsia"/>
        </w:rPr>
        <w:t>FC</w:t>
      </w:r>
      <w:r>
        <w:rPr>
          <w:rFonts w:hint="eastAsia"/>
        </w:rPr>
        <w:t>：促进条件；</w:t>
      </w:r>
      <w:r>
        <w:rPr>
          <w:rFonts w:hint="eastAsia"/>
        </w:rPr>
        <w:t>SN</w:t>
      </w:r>
      <w:r>
        <w:rPr>
          <w:rFonts w:hint="eastAsia"/>
        </w:rPr>
        <w:t>：主观规范。</w:t>
      </w:r>
    </w:p>
    <w:p w14:paraId="0F2DBE30" w14:textId="77777777" w:rsidR="00713B2B" w:rsidRDefault="00D04354" w:rsidP="00363098">
      <w:pPr>
        <w:pStyle w:val="a7"/>
      </w:pPr>
      <w:bookmarkStart w:id="79" w:name="_Toc192689096"/>
      <w:r>
        <w:rPr>
          <w:rFonts w:hint="eastAsia"/>
        </w:rPr>
        <w:t>表</w:t>
      </w:r>
      <w:r>
        <w:rPr>
          <w:rFonts w:hint="eastAsia"/>
        </w:rPr>
        <w:t>3</w:t>
      </w:r>
      <w:r>
        <w:rPr>
          <w:rFonts w:hint="eastAsia"/>
        </w:rPr>
        <w:noBreakHyphen/>
        <w:t>1</w:t>
      </w:r>
      <w:r>
        <w:t>1</w:t>
      </w:r>
      <w:r>
        <w:rPr>
          <w:rFonts w:hint="eastAsia"/>
        </w:rPr>
        <w:t xml:space="preserve"> HTMT</w:t>
      </w:r>
      <w:r>
        <w:rPr>
          <w:rFonts w:hint="eastAsia"/>
        </w:rPr>
        <w:t>标准结果</w:t>
      </w:r>
      <w:bookmarkEnd w:id="79"/>
    </w:p>
    <w:tbl>
      <w:tblPr>
        <w:tblStyle w:val="6"/>
        <w:tblW w:w="0" w:type="auto"/>
        <w:jc w:val="center"/>
        <w:tblBorders>
          <w:left w:val="none" w:sz="0" w:space="0" w:color="auto"/>
          <w:right w:val="none" w:sz="0" w:space="0" w:color="auto"/>
        </w:tblBorders>
        <w:tblLook w:val="04A0" w:firstRow="1" w:lastRow="0" w:firstColumn="1" w:lastColumn="0" w:noHBand="0" w:noVBand="1"/>
      </w:tblPr>
      <w:tblGrid>
        <w:gridCol w:w="921"/>
        <w:gridCol w:w="921"/>
        <w:gridCol w:w="922"/>
        <w:gridCol w:w="922"/>
        <w:gridCol w:w="922"/>
        <w:gridCol w:w="922"/>
        <w:gridCol w:w="922"/>
        <w:gridCol w:w="922"/>
        <w:gridCol w:w="922"/>
      </w:tblGrid>
      <w:tr w:rsidR="00713B2B" w14:paraId="4F7A71D6" w14:textId="77777777">
        <w:trPr>
          <w:jc w:val="center"/>
        </w:trPr>
        <w:tc>
          <w:tcPr>
            <w:tcW w:w="921" w:type="dxa"/>
            <w:tcBorders>
              <w:top w:val="single" w:sz="4" w:space="0" w:color="auto"/>
              <w:left w:val="nil"/>
              <w:bottom w:val="single" w:sz="4" w:space="0" w:color="auto"/>
              <w:right w:val="nil"/>
            </w:tcBorders>
          </w:tcPr>
          <w:p w14:paraId="68E5E6A4" w14:textId="77777777" w:rsidR="00713B2B" w:rsidRDefault="00713B2B">
            <w:pPr>
              <w:jc w:val="center"/>
              <w:rPr>
                <w:rFonts w:ascii="Times New Roman" w:eastAsia="SimSun" w:hAnsi="Times New Roman" w:cs="Times New Roman"/>
                <w:kern w:val="0"/>
                <w:szCs w:val="21"/>
              </w:rPr>
            </w:pPr>
          </w:p>
        </w:tc>
        <w:tc>
          <w:tcPr>
            <w:tcW w:w="921" w:type="dxa"/>
            <w:tcBorders>
              <w:top w:val="single" w:sz="4" w:space="0" w:color="auto"/>
              <w:left w:val="nil"/>
              <w:bottom w:val="single" w:sz="4" w:space="0" w:color="auto"/>
              <w:right w:val="nil"/>
            </w:tcBorders>
          </w:tcPr>
          <w:p w14:paraId="56CE0C0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SN</w:t>
            </w:r>
          </w:p>
        </w:tc>
        <w:tc>
          <w:tcPr>
            <w:tcW w:w="922" w:type="dxa"/>
            <w:tcBorders>
              <w:top w:val="single" w:sz="4" w:space="0" w:color="auto"/>
              <w:left w:val="nil"/>
              <w:bottom w:val="single" w:sz="4" w:space="0" w:color="auto"/>
              <w:right w:val="nil"/>
            </w:tcBorders>
          </w:tcPr>
          <w:p w14:paraId="39B12CD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IP</w:t>
            </w:r>
          </w:p>
        </w:tc>
        <w:tc>
          <w:tcPr>
            <w:tcW w:w="922" w:type="dxa"/>
            <w:tcBorders>
              <w:top w:val="single" w:sz="4" w:space="0" w:color="auto"/>
              <w:left w:val="nil"/>
              <w:bottom w:val="single" w:sz="4" w:space="0" w:color="auto"/>
              <w:right w:val="nil"/>
            </w:tcBorders>
          </w:tcPr>
          <w:p w14:paraId="5D11C69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RI</w:t>
            </w:r>
          </w:p>
        </w:tc>
        <w:tc>
          <w:tcPr>
            <w:tcW w:w="922" w:type="dxa"/>
            <w:tcBorders>
              <w:top w:val="single" w:sz="4" w:space="0" w:color="auto"/>
              <w:left w:val="nil"/>
              <w:bottom w:val="single" w:sz="4" w:space="0" w:color="auto"/>
              <w:right w:val="nil"/>
            </w:tcBorders>
          </w:tcPr>
          <w:p w14:paraId="0DFD49B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RB</w:t>
            </w:r>
          </w:p>
        </w:tc>
        <w:tc>
          <w:tcPr>
            <w:tcW w:w="922" w:type="dxa"/>
            <w:tcBorders>
              <w:top w:val="single" w:sz="4" w:space="0" w:color="auto"/>
              <w:left w:val="nil"/>
              <w:bottom w:val="single" w:sz="4" w:space="0" w:color="auto"/>
              <w:right w:val="nil"/>
            </w:tcBorders>
          </w:tcPr>
          <w:p w14:paraId="490161F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ATT</w:t>
            </w:r>
          </w:p>
        </w:tc>
        <w:tc>
          <w:tcPr>
            <w:tcW w:w="922" w:type="dxa"/>
            <w:tcBorders>
              <w:top w:val="single" w:sz="4" w:space="0" w:color="auto"/>
              <w:left w:val="nil"/>
              <w:bottom w:val="single" w:sz="4" w:space="0" w:color="auto"/>
              <w:right w:val="nil"/>
            </w:tcBorders>
          </w:tcPr>
          <w:p w14:paraId="5518504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w:t>
            </w:r>
          </w:p>
        </w:tc>
        <w:tc>
          <w:tcPr>
            <w:tcW w:w="922" w:type="dxa"/>
            <w:tcBorders>
              <w:top w:val="single" w:sz="4" w:space="0" w:color="auto"/>
              <w:left w:val="nil"/>
              <w:bottom w:val="single" w:sz="4" w:space="0" w:color="auto"/>
              <w:right w:val="nil"/>
            </w:tcBorders>
          </w:tcPr>
          <w:p w14:paraId="20CD27F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PBC</w:t>
            </w:r>
          </w:p>
        </w:tc>
        <w:tc>
          <w:tcPr>
            <w:tcW w:w="922" w:type="dxa"/>
            <w:tcBorders>
              <w:top w:val="single" w:sz="4" w:space="0" w:color="auto"/>
              <w:left w:val="nil"/>
              <w:bottom w:val="single" w:sz="4" w:space="0" w:color="auto"/>
              <w:right w:val="nil"/>
            </w:tcBorders>
          </w:tcPr>
          <w:p w14:paraId="7983C71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FC</w:t>
            </w:r>
          </w:p>
        </w:tc>
      </w:tr>
      <w:tr w:rsidR="00713B2B" w14:paraId="5ADB18BD" w14:textId="77777777">
        <w:trPr>
          <w:jc w:val="center"/>
        </w:trPr>
        <w:tc>
          <w:tcPr>
            <w:tcW w:w="921" w:type="dxa"/>
            <w:tcBorders>
              <w:top w:val="single" w:sz="4" w:space="0" w:color="auto"/>
              <w:left w:val="nil"/>
              <w:bottom w:val="nil"/>
              <w:right w:val="nil"/>
            </w:tcBorders>
          </w:tcPr>
          <w:p w14:paraId="276DF18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SN</w:t>
            </w:r>
          </w:p>
        </w:tc>
        <w:tc>
          <w:tcPr>
            <w:tcW w:w="921" w:type="dxa"/>
            <w:tcBorders>
              <w:top w:val="single" w:sz="4" w:space="0" w:color="auto"/>
              <w:left w:val="nil"/>
              <w:bottom w:val="nil"/>
              <w:right w:val="nil"/>
            </w:tcBorders>
          </w:tcPr>
          <w:p w14:paraId="3FD809F5" w14:textId="77777777" w:rsidR="00713B2B" w:rsidRDefault="00713B2B">
            <w:pPr>
              <w:jc w:val="center"/>
              <w:rPr>
                <w:rFonts w:ascii="Times New Roman" w:eastAsia="SimSun" w:hAnsi="Times New Roman" w:cs="Times New Roman"/>
                <w:b/>
                <w:kern w:val="0"/>
                <w:szCs w:val="21"/>
              </w:rPr>
            </w:pPr>
          </w:p>
        </w:tc>
        <w:tc>
          <w:tcPr>
            <w:tcW w:w="922" w:type="dxa"/>
            <w:tcBorders>
              <w:top w:val="single" w:sz="4" w:space="0" w:color="auto"/>
              <w:left w:val="nil"/>
              <w:bottom w:val="nil"/>
              <w:right w:val="nil"/>
            </w:tcBorders>
          </w:tcPr>
          <w:p w14:paraId="5E02D923" w14:textId="77777777" w:rsidR="00713B2B" w:rsidRDefault="00713B2B">
            <w:pPr>
              <w:jc w:val="center"/>
              <w:rPr>
                <w:rFonts w:ascii="Times New Roman" w:eastAsia="SimSun" w:hAnsi="Times New Roman" w:cs="Times New Roman"/>
                <w:kern w:val="0"/>
                <w:szCs w:val="21"/>
              </w:rPr>
            </w:pPr>
          </w:p>
        </w:tc>
        <w:tc>
          <w:tcPr>
            <w:tcW w:w="922" w:type="dxa"/>
            <w:tcBorders>
              <w:top w:val="single" w:sz="4" w:space="0" w:color="auto"/>
              <w:left w:val="nil"/>
              <w:bottom w:val="nil"/>
              <w:right w:val="nil"/>
            </w:tcBorders>
          </w:tcPr>
          <w:p w14:paraId="2E510B74" w14:textId="77777777" w:rsidR="00713B2B" w:rsidRDefault="00713B2B">
            <w:pPr>
              <w:jc w:val="center"/>
              <w:rPr>
                <w:rFonts w:ascii="Times New Roman" w:eastAsia="SimSun" w:hAnsi="Times New Roman" w:cs="Times New Roman"/>
                <w:kern w:val="0"/>
                <w:szCs w:val="21"/>
              </w:rPr>
            </w:pPr>
          </w:p>
        </w:tc>
        <w:tc>
          <w:tcPr>
            <w:tcW w:w="922" w:type="dxa"/>
            <w:tcBorders>
              <w:top w:val="single" w:sz="4" w:space="0" w:color="auto"/>
              <w:left w:val="nil"/>
              <w:bottom w:val="nil"/>
              <w:right w:val="nil"/>
            </w:tcBorders>
          </w:tcPr>
          <w:p w14:paraId="76311EA7" w14:textId="77777777" w:rsidR="00713B2B" w:rsidRDefault="00713B2B">
            <w:pPr>
              <w:jc w:val="center"/>
              <w:rPr>
                <w:rFonts w:ascii="Times New Roman" w:eastAsia="SimSun" w:hAnsi="Times New Roman" w:cs="Times New Roman"/>
                <w:kern w:val="0"/>
                <w:szCs w:val="21"/>
              </w:rPr>
            </w:pPr>
          </w:p>
        </w:tc>
        <w:tc>
          <w:tcPr>
            <w:tcW w:w="922" w:type="dxa"/>
            <w:tcBorders>
              <w:top w:val="single" w:sz="4" w:space="0" w:color="auto"/>
              <w:left w:val="nil"/>
              <w:bottom w:val="nil"/>
              <w:right w:val="nil"/>
            </w:tcBorders>
          </w:tcPr>
          <w:p w14:paraId="5571F1BD" w14:textId="77777777" w:rsidR="00713B2B" w:rsidRDefault="00713B2B">
            <w:pPr>
              <w:jc w:val="center"/>
              <w:rPr>
                <w:rFonts w:ascii="Times New Roman" w:eastAsia="SimSun" w:hAnsi="Times New Roman" w:cs="Times New Roman"/>
                <w:kern w:val="0"/>
                <w:szCs w:val="21"/>
              </w:rPr>
            </w:pPr>
          </w:p>
        </w:tc>
        <w:tc>
          <w:tcPr>
            <w:tcW w:w="922" w:type="dxa"/>
            <w:tcBorders>
              <w:top w:val="single" w:sz="4" w:space="0" w:color="auto"/>
              <w:left w:val="nil"/>
              <w:bottom w:val="nil"/>
              <w:right w:val="nil"/>
            </w:tcBorders>
          </w:tcPr>
          <w:p w14:paraId="0F53D048" w14:textId="77777777" w:rsidR="00713B2B" w:rsidRDefault="00713B2B">
            <w:pPr>
              <w:jc w:val="center"/>
              <w:rPr>
                <w:rFonts w:ascii="Times New Roman" w:eastAsia="SimSun" w:hAnsi="Times New Roman" w:cs="Times New Roman"/>
                <w:kern w:val="0"/>
                <w:szCs w:val="21"/>
              </w:rPr>
            </w:pPr>
          </w:p>
        </w:tc>
        <w:tc>
          <w:tcPr>
            <w:tcW w:w="922" w:type="dxa"/>
            <w:tcBorders>
              <w:top w:val="single" w:sz="4" w:space="0" w:color="auto"/>
              <w:left w:val="nil"/>
              <w:bottom w:val="nil"/>
              <w:right w:val="nil"/>
            </w:tcBorders>
          </w:tcPr>
          <w:p w14:paraId="1D6A0DDC" w14:textId="77777777" w:rsidR="00713B2B" w:rsidRDefault="00713B2B">
            <w:pPr>
              <w:jc w:val="center"/>
              <w:rPr>
                <w:rFonts w:ascii="Times New Roman" w:eastAsia="SimSun" w:hAnsi="Times New Roman" w:cs="Times New Roman"/>
                <w:kern w:val="0"/>
                <w:szCs w:val="21"/>
              </w:rPr>
            </w:pPr>
          </w:p>
        </w:tc>
        <w:tc>
          <w:tcPr>
            <w:tcW w:w="922" w:type="dxa"/>
            <w:tcBorders>
              <w:top w:val="single" w:sz="4" w:space="0" w:color="auto"/>
              <w:left w:val="nil"/>
              <w:bottom w:val="nil"/>
              <w:right w:val="nil"/>
            </w:tcBorders>
          </w:tcPr>
          <w:p w14:paraId="08A27124" w14:textId="77777777" w:rsidR="00713B2B" w:rsidRDefault="00713B2B">
            <w:pPr>
              <w:jc w:val="center"/>
              <w:rPr>
                <w:rFonts w:ascii="Times New Roman" w:eastAsia="SimSun" w:hAnsi="Times New Roman" w:cs="Times New Roman"/>
                <w:kern w:val="0"/>
                <w:szCs w:val="21"/>
              </w:rPr>
            </w:pPr>
          </w:p>
        </w:tc>
      </w:tr>
      <w:tr w:rsidR="00713B2B" w14:paraId="442F081A" w14:textId="77777777">
        <w:trPr>
          <w:jc w:val="center"/>
        </w:trPr>
        <w:tc>
          <w:tcPr>
            <w:tcW w:w="921" w:type="dxa"/>
            <w:tcBorders>
              <w:top w:val="nil"/>
              <w:left w:val="nil"/>
              <w:bottom w:val="nil"/>
              <w:right w:val="nil"/>
            </w:tcBorders>
          </w:tcPr>
          <w:p w14:paraId="2251006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IP</w:t>
            </w:r>
          </w:p>
        </w:tc>
        <w:tc>
          <w:tcPr>
            <w:tcW w:w="921" w:type="dxa"/>
            <w:tcBorders>
              <w:top w:val="nil"/>
              <w:left w:val="nil"/>
              <w:bottom w:val="nil"/>
              <w:right w:val="nil"/>
            </w:tcBorders>
          </w:tcPr>
          <w:p w14:paraId="1888241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0.569</w:t>
            </w:r>
          </w:p>
        </w:tc>
        <w:tc>
          <w:tcPr>
            <w:tcW w:w="922" w:type="dxa"/>
            <w:tcBorders>
              <w:top w:val="nil"/>
              <w:left w:val="nil"/>
              <w:bottom w:val="nil"/>
              <w:right w:val="nil"/>
            </w:tcBorders>
          </w:tcPr>
          <w:p w14:paraId="39DC54B4" w14:textId="77777777" w:rsidR="00713B2B" w:rsidRDefault="00713B2B">
            <w:pPr>
              <w:jc w:val="center"/>
              <w:rPr>
                <w:rFonts w:ascii="Times New Roman" w:eastAsia="SimSun" w:hAnsi="Times New Roman" w:cs="Times New Roman"/>
                <w:b/>
                <w:kern w:val="0"/>
                <w:szCs w:val="21"/>
              </w:rPr>
            </w:pPr>
          </w:p>
        </w:tc>
        <w:tc>
          <w:tcPr>
            <w:tcW w:w="922" w:type="dxa"/>
            <w:tcBorders>
              <w:top w:val="nil"/>
              <w:left w:val="nil"/>
              <w:bottom w:val="nil"/>
              <w:right w:val="nil"/>
            </w:tcBorders>
          </w:tcPr>
          <w:p w14:paraId="54AA3D87"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22075077"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0DA6B8B4"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50089234"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73DDB34C"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1B3465B8" w14:textId="77777777" w:rsidR="00713B2B" w:rsidRDefault="00713B2B">
            <w:pPr>
              <w:jc w:val="center"/>
              <w:rPr>
                <w:rFonts w:ascii="Times New Roman" w:eastAsia="SimSun" w:hAnsi="Times New Roman" w:cs="Times New Roman"/>
                <w:kern w:val="0"/>
                <w:szCs w:val="21"/>
              </w:rPr>
            </w:pPr>
          </w:p>
        </w:tc>
      </w:tr>
      <w:tr w:rsidR="00713B2B" w14:paraId="74ADB5C0" w14:textId="77777777">
        <w:trPr>
          <w:jc w:val="center"/>
        </w:trPr>
        <w:tc>
          <w:tcPr>
            <w:tcW w:w="921" w:type="dxa"/>
            <w:tcBorders>
              <w:top w:val="nil"/>
              <w:left w:val="nil"/>
              <w:bottom w:val="nil"/>
              <w:right w:val="nil"/>
            </w:tcBorders>
          </w:tcPr>
          <w:p w14:paraId="5B56B97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RI</w:t>
            </w:r>
          </w:p>
        </w:tc>
        <w:tc>
          <w:tcPr>
            <w:tcW w:w="921" w:type="dxa"/>
            <w:tcBorders>
              <w:top w:val="nil"/>
              <w:left w:val="nil"/>
              <w:bottom w:val="nil"/>
              <w:right w:val="nil"/>
            </w:tcBorders>
          </w:tcPr>
          <w:p w14:paraId="2916EDC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0.692</w:t>
            </w:r>
          </w:p>
        </w:tc>
        <w:tc>
          <w:tcPr>
            <w:tcW w:w="922" w:type="dxa"/>
            <w:tcBorders>
              <w:top w:val="nil"/>
              <w:left w:val="nil"/>
              <w:bottom w:val="nil"/>
              <w:right w:val="nil"/>
            </w:tcBorders>
          </w:tcPr>
          <w:p w14:paraId="6FAC4D9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0.771</w:t>
            </w:r>
          </w:p>
        </w:tc>
        <w:tc>
          <w:tcPr>
            <w:tcW w:w="922" w:type="dxa"/>
            <w:tcBorders>
              <w:top w:val="nil"/>
              <w:left w:val="nil"/>
              <w:bottom w:val="nil"/>
              <w:right w:val="nil"/>
            </w:tcBorders>
          </w:tcPr>
          <w:p w14:paraId="402AA94C" w14:textId="77777777" w:rsidR="00713B2B" w:rsidRDefault="00713B2B">
            <w:pPr>
              <w:jc w:val="center"/>
              <w:rPr>
                <w:rFonts w:ascii="Times New Roman" w:eastAsia="SimSun" w:hAnsi="Times New Roman" w:cs="Times New Roman"/>
                <w:b/>
                <w:kern w:val="0"/>
                <w:szCs w:val="21"/>
              </w:rPr>
            </w:pPr>
          </w:p>
        </w:tc>
        <w:tc>
          <w:tcPr>
            <w:tcW w:w="922" w:type="dxa"/>
            <w:tcBorders>
              <w:top w:val="nil"/>
              <w:left w:val="nil"/>
              <w:bottom w:val="nil"/>
              <w:right w:val="nil"/>
            </w:tcBorders>
          </w:tcPr>
          <w:p w14:paraId="3FADAF09"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0520D1BA"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571A7DCC"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2E58E1EA"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22DF8994" w14:textId="77777777" w:rsidR="00713B2B" w:rsidRDefault="00713B2B">
            <w:pPr>
              <w:jc w:val="center"/>
              <w:rPr>
                <w:rFonts w:ascii="Times New Roman" w:eastAsia="SimSun" w:hAnsi="Times New Roman" w:cs="Times New Roman"/>
                <w:kern w:val="0"/>
                <w:szCs w:val="21"/>
              </w:rPr>
            </w:pPr>
          </w:p>
        </w:tc>
      </w:tr>
      <w:tr w:rsidR="00713B2B" w14:paraId="5E5B3255" w14:textId="77777777">
        <w:trPr>
          <w:jc w:val="center"/>
        </w:trPr>
        <w:tc>
          <w:tcPr>
            <w:tcW w:w="921" w:type="dxa"/>
            <w:tcBorders>
              <w:top w:val="nil"/>
              <w:left w:val="nil"/>
              <w:bottom w:val="nil"/>
              <w:right w:val="nil"/>
            </w:tcBorders>
          </w:tcPr>
          <w:p w14:paraId="47226F6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RB</w:t>
            </w:r>
          </w:p>
        </w:tc>
        <w:tc>
          <w:tcPr>
            <w:tcW w:w="921" w:type="dxa"/>
            <w:tcBorders>
              <w:top w:val="nil"/>
              <w:left w:val="nil"/>
              <w:bottom w:val="nil"/>
              <w:right w:val="nil"/>
            </w:tcBorders>
          </w:tcPr>
          <w:p w14:paraId="0F19790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0.295</w:t>
            </w:r>
          </w:p>
        </w:tc>
        <w:tc>
          <w:tcPr>
            <w:tcW w:w="922" w:type="dxa"/>
            <w:tcBorders>
              <w:top w:val="nil"/>
              <w:left w:val="nil"/>
              <w:bottom w:val="nil"/>
              <w:right w:val="nil"/>
            </w:tcBorders>
          </w:tcPr>
          <w:p w14:paraId="5F43A4A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0.441</w:t>
            </w:r>
          </w:p>
        </w:tc>
        <w:tc>
          <w:tcPr>
            <w:tcW w:w="922" w:type="dxa"/>
            <w:tcBorders>
              <w:top w:val="nil"/>
              <w:left w:val="nil"/>
              <w:bottom w:val="nil"/>
              <w:right w:val="nil"/>
            </w:tcBorders>
          </w:tcPr>
          <w:p w14:paraId="4110889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0.504</w:t>
            </w:r>
          </w:p>
        </w:tc>
        <w:tc>
          <w:tcPr>
            <w:tcW w:w="922" w:type="dxa"/>
            <w:tcBorders>
              <w:top w:val="nil"/>
              <w:left w:val="nil"/>
              <w:bottom w:val="nil"/>
              <w:right w:val="nil"/>
            </w:tcBorders>
          </w:tcPr>
          <w:p w14:paraId="3254CE3D" w14:textId="77777777" w:rsidR="00713B2B" w:rsidRDefault="00713B2B">
            <w:pPr>
              <w:jc w:val="center"/>
              <w:rPr>
                <w:rFonts w:ascii="Times New Roman" w:eastAsia="SimSun" w:hAnsi="Times New Roman" w:cs="Times New Roman"/>
                <w:b/>
                <w:kern w:val="0"/>
                <w:szCs w:val="21"/>
              </w:rPr>
            </w:pPr>
          </w:p>
        </w:tc>
        <w:tc>
          <w:tcPr>
            <w:tcW w:w="922" w:type="dxa"/>
            <w:tcBorders>
              <w:top w:val="nil"/>
              <w:left w:val="nil"/>
              <w:bottom w:val="nil"/>
              <w:right w:val="nil"/>
            </w:tcBorders>
          </w:tcPr>
          <w:p w14:paraId="7A78DBA3"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098F087C"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4F4531B9"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2C915449" w14:textId="77777777" w:rsidR="00713B2B" w:rsidRDefault="00713B2B">
            <w:pPr>
              <w:jc w:val="center"/>
              <w:rPr>
                <w:rFonts w:ascii="Times New Roman" w:eastAsia="SimSun" w:hAnsi="Times New Roman" w:cs="Times New Roman"/>
                <w:kern w:val="0"/>
                <w:szCs w:val="21"/>
              </w:rPr>
            </w:pPr>
          </w:p>
        </w:tc>
      </w:tr>
      <w:tr w:rsidR="00713B2B" w14:paraId="0738275B" w14:textId="77777777">
        <w:trPr>
          <w:jc w:val="center"/>
        </w:trPr>
        <w:tc>
          <w:tcPr>
            <w:tcW w:w="921" w:type="dxa"/>
            <w:tcBorders>
              <w:top w:val="nil"/>
              <w:left w:val="nil"/>
              <w:bottom w:val="nil"/>
              <w:right w:val="nil"/>
            </w:tcBorders>
          </w:tcPr>
          <w:p w14:paraId="6BA6E17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ATT</w:t>
            </w:r>
          </w:p>
        </w:tc>
        <w:tc>
          <w:tcPr>
            <w:tcW w:w="921" w:type="dxa"/>
            <w:tcBorders>
              <w:top w:val="nil"/>
              <w:left w:val="nil"/>
              <w:bottom w:val="nil"/>
              <w:right w:val="nil"/>
            </w:tcBorders>
          </w:tcPr>
          <w:p w14:paraId="7C244BF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0.724</w:t>
            </w:r>
          </w:p>
        </w:tc>
        <w:tc>
          <w:tcPr>
            <w:tcW w:w="922" w:type="dxa"/>
            <w:tcBorders>
              <w:top w:val="nil"/>
              <w:left w:val="nil"/>
              <w:bottom w:val="nil"/>
              <w:right w:val="nil"/>
            </w:tcBorders>
          </w:tcPr>
          <w:p w14:paraId="178477A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0.676</w:t>
            </w:r>
          </w:p>
        </w:tc>
        <w:tc>
          <w:tcPr>
            <w:tcW w:w="922" w:type="dxa"/>
            <w:tcBorders>
              <w:top w:val="nil"/>
              <w:left w:val="nil"/>
              <w:bottom w:val="nil"/>
              <w:right w:val="nil"/>
            </w:tcBorders>
          </w:tcPr>
          <w:p w14:paraId="4FEE87B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0.799</w:t>
            </w:r>
          </w:p>
        </w:tc>
        <w:tc>
          <w:tcPr>
            <w:tcW w:w="922" w:type="dxa"/>
            <w:tcBorders>
              <w:top w:val="nil"/>
              <w:left w:val="nil"/>
              <w:bottom w:val="nil"/>
              <w:right w:val="nil"/>
            </w:tcBorders>
          </w:tcPr>
          <w:p w14:paraId="0CDA9AE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0.376</w:t>
            </w:r>
          </w:p>
        </w:tc>
        <w:tc>
          <w:tcPr>
            <w:tcW w:w="922" w:type="dxa"/>
            <w:tcBorders>
              <w:top w:val="nil"/>
              <w:left w:val="nil"/>
              <w:bottom w:val="nil"/>
              <w:right w:val="nil"/>
            </w:tcBorders>
          </w:tcPr>
          <w:p w14:paraId="39766F8F" w14:textId="77777777" w:rsidR="00713B2B" w:rsidRDefault="00713B2B">
            <w:pPr>
              <w:jc w:val="center"/>
              <w:rPr>
                <w:rFonts w:ascii="Times New Roman" w:eastAsia="SimSun" w:hAnsi="Times New Roman" w:cs="Times New Roman"/>
                <w:b/>
                <w:kern w:val="0"/>
                <w:szCs w:val="21"/>
              </w:rPr>
            </w:pPr>
          </w:p>
        </w:tc>
        <w:tc>
          <w:tcPr>
            <w:tcW w:w="922" w:type="dxa"/>
            <w:tcBorders>
              <w:top w:val="nil"/>
              <w:left w:val="nil"/>
              <w:bottom w:val="nil"/>
              <w:right w:val="nil"/>
            </w:tcBorders>
          </w:tcPr>
          <w:p w14:paraId="0FA28549"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68E00E2B"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768C80DA" w14:textId="77777777" w:rsidR="00713B2B" w:rsidRDefault="00713B2B">
            <w:pPr>
              <w:jc w:val="center"/>
              <w:rPr>
                <w:rFonts w:ascii="Times New Roman" w:eastAsia="SimSun" w:hAnsi="Times New Roman" w:cs="Times New Roman"/>
                <w:kern w:val="0"/>
                <w:szCs w:val="21"/>
              </w:rPr>
            </w:pPr>
          </w:p>
        </w:tc>
      </w:tr>
      <w:tr w:rsidR="00713B2B" w14:paraId="3B631763" w14:textId="77777777">
        <w:trPr>
          <w:jc w:val="center"/>
        </w:trPr>
        <w:tc>
          <w:tcPr>
            <w:tcW w:w="921" w:type="dxa"/>
            <w:tcBorders>
              <w:top w:val="nil"/>
              <w:left w:val="nil"/>
              <w:bottom w:val="nil"/>
              <w:right w:val="nil"/>
            </w:tcBorders>
          </w:tcPr>
          <w:p w14:paraId="104A80C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w:t>
            </w:r>
          </w:p>
        </w:tc>
        <w:tc>
          <w:tcPr>
            <w:tcW w:w="921" w:type="dxa"/>
            <w:tcBorders>
              <w:top w:val="nil"/>
              <w:left w:val="nil"/>
              <w:bottom w:val="nil"/>
              <w:right w:val="nil"/>
            </w:tcBorders>
          </w:tcPr>
          <w:p w14:paraId="153B77B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0.534</w:t>
            </w:r>
          </w:p>
        </w:tc>
        <w:tc>
          <w:tcPr>
            <w:tcW w:w="922" w:type="dxa"/>
            <w:tcBorders>
              <w:top w:val="nil"/>
              <w:left w:val="nil"/>
              <w:bottom w:val="nil"/>
              <w:right w:val="nil"/>
            </w:tcBorders>
          </w:tcPr>
          <w:p w14:paraId="256D438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0.623</w:t>
            </w:r>
          </w:p>
        </w:tc>
        <w:tc>
          <w:tcPr>
            <w:tcW w:w="922" w:type="dxa"/>
            <w:tcBorders>
              <w:top w:val="nil"/>
              <w:left w:val="nil"/>
              <w:bottom w:val="nil"/>
              <w:right w:val="nil"/>
            </w:tcBorders>
          </w:tcPr>
          <w:p w14:paraId="6BC4A93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0.658</w:t>
            </w:r>
          </w:p>
        </w:tc>
        <w:tc>
          <w:tcPr>
            <w:tcW w:w="922" w:type="dxa"/>
            <w:tcBorders>
              <w:top w:val="nil"/>
              <w:left w:val="nil"/>
              <w:bottom w:val="nil"/>
              <w:right w:val="nil"/>
            </w:tcBorders>
          </w:tcPr>
          <w:p w14:paraId="729DC4D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0.389</w:t>
            </w:r>
          </w:p>
        </w:tc>
        <w:tc>
          <w:tcPr>
            <w:tcW w:w="922" w:type="dxa"/>
            <w:tcBorders>
              <w:top w:val="nil"/>
              <w:left w:val="nil"/>
              <w:bottom w:val="nil"/>
              <w:right w:val="nil"/>
            </w:tcBorders>
          </w:tcPr>
          <w:p w14:paraId="2995DFD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0.635</w:t>
            </w:r>
          </w:p>
        </w:tc>
        <w:tc>
          <w:tcPr>
            <w:tcW w:w="922" w:type="dxa"/>
            <w:tcBorders>
              <w:top w:val="nil"/>
              <w:left w:val="nil"/>
              <w:bottom w:val="nil"/>
              <w:right w:val="nil"/>
            </w:tcBorders>
          </w:tcPr>
          <w:p w14:paraId="75B95D06" w14:textId="77777777" w:rsidR="00713B2B" w:rsidRDefault="00713B2B">
            <w:pPr>
              <w:jc w:val="center"/>
              <w:rPr>
                <w:rFonts w:ascii="Times New Roman" w:eastAsia="SimSun" w:hAnsi="Times New Roman" w:cs="Times New Roman"/>
                <w:b/>
                <w:kern w:val="0"/>
                <w:szCs w:val="21"/>
              </w:rPr>
            </w:pPr>
          </w:p>
        </w:tc>
        <w:tc>
          <w:tcPr>
            <w:tcW w:w="922" w:type="dxa"/>
            <w:tcBorders>
              <w:top w:val="nil"/>
              <w:left w:val="nil"/>
              <w:bottom w:val="nil"/>
              <w:right w:val="nil"/>
            </w:tcBorders>
          </w:tcPr>
          <w:p w14:paraId="63329D2C" w14:textId="77777777" w:rsidR="00713B2B" w:rsidRDefault="00713B2B">
            <w:pPr>
              <w:jc w:val="center"/>
              <w:rPr>
                <w:rFonts w:ascii="Times New Roman" w:eastAsia="SimSun" w:hAnsi="Times New Roman" w:cs="Times New Roman"/>
                <w:kern w:val="0"/>
                <w:szCs w:val="21"/>
              </w:rPr>
            </w:pPr>
          </w:p>
        </w:tc>
        <w:tc>
          <w:tcPr>
            <w:tcW w:w="922" w:type="dxa"/>
            <w:tcBorders>
              <w:top w:val="nil"/>
              <w:left w:val="nil"/>
              <w:bottom w:val="nil"/>
              <w:right w:val="nil"/>
            </w:tcBorders>
          </w:tcPr>
          <w:p w14:paraId="27C493B4" w14:textId="77777777" w:rsidR="00713B2B" w:rsidRDefault="00713B2B">
            <w:pPr>
              <w:jc w:val="center"/>
              <w:rPr>
                <w:rFonts w:ascii="Times New Roman" w:eastAsia="SimSun" w:hAnsi="Times New Roman" w:cs="Times New Roman"/>
                <w:kern w:val="0"/>
                <w:szCs w:val="21"/>
              </w:rPr>
            </w:pPr>
          </w:p>
        </w:tc>
      </w:tr>
      <w:tr w:rsidR="00713B2B" w14:paraId="7B00598C" w14:textId="77777777">
        <w:trPr>
          <w:jc w:val="center"/>
        </w:trPr>
        <w:tc>
          <w:tcPr>
            <w:tcW w:w="921" w:type="dxa"/>
            <w:tcBorders>
              <w:top w:val="nil"/>
              <w:left w:val="nil"/>
              <w:bottom w:val="nil"/>
              <w:right w:val="nil"/>
            </w:tcBorders>
          </w:tcPr>
          <w:p w14:paraId="6385173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PBC</w:t>
            </w:r>
          </w:p>
        </w:tc>
        <w:tc>
          <w:tcPr>
            <w:tcW w:w="921" w:type="dxa"/>
            <w:tcBorders>
              <w:top w:val="nil"/>
              <w:left w:val="nil"/>
              <w:bottom w:val="nil"/>
              <w:right w:val="nil"/>
            </w:tcBorders>
          </w:tcPr>
          <w:p w14:paraId="03D97D0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0.759</w:t>
            </w:r>
          </w:p>
        </w:tc>
        <w:tc>
          <w:tcPr>
            <w:tcW w:w="922" w:type="dxa"/>
            <w:tcBorders>
              <w:top w:val="nil"/>
              <w:left w:val="nil"/>
              <w:bottom w:val="nil"/>
              <w:right w:val="nil"/>
            </w:tcBorders>
          </w:tcPr>
          <w:p w14:paraId="499EC87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0.752</w:t>
            </w:r>
          </w:p>
        </w:tc>
        <w:tc>
          <w:tcPr>
            <w:tcW w:w="922" w:type="dxa"/>
            <w:tcBorders>
              <w:top w:val="nil"/>
              <w:left w:val="nil"/>
              <w:bottom w:val="nil"/>
              <w:right w:val="nil"/>
            </w:tcBorders>
          </w:tcPr>
          <w:p w14:paraId="6B7D634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0.851</w:t>
            </w:r>
          </w:p>
        </w:tc>
        <w:tc>
          <w:tcPr>
            <w:tcW w:w="922" w:type="dxa"/>
            <w:tcBorders>
              <w:top w:val="nil"/>
              <w:left w:val="nil"/>
              <w:bottom w:val="nil"/>
              <w:right w:val="nil"/>
            </w:tcBorders>
          </w:tcPr>
          <w:p w14:paraId="4456AA2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0.388</w:t>
            </w:r>
          </w:p>
        </w:tc>
        <w:tc>
          <w:tcPr>
            <w:tcW w:w="922" w:type="dxa"/>
            <w:tcBorders>
              <w:top w:val="nil"/>
              <w:left w:val="nil"/>
              <w:bottom w:val="nil"/>
              <w:right w:val="nil"/>
            </w:tcBorders>
          </w:tcPr>
          <w:p w14:paraId="4BC9A04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0.797</w:t>
            </w:r>
          </w:p>
        </w:tc>
        <w:tc>
          <w:tcPr>
            <w:tcW w:w="922" w:type="dxa"/>
            <w:tcBorders>
              <w:top w:val="nil"/>
              <w:left w:val="nil"/>
              <w:bottom w:val="nil"/>
              <w:right w:val="nil"/>
            </w:tcBorders>
          </w:tcPr>
          <w:p w14:paraId="1115EFE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0.621</w:t>
            </w:r>
          </w:p>
        </w:tc>
        <w:tc>
          <w:tcPr>
            <w:tcW w:w="922" w:type="dxa"/>
            <w:tcBorders>
              <w:top w:val="nil"/>
              <w:left w:val="nil"/>
              <w:bottom w:val="nil"/>
              <w:right w:val="nil"/>
            </w:tcBorders>
          </w:tcPr>
          <w:p w14:paraId="11A02D6F" w14:textId="77777777" w:rsidR="00713B2B" w:rsidRDefault="00713B2B">
            <w:pPr>
              <w:jc w:val="center"/>
              <w:rPr>
                <w:rFonts w:ascii="Times New Roman" w:eastAsia="SimSun" w:hAnsi="Times New Roman" w:cs="Times New Roman"/>
                <w:b/>
                <w:kern w:val="0"/>
                <w:szCs w:val="21"/>
              </w:rPr>
            </w:pPr>
          </w:p>
        </w:tc>
        <w:tc>
          <w:tcPr>
            <w:tcW w:w="922" w:type="dxa"/>
            <w:tcBorders>
              <w:top w:val="nil"/>
              <w:left w:val="nil"/>
              <w:bottom w:val="nil"/>
              <w:right w:val="nil"/>
            </w:tcBorders>
          </w:tcPr>
          <w:p w14:paraId="48FBB29F" w14:textId="77777777" w:rsidR="00713B2B" w:rsidRDefault="00713B2B">
            <w:pPr>
              <w:jc w:val="center"/>
              <w:rPr>
                <w:rFonts w:ascii="Times New Roman" w:eastAsia="SimSun" w:hAnsi="Times New Roman" w:cs="Times New Roman"/>
                <w:kern w:val="0"/>
                <w:szCs w:val="21"/>
              </w:rPr>
            </w:pPr>
          </w:p>
        </w:tc>
      </w:tr>
      <w:tr w:rsidR="00713B2B" w14:paraId="3AE1C15D" w14:textId="77777777">
        <w:trPr>
          <w:jc w:val="center"/>
        </w:trPr>
        <w:tc>
          <w:tcPr>
            <w:tcW w:w="921" w:type="dxa"/>
            <w:tcBorders>
              <w:top w:val="nil"/>
              <w:left w:val="nil"/>
              <w:bottom w:val="single" w:sz="4" w:space="0" w:color="auto"/>
              <w:right w:val="nil"/>
            </w:tcBorders>
          </w:tcPr>
          <w:p w14:paraId="57783D4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FC</w:t>
            </w:r>
          </w:p>
        </w:tc>
        <w:tc>
          <w:tcPr>
            <w:tcW w:w="921" w:type="dxa"/>
            <w:tcBorders>
              <w:top w:val="nil"/>
              <w:left w:val="nil"/>
              <w:bottom w:val="single" w:sz="4" w:space="0" w:color="auto"/>
              <w:right w:val="nil"/>
            </w:tcBorders>
          </w:tcPr>
          <w:p w14:paraId="3AD2C7F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0.662</w:t>
            </w:r>
          </w:p>
        </w:tc>
        <w:tc>
          <w:tcPr>
            <w:tcW w:w="922" w:type="dxa"/>
            <w:tcBorders>
              <w:top w:val="nil"/>
              <w:left w:val="nil"/>
              <w:bottom w:val="single" w:sz="4" w:space="0" w:color="auto"/>
              <w:right w:val="nil"/>
            </w:tcBorders>
          </w:tcPr>
          <w:p w14:paraId="434D66E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0.670</w:t>
            </w:r>
          </w:p>
        </w:tc>
        <w:tc>
          <w:tcPr>
            <w:tcW w:w="922" w:type="dxa"/>
            <w:tcBorders>
              <w:top w:val="nil"/>
              <w:left w:val="nil"/>
              <w:bottom w:val="single" w:sz="4" w:space="0" w:color="auto"/>
              <w:right w:val="nil"/>
            </w:tcBorders>
          </w:tcPr>
          <w:p w14:paraId="0B70A90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0.792</w:t>
            </w:r>
          </w:p>
        </w:tc>
        <w:tc>
          <w:tcPr>
            <w:tcW w:w="922" w:type="dxa"/>
            <w:tcBorders>
              <w:top w:val="nil"/>
              <w:left w:val="nil"/>
              <w:bottom w:val="single" w:sz="4" w:space="0" w:color="auto"/>
              <w:right w:val="nil"/>
            </w:tcBorders>
          </w:tcPr>
          <w:p w14:paraId="7C10F22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0.305</w:t>
            </w:r>
          </w:p>
        </w:tc>
        <w:tc>
          <w:tcPr>
            <w:tcW w:w="922" w:type="dxa"/>
            <w:tcBorders>
              <w:top w:val="nil"/>
              <w:left w:val="nil"/>
              <w:bottom w:val="single" w:sz="4" w:space="0" w:color="auto"/>
              <w:right w:val="nil"/>
            </w:tcBorders>
          </w:tcPr>
          <w:p w14:paraId="31263A4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0.771</w:t>
            </w:r>
          </w:p>
        </w:tc>
        <w:tc>
          <w:tcPr>
            <w:tcW w:w="922" w:type="dxa"/>
            <w:tcBorders>
              <w:top w:val="nil"/>
              <w:left w:val="nil"/>
              <w:bottom w:val="single" w:sz="4" w:space="0" w:color="auto"/>
              <w:right w:val="nil"/>
            </w:tcBorders>
          </w:tcPr>
          <w:p w14:paraId="2297731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0.744</w:t>
            </w:r>
          </w:p>
        </w:tc>
        <w:tc>
          <w:tcPr>
            <w:tcW w:w="922" w:type="dxa"/>
            <w:tcBorders>
              <w:top w:val="nil"/>
              <w:left w:val="nil"/>
              <w:bottom w:val="single" w:sz="4" w:space="0" w:color="auto"/>
              <w:right w:val="nil"/>
            </w:tcBorders>
          </w:tcPr>
          <w:p w14:paraId="272802E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0.816</w:t>
            </w:r>
          </w:p>
        </w:tc>
        <w:tc>
          <w:tcPr>
            <w:tcW w:w="922" w:type="dxa"/>
            <w:tcBorders>
              <w:top w:val="nil"/>
              <w:left w:val="nil"/>
              <w:bottom w:val="single" w:sz="4" w:space="0" w:color="auto"/>
              <w:right w:val="nil"/>
            </w:tcBorders>
          </w:tcPr>
          <w:p w14:paraId="4503B91F" w14:textId="77777777" w:rsidR="00713B2B" w:rsidRDefault="00713B2B">
            <w:pPr>
              <w:jc w:val="center"/>
              <w:rPr>
                <w:rFonts w:ascii="Times New Roman" w:eastAsia="SimSun" w:hAnsi="Times New Roman" w:cs="Times New Roman"/>
                <w:b/>
                <w:kern w:val="0"/>
                <w:szCs w:val="21"/>
              </w:rPr>
            </w:pPr>
          </w:p>
        </w:tc>
      </w:tr>
    </w:tbl>
    <w:p w14:paraId="01C3E43B" w14:textId="77777777" w:rsidR="00713B2B" w:rsidRDefault="00D04354" w:rsidP="00363098">
      <w:pPr>
        <w:pStyle w:val="a9"/>
      </w:pPr>
      <w:r>
        <w:rPr>
          <w:rFonts w:hint="eastAsia"/>
        </w:rPr>
        <w:t>注：</w:t>
      </w:r>
      <w:r>
        <w:rPr>
          <w:rFonts w:hint="eastAsia"/>
        </w:rPr>
        <w:t>ATT</w:t>
      </w:r>
      <w:r>
        <w:rPr>
          <w:rFonts w:hint="eastAsia"/>
        </w:rPr>
        <w:t>：态度；</w:t>
      </w:r>
      <w:r>
        <w:rPr>
          <w:rFonts w:hint="eastAsia"/>
        </w:rPr>
        <w:t>IN</w:t>
      </w:r>
      <w:r>
        <w:rPr>
          <w:rFonts w:hint="eastAsia"/>
        </w:rPr>
        <w:t>：激励；</w:t>
      </w:r>
      <w:r>
        <w:rPr>
          <w:rFonts w:hint="eastAsia"/>
        </w:rPr>
        <w:t>IP</w:t>
      </w:r>
      <w:r>
        <w:rPr>
          <w:rFonts w:hint="eastAsia"/>
        </w:rPr>
        <w:t>：信息宣传；</w:t>
      </w:r>
      <w:r>
        <w:rPr>
          <w:rFonts w:hint="eastAsia"/>
        </w:rPr>
        <w:t>PBC</w:t>
      </w:r>
      <w:r>
        <w:rPr>
          <w:rFonts w:hint="eastAsia"/>
        </w:rPr>
        <w:t>：知觉行为控制；</w:t>
      </w:r>
      <w:r>
        <w:rPr>
          <w:rFonts w:hint="eastAsia"/>
        </w:rPr>
        <w:t>RB</w:t>
      </w:r>
      <w:r>
        <w:rPr>
          <w:rFonts w:hint="eastAsia"/>
        </w:rPr>
        <w:t>：回收行为；</w:t>
      </w:r>
      <w:r>
        <w:rPr>
          <w:rFonts w:hint="eastAsia"/>
        </w:rPr>
        <w:t>RI</w:t>
      </w:r>
      <w:r>
        <w:rPr>
          <w:rFonts w:hint="eastAsia"/>
        </w:rPr>
        <w:t>：回收意向；</w:t>
      </w:r>
      <w:r>
        <w:rPr>
          <w:rFonts w:hint="eastAsia"/>
        </w:rPr>
        <w:t>FC</w:t>
      </w:r>
      <w:r>
        <w:rPr>
          <w:rFonts w:hint="eastAsia"/>
        </w:rPr>
        <w:t>：促进条件；</w:t>
      </w:r>
      <w:r>
        <w:rPr>
          <w:rFonts w:hint="eastAsia"/>
        </w:rPr>
        <w:t>SN</w:t>
      </w:r>
      <w:r>
        <w:rPr>
          <w:rFonts w:hint="eastAsia"/>
        </w:rPr>
        <w:t>：主观规范。</w:t>
      </w:r>
    </w:p>
    <w:p w14:paraId="53175DEF" w14:textId="77777777" w:rsidR="00713B2B" w:rsidRDefault="00713B2B">
      <w:pPr>
        <w:spacing w:line="360" w:lineRule="auto"/>
        <w:rPr>
          <w:rFonts w:ascii="Times New Roman" w:eastAsia="SimSun" w:hAnsi="Times New Roman" w:cs="Times New Roman"/>
          <w:sz w:val="24"/>
        </w:rPr>
      </w:pPr>
    </w:p>
    <w:p w14:paraId="427B8400" w14:textId="77777777" w:rsidR="00713B2B" w:rsidRDefault="00D04354" w:rsidP="00363098">
      <w:pPr>
        <w:pStyle w:val="a7"/>
      </w:pPr>
      <w:bookmarkStart w:id="80" w:name="_Toc192689097"/>
      <w:r>
        <w:rPr>
          <w:rFonts w:hint="eastAsia"/>
        </w:rPr>
        <w:t>表</w:t>
      </w:r>
      <w:r>
        <w:rPr>
          <w:rFonts w:hint="eastAsia"/>
        </w:rPr>
        <w:t>3</w:t>
      </w:r>
      <w:r>
        <w:rPr>
          <w:rFonts w:hint="eastAsia"/>
        </w:rPr>
        <w:noBreakHyphen/>
        <w:t>1</w:t>
      </w:r>
      <w:r>
        <w:t>2</w:t>
      </w:r>
      <w:r>
        <w:rPr>
          <w:rFonts w:hint="eastAsia"/>
        </w:rPr>
        <w:t>测量题项的因子载荷和交叉载荷</w:t>
      </w:r>
      <w:bookmarkEnd w:id="80"/>
    </w:p>
    <w:tbl>
      <w:tblPr>
        <w:tblStyle w:val="6"/>
        <w:tblW w:w="0" w:type="auto"/>
        <w:jc w:val="center"/>
        <w:tblBorders>
          <w:left w:val="none" w:sz="0" w:space="0" w:color="auto"/>
          <w:right w:val="none" w:sz="0" w:space="0" w:color="auto"/>
        </w:tblBorders>
        <w:tblLook w:val="04A0" w:firstRow="1" w:lastRow="0" w:firstColumn="1" w:lastColumn="0" w:noHBand="0" w:noVBand="1"/>
      </w:tblPr>
      <w:tblGrid>
        <w:gridCol w:w="964"/>
        <w:gridCol w:w="922"/>
        <w:gridCol w:w="908"/>
        <w:gridCol w:w="909"/>
        <w:gridCol w:w="921"/>
        <w:gridCol w:w="938"/>
        <w:gridCol w:w="914"/>
        <w:gridCol w:w="942"/>
        <w:gridCol w:w="878"/>
      </w:tblGrid>
      <w:tr w:rsidR="00713B2B" w14:paraId="6BEE7B13" w14:textId="77777777">
        <w:trPr>
          <w:jc w:val="center"/>
        </w:trPr>
        <w:tc>
          <w:tcPr>
            <w:tcW w:w="964" w:type="dxa"/>
            <w:tcBorders>
              <w:top w:val="single" w:sz="4" w:space="0" w:color="auto"/>
              <w:left w:val="nil"/>
              <w:bottom w:val="single" w:sz="4" w:space="0" w:color="auto"/>
              <w:right w:val="nil"/>
            </w:tcBorders>
          </w:tcPr>
          <w:p w14:paraId="1783CD3E" w14:textId="77777777" w:rsidR="00713B2B" w:rsidRDefault="00713B2B">
            <w:pPr>
              <w:jc w:val="center"/>
              <w:rPr>
                <w:rFonts w:ascii="Times New Roman" w:eastAsia="SimSun" w:hAnsi="Times New Roman" w:cs="Times New Roman"/>
                <w:kern w:val="0"/>
                <w:szCs w:val="21"/>
              </w:rPr>
            </w:pPr>
          </w:p>
        </w:tc>
        <w:tc>
          <w:tcPr>
            <w:tcW w:w="922" w:type="dxa"/>
            <w:tcBorders>
              <w:top w:val="single" w:sz="4" w:space="0" w:color="auto"/>
              <w:left w:val="nil"/>
              <w:bottom w:val="single" w:sz="4" w:space="0" w:color="auto"/>
              <w:right w:val="nil"/>
            </w:tcBorders>
          </w:tcPr>
          <w:p w14:paraId="366583D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SN</w:t>
            </w:r>
          </w:p>
        </w:tc>
        <w:tc>
          <w:tcPr>
            <w:tcW w:w="908" w:type="dxa"/>
            <w:tcBorders>
              <w:top w:val="single" w:sz="4" w:space="0" w:color="auto"/>
              <w:left w:val="nil"/>
              <w:bottom w:val="single" w:sz="4" w:space="0" w:color="auto"/>
              <w:right w:val="nil"/>
            </w:tcBorders>
          </w:tcPr>
          <w:p w14:paraId="6F7E968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IP</w:t>
            </w:r>
          </w:p>
        </w:tc>
        <w:tc>
          <w:tcPr>
            <w:tcW w:w="909" w:type="dxa"/>
            <w:tcBorders>
              <w:top w:val="single" w:sz="4" w:space="0" w:color="auto"/>
              <w:left w:val="nil"/>
              <w:bottom w:val="single" w:sz="4" w:space="0" w:color="auto"/>
              <w:right w:val="nil"/>
            </w:tcBorders>
          </w:tcPr>
          <w:p w14:paraId="6662B72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RI</w:t>
            </w:r>
          </w:p>
        </w:tc>
        <w:tc>
          <w:tcPr>
            <w:tcW w:w="921" w:type="dxa"/>
            <w:tcBorders>
              <w:top w:val="single" w:sz="4" w:space="0" w:color="auto"/>
              <w:left w:val="nil"/>
              <w:bottom w:val="single" w:sz="4" w:space="0" w:color="auto"/>
              <w:right w:val="nil"/>
            </w:tcBorders>
          </w:tcPr>
          <w:p w14:paraId="741A214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RB</w:t>
            </w:r>
          </w:p>
        </w:tc>
        <w:tc>
          <w:tcPr>
            <w:tcW w:w="938" w:type="dxa"/>
            <w:tcBorders>
              <w:top w:val="single" w:sz="4" w:space="0" w:color="auto"/>
              <w:left w:val="nil"/>
              <w:bottom w:val="single" w:sz="4" w:space="0" w:color="auto"/>
              <w:right w:val="nil"/>
            </w:tcBorders>
          </w:tcPr>
          <w:p w14:paraId="297B51C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ATT</w:t>
            </w:r>
          </w:p>
        </w:tc>
        <w:tc>
          <w:tcPr>
            <w:tcW w:w="914" w:type="dxa"/>
            <w:tcBorders>
              <w:top w:val="single" w:sz="4" w:space="0" w:color="auto"/>
              <w:left w:val="nil"/>
              <w:bottom w:val="single" w:sz="4" w:space="0" w:color="auto"/>
              <w:right w:val="nil"/>
            </w:tcBorders>
          </w:tcPr>
          <w:p w14:paraId="7AFDD12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w:t>
            </w:r>
          </w:p>
        </w:tc>
        <w:tc>
          <w:tcPr>
            <w:tcW w:w="942" w:type="dxa"/>
            <w:tcBorders>
              <w:top w:val="single" w:sz="4" w:space="0" w:color="auto"/>
              <w:left w:val="nil"/>
              <w:bottom w:val="single" w:sz="4" w:space="0" w:color="auto"/>
              <w:right w:val="nil"/>
            </w:tcBorders>
          </w:tcPr>
          <w:p w14:paraId="764DC16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PBC</w:t>
            </w:r>
          </w:p>
        </w:tc>
        <w:tc>
          <w:tcPr>
            <w:tcW w:w="878" w:type="dxa"/>
            <w:tcBorders>
              <w:top w:val="single" w:sz="4" w:space="0" w:color="auto"/>
              <w:left w:val="nil"/>
              <w:bottom w:val="single" w:sz="4" w:space="0" w:color="auto"/>
              <w:right w:val="nil"/>
            </w:tcBorders>
          </w:tcPr>
          <w:p w14:paraId="2001463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FC</w:t>
            </w:r>
          </w:p>
        </w:tc>
      </w:tr>
      <w:tr w:rsidR="00713B2B" w14:paraId="1F4391B4" w14:textId="77777777">
        <w:trPr>
          <w:jc w:val="center"/>
        </w:trPr>
        <w:tc>
          <w:tcPr>
            <w:tcW w:w="964" w:type="dxa"/>
            <w:tcBorders>
              <w:top w:val="single" w:sz="4" w:space="0" w:color="auto"/>
              <w:left w:val="nil"/>
              <w:bottom w:val="nil"/>
              <w:right w:val="nil"/>
            </w:tcBorders>
          </w:tcPr>
          <w:p w14:paraId="36F4675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ATT1</w:t>
            </w:r>
          </w:p>
        </w:tc>
        <w:tc>
          <w:tcPr>
            <w:tcW w:w="922" w:type="dxa"/>
            <w:tcBorders>
              <w:top w:val="single" w:sz="4" w:space="0" w:color="auto"/>
              <w:left w:val="nil"/>
              <w:bottom w:val="nil"/>
              <w:right w:val="nil"/>
            </w:tcBorders>
          </w:tcPr>
          <w:p w14:paraId="592E1E2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0.525</w:t>
            </w:r>
          </w:p>
        </w:tc>
        <w:tc>
          <w:tcPr>
            <w:tcW w:w="908" w:type="dxa"/>
            <w:tcBorders>
              <w:top w:val="single" w:sz="4" w:space="0" w:color="auto"/>
              <w:left w:val="nil"/>
              <w:bottom w:val="nil"/>
              <w:right w:val="nil"/>
            </w:tcBorders>
          </w:tcPr>
          <w:p w14:paraId="5947569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0.427</w:t>
            </w:r>
          </w:p>
        </w:tc>
        <w:tc>
          <w:tcPr>
            <w:tcW w:w="909" w:type="dxa"/>
            <w:tcBorders>
              <w:top w:val="single" w:sz="4" w:space="0" w:color="auto"/>
              <w:left w:val="nil"/>
              <w:bottom w:val="nil"/>
              <w:right w:val="nil"/>
            </w:tcBorders>
          </w:tcPr>
          <w:p w14:paraId="20D1E74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0.541</w:t>
            </w:r>
          </w:p>
        </w:tc>
        <w:tc>
          <w:tcPr>
            <w:tcW w:w="921" w:type="dxa"/>
            <w:tcBorders>
              <w:top w:val="single" w:sz="4" w:space="0" w:color="auto"/>
              <w:left w:val="nil"/>
              <w:bottom w:val="nil"/>
              <w:right w:val="nil"/>
            </w:tcBorders>
          </w:tcPr>
          <w:p w14:paraId="2FA345E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0.226</w:t>
            </w:r>
          </w:p>
        </w:tc>
        <w:tc>
          <w:tcPr>
            <w:tcW w:w="938" w:type="dxa"/>
            <w:tcBorders>
              <w:top w:val="single" w:sz="4" w:space="0" w:color="auto"/>
              <w:left w:val="nil"/>
              <w:bottom w:val="nil"/>
              <w:right w:val="nil"/>
            </w:tcBorders>
          </w:tcPr>
          <w:p w14:paraId="25BD42A0"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0.871</w:t>
            </w:r>
          </w:p>
        </w:tc>
        <w:tc>
          <w:tcPr>
            <w:tcW w:w="914" w:type="dxa"/>
            <w:tcBorders>
              <w:top w:val="single" w:sz="4" w:space="0" w:color="auto"/>
              <w:left w:val="nil"/>
              <w:bottom w:val="nil"/>
              <w:right w:val="nil"/>
            </w:tcBorders>
          </w:tcPr>
          <w:p w14:paraId="68B1C53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0.468</w:t>
            </w:r>
          </w:p>
        </w:tc>
        <w:tc>
          <w:tcPr>
            <w:tcW w:w="942" w:type="dxa"/>
            <w:tcBorders>
              <w:top w:val="single" w:sz="4" w:space="0" w:color="auto"/>
              <w:left w:val="nil"/>
              <w:bottom w:val="nil"/>
              <w:right w:val="nil"/>
            </w:tcBorders>
          </w:tcPr>
          <w:p w14:paraId="06E6FD8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0.539</w:t>
            </w:r>
          </w:p>
        </w:tc>
        <w:tc>
          <w:tcPr>
            <w:tcW w:w="878" w:type="dxa"/>
            <w:tcBorders>
              <w:top w:val="single" w:sz="4" w:space="0" w:color="auto"/>
              <w:left w:val="nil"/>
              <w:bottom w:val="nil"/>
              <w:right w:val="nil"/>
            </w:tcBorders>
          </w:tcPr>
          <w:p w14:paraId="6699399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0.610</w:t>
            </w:r>
          </w:p>
        </w:tc>
      </w:tr>
      <w:tr w:rsidR="00713B2B" w14:paraId="5E13049A" w14:textId="77777777">
        <w:trPr>
          <w:jc w:val="center"/>
        </w:trPr>
        <w:tc>
          <w:tcPr>
            <w:tcW w:w="964" w:type="dxa"/>
            <w:tcBorders>
              <w:top w:val="nil"/>
              <w:left w:val="nil"/>
              <w:bottom w:val="nil"/>
              <w:right w:val="nil"/>
            </w:tcBorders>
          </w:tcPr>
          <w:p w14:paraId="7E39682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ATT2</w:t>
            </w:r>
          </w:p>
        </w:tc>
        <w:tc>
          <w:tcPr>
            <w:tcW w:w="922" w:type="dxa"/>
            <w:tcBorders>
              <w:top w:val="nil"/>
              <w:left w:val="nil"/>
              <w:bottom w:val="nil"/>
              <w:right w:val="nil"/>
            </w:tcBorders>
          </w:tcPr>
          <w:p w14:paraId="7B5E729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0.648</w:t>
            </w:r>
          </w:p>
        </w:tc>
        <w:tc>
          <w:tcPr>
            <w:tcW w:w="908" w:type="dxa"/>
            <w:tcBorders>
              <w:top w:val="nil"/>
              <w:left w:val="nil"/>
              <w:bottom w:val="nil"/>
              <w:right w:val="nil"/>
            </w:tcBorders>
          </w:tcPr>
          <w:p w14:paraId="7160035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0.546</w:t>
            </w:r>
          </w:p>
        </w:tc>
        <w:tc>
          <w:tcPr>
            <w:tcW w:w="909" w:type="dxa"/>
            <w:tcBorders>
              <w:top w:val="nil"/>
              <w:left w:val="nil"/>
              <w:bottom w:val="nil"/>
              <w:right w:val="nil"/>
            </w:tcBorders>
          </w:tcPr>
          <w:p w14:paraId="0B6E239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0.709</w:t>
            </w:r>
          </w:p>
        </w:tc>
        <w:tc>
          <w:tcPr>
            <w:tcW w:w="921" w:type="dxa"/>
            <w:tcBorders>
              <w:top w:val="nil"/>
              <w:left w:val="nil"/>
              <w:bottom w:val="nil"/>
              <w:right w:val="nil"/>
            </w:tcBorders>
          </w:tcPr>
          <w:p w14:paraId="1B58F84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0.335</w:t>
            </w:r>
          </w:p>
        </w:tc>
        <w:tc>
          <w:tcPr>
            <w:tcW w:w="938" w:type="dxa"/>
            <w:tcBorders>
              <w:top w:val="nil"/>
              <w:left w:val="nil"/>
              <w:bottom w:val="nil"/>
              <w:right w:val="nil"/>
            </w:tcBorders>
          </w:tcPr>
          <w:p w14:paraId="3F38B49F"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0.926</w:t>
            </w:r>
          </w:p>
        </w:tc>
        <w:tc>
          <w:tcPr>
            <w:tcW w:w="914" w:type="dxa"/>
            <w:tcBorders>
              <w:top w:val="nil"/>
              <w:left w:val="nil"/>
              <w:bottom w:val="nil"/>
              <w:right w:val="nil"/>
            </w:tcBorders>
          </w:tcPr>
          <w:p w14:paraId="7D761DE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0.515</w:t>
            </w:r>
          </w:p>
        </w:tc>
        <w:tc>
          <w:tcPr>
            <w:tcW w:w="942" w:type="dxa"/>
            <w:tcBorders>
              <w:top w:val="nil"/>
              <w:left w:val="nil"/>
              <w:bottom w:val="nil"/>
              <w:right w:val="nil"/>
            </w:tcBorders>
          </w:tcPr>
          <w:p w14:paraId="37657D6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0.681</w:t>
            </w:r>
          </w:p>
        </w:tc>
        <w:tc>
          <w:tcPr>
            <w:tcW w:w="878" w:type="dxa"/>
            <w:tcBorders>
              <w:top w:val="nil"/>
              <w:left w:val="nil"/>
              <w:bottom w:val="nil"/>
              <w:right w:val="nil"/>
            </w:tcBorders>
          </w:tcPr>
          <w:p w14:paraId="4B88E70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0.649</w:t>
            </w:r>
          </w:p>
        </w:tc>
      </w:tr>
      <w:tr w:rsidR="00713B2B" w14:paraId="2386FC40" w14:textId="77777777">
        <w:trPr>
          <w:jc w:val="center"/>
        </w:trPr>
        <w:tc>
          <w:tcPr>
            <w:tcW w:w="964" w:type="dxa"/>
            <w:tcBorders>
              <w:top w:val="nil"/>
              <w:left w:val="nil"/>
              <w:bottom w:val="nil"/>
              <w:right w:val="nil"/>
            </w:tcBorders>
          </w:tcPr>
          <w:p w14:paraId="1AA46FB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ATT3</w:t>
            </w:r>
          </w:p>
        </w:tc>
        <w:tc>
          <w:tcPr>
            <w:tcW w:w="922" w:type="dxa"/>
            <w:tcBorders>
              <w:top w:val="nil"/>
              <w:left w:val="nil"/>
              <w:bottom w:val="nil"/>
              <w:right w:val="nil"/>
            </w:tcBorders>
          </w:tcPr>
          <w:p w14:paraId="315ED5A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0.576</w:t>
            </w:r>
          </w:p>
        </w:tc>
        <w:tc>
          <w:tcPr>
            <w:tcW w:w="908" w:type="dxa"/>
            <w:tcBorders>
              <w:top w:val="nil"/>
              <w:left w:val="nil"/>
              <w:bottom w:val="nil"/>
              <w:right w:val="nil"/>
            </w:tcBorders>
          </w:tcPr>
          <w:p w14:paraId="1E36A85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0.598</w:t>
            </w:r>
          </w:p>
        </w:tc>
        <w:tc>
          <w:tcPr>
            <w:tcW w:w="909" w:type="dxa"/>
            <w:tcBorders>
              <w:top w:val="nil"/>
              <w:left w:val="nil"/>
              <w:bottom w:val="nil"/>
              <w:right w:val="nil"/>
            </w:tcBorders>
          </w:tcPr>
          <w:p w14:paraId="31E5723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0.734</w:t>
            </w:r>
          </w:p>
        </w:tc>
        <w:tc>
          <w:tcPr>
            <w:tcW w:w="921" w:type="dxa"/>
            <w:tcBorders>
              <w:top w:val="nil"/>
              <w:left w:val="nil"/>
              <w:bottom w:val="nil"/>
              <w:right w:val="nil"/>
            </w:tcBorders>
          </w:tcPr>
          <w:p w14:paraId="4A5C7D6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0.403</w:t>
            </w:r>
          </w:p>
        </w:tc>
        <w:tc>
          <w:tcPr>
            <w:tcW w:w="938" w:type="dxa"/>
            <w:tcBorders>
              <w:top w:val="nil"/>
              <w:left w:val="nil"/>
              <w:bottom w:val="nil"/>
              <w:right w:val="nil"/>
            </w:tcBorders>
          </w:tcPr>
          <w:p w14:paraId="5944B4AF"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0.814</w:t>
            </w:r>
          </w:p>
        </w:tc>
        <w:tc>
          <w:tcPr>
            <w:tcW w:w="914" w:type="dxa"/>
            <w:tcBorders>
              <w:top w:val="nil"/>
              <w:left w:val="nil"/>
              <w:bottom w:val="nil"/>
              <w:right w:val="nil"/>
            </w:tcBorders>
          </w:tcPr>
          <w:p w14:paraId="3BD4819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0.478</w:t>
            </w:r>
          </w:p>
        </w:tc>
        <w:tc>
          <w:tcPr>
            <w:tcW w:w="942" w:type="dxa"/>
            <w:tcBorders>
              <w:top w:val="nil"/>
              <w:left w:val="nil"/>
              <w:bottom w:val="nil"/>
              <w:right w:val="nil"/>
            </w:tcBorders>
          </w:tcPr>
          <w:p w14:paraId="627CDD9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0.659</w:t>
            </w:r>
          </w:p>
        </w:tc>
        <w:tc>
          <w:tcPr>
            <w:tcW w:w="878" w:type="dxa"/>
            <w:tcBorders>
              <w:top w:val="nil"/>
              <w:left w:val="nil"/>
              <w:bottom w:val="nil"/>
              <w:right w:val="nil"/>
            </w:tcBorders>
          </w:tcPr>
          <w:p w14:paraId="6B4DD23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0.518</w:t>
            </w:r>
          </w:p>
        </w:tc>
      </w:tr>
      <w:tr w:rsidR="00713B2B" w14:paraId="48AF51A1" w14:textId="77777777">
        <w:trPr>
          <w:jc w:val="center"/>
        </w:trPr>
        <w:tc>
          <w:tcPr>
            <w:tcW w:w="964" w:type="dxa"/>
            <w:tcBorders>
              <w:top w:val="nil"/>
              <w:left w:val="nil"/>
              <w:bottom w:val="nil"/>
              <w:right w:val="nil"/>
            </w:tcBorders>
          </w:tcPr>
          <w:p w14:paraId="0C87DC6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ATT4</w:t>
            </w:r>
          </w:p>
        </w:tc>
        <w:tc>
          <w:tcPr>
            <w:tcW w:w="922" w:type="dxa"/>
            <w:tcBorders>
              <w:top w:val="nil"/>
              <w:left w:val="nil"/>
              <w:bottom w:val="nil"/>
              <w:right w:val="nil"/>
            </w:tcBorders>
          </w:tcPr>
          <w:p w14:paraId="531FE56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0.536</w:t>
            </w:r>
          </w:p>
        </w:tc>
        <w:tc>
          <w:tcPr>
            <w:tcW w:w="908" w:type="dxa"/>
            <w:tcBorders>
              <w:top w:val="nil"/>
              <w:left w:val="nil"/>
              <w:bottom w:val="nil"/>
              <w:right w:val="nil"/>
            </w:tcBorders>
          </w:tcPr>
          <w:p w14:paraId="09B0E69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0.478</w:t>
            </w:r>
          </w:p>
        </w:tc>
        <w:tc>
          <w:tcPr>
            <w:tcW w:w="909" w:type="dxa"/>
            <w:tcBorders>
              <w:top w:val="nil"/>
              <w:left w:val="nil"/>
              <w:bottom w:val="nil"/>
              <w:right w:val="nil"/>
            </w:tcBorders>
          </w:tcPr>
          <w:p w14:paraId="628B8CA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0.601</w:t>
            </w:r>
          </w:p>
        </w:tc>
        <w:tc>
          <w:tcPr>
            <w:tcW w:w="921" w:type="dxa"/>
            <w:tcBorders>
              <w:top w:val="nil"/>
              <w:left w:val="nil"/>
              <w:bottom w:val="nil"/>
              <w:right w:val="nil"/>
            </w:tcBorders>
          </w:tcPr>
          <w:p w14:paraId="1E9F629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0.265</w:t>
            </w:r>
          </w:p>
        </w:tc>
        <w:tc>
          <w:tcPr>
            <w:tcW w:w="938" w:type="dxa"/>
            <w:tcBorders>
              <w:top w:val="nil"/>
              <w:left w:val="nil"/>
              <w:bottom w:val="nil"/>
              <w:right w:val="nil"/>
            </w:tcBorders>
          </w:tcPr>
          <w:p w14:paraId="63963416"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0.893</w:t>
            </w:r>
          </w:p>
        </w:tc>
        <w:tc>
          <w:tcPr>
            <w:tcW w:w="914" w:type="dxa"/>
            <w:tcBorders>
              <w:top w:val="nil"/>
              <w:left w:val="nil"/>
              <w:bottom w:val="nil"/>
              <w:right w:val="nil"/>
            </w:tcBorders>
          </w:tcPr>
          <w:p w14:paraId="14592C2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0.492</w:t>
            </w:r>
          </w:p>
        </w:tc>
        <w:tc>
          <w:tcPr>
            <w:tcW w:w="942" w:type="dxa"/>
            <w:tcBorders>
              <w:top w:val="nil"/>
              <w:left w:val="nil"/>
              <w:bottom w:val="nil"/>
              <w:right w:val="nil"/>
            </w:tcBorders>
          </w:tcPr>
          <w:p w14:paraId="3BFF86D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0.617</w:t>
            </w:r>
          </w:p>
        </w:tc>
        <w:tc>
          <w:tcPr>
            <w:tcW w:w="878" w:type="dxa"/>
            <w:tcBorders>
              <w:top w:val="nil"/>
              <w:left w:val="nil"/>
              <w:bottom w:val="nil"/>
              <w:right w:val="nil"/>
            </w:tcBorders>
          </w:tcPr>
          <w:p w14:paraId="54E3F80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0.641</w:t>
            </w:r>
          </w:p>
        </w:tc>
      </w:tr>
      <w:tr w:rsidR="00713B2B" w14:paraId="7FEDAC98" w14:textId="77777777">
        <w:trPr>
          <w:jc w:val="center"/>
        </w:trPr>
        <w:tc>
          <w:tcPr>
            <w:tcW w:w="964" w:type="dxa"/>
            <w:tcBorders>
              <w:top w:val="nil"/>
              <w:left w:val="nil"/>
              <w:bottom w:val="nil"/>
              <w:right w:val="nil"/>
            </w:tcBorders>
          </w:tcPr>
          <w:p w14:paraId="08DB579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FC1</w:t>
            </w:r>
          </w:p>
        </w:tc>
        <w:tc>
          <w:tcPr>
            <w:tcW w:w="922" w:type="dxa"/>
            <w:tcBorders>
              <w:top w:val="nil"/>
              <w:left w:val="nil"/>
              <w:bottom w:val="nil"/>
              <w:right w:val="nil"/>
            </w:tcBorders>
          </w:tcPr>
          <w:p w14:paraId="61BC2E5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0.506</w:t>
            </w:r>
          </w:p>
        </w:tc>
        <w:tc>
          <w:tcPr>
            <w:tcW w:w="908" w:type="dxa"/>
            <w:tcBorders>
              <w:top w:val="nil"/>
              <w:left w:val="nil"/>
              <w:bottom w:val="nil"/>
              <w:right w:val="nil"/>
            </w:tcBorders>
          </w:tcPr>
          <w:p w14:paraId="0B4AD4C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0.400</w:t>
            </w:r>
          </w:p>
        </w:tc>
        <w:tc>
          <w:tcPr>
            <w:tcW w:w="909" w:type="dxa"/>
            <w:tcBorders>
              <w:top w:val="nil"/>
              <w:left w:val="nil"/>
              <w:bottom w:val="nil"/>
              <w:right w:val="nil"/>
            </w:tcBorders>
          </w:tcPr>
          <w:p w14:paraId="50D215A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0.593</w:t>
            </w:r>
          </w:p>
        </w:tc>
        <w:tc>
          <w:tcPr>
            <w:tcW w:w="921" w:type="dxa"/>
            <w:tcBorders>
              <w:top w:val="nil"/>
              <w:left w:val="nil"/>
              <w:bottom w:val="nil"/>
              <w:right w:val="nil"/>
            </w:tcBorders>
          </w:tcPr>
          <w:p w14:paraId="2695CAC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0.208</w:t>
            </w:r>
          </w:p>
        </w:tc>
        <w:tc>
          <w:tcPr>
            <w:tcW w:w="938" w:type="dxa"/>
            <w:tcBorders>
              <w:top w:val="nil"/>
              <w:left w:val="nil"/>
              <w:bottom w:val="nil"/>
              <w:right w:val="nil"/>
            </w:tcBorders>
          </w:tcPr>
          <w:p w14:paraId="5B916B6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0.608</w:t>
            </w:r>
          </w:p>
        </w:tc>
        <w:tc>
          <w:tcPr>
            <w:tcW w:w="914" w:type="dxa"/>
            <w:tcBorders>
              <w:top w:val="nil"/>
              <w:left w:val="nil"/>
              <w:bottom w:val="nil"/>
              <w:right w:val="nil"/>
            </w:tcBorders>
          </w:tcPr>
          <w:p w14:paraId="74D2BF0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0.532</w:t>
            </w:r>
          </w:p>
        </w:tc>
        <w:tc>
          <w:tcPr>
            <w:tcW w:w="942" w:type="dxa"/>
            <w:tcBorders>
              <w:top w:val="nil"/>
              <w:left w:val="nil"/>
              <w:bottom w:val="nil"/>
              <w:right w:val="nil"/>
            </w:tcBorders>
          </w:tcPr>
          <w:p w14:paraId="53F6B97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0.594</w:t>
            </w:r>
          </w:p>
        </w:tc>
        <w:tc>
          <w:tcPr>
            <w:tcW w:w="878" w:type="dxa"/>
            <w:tcBorders>
              <w:top w:val="nil"/>
              <w:left w:val="nil"/>
              <w:bottom w:val="nil"/>
              <w:right w:val="nil"/>
            </w:tcBorders>
          </w:tcPr>
          <w:p w14:paraId="3B351EDC"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0.884</w:t>
            </w:r>
          </w:p>
        </w:tc>
      </w:tr>
      <w:tr w:rsidR="00713B2B" w14:paraId="1C16EE59" w14:textId="77777777">
        <w:trPr>
          <w:jc w:val="center"/>
        </w:trPr>
        <w:tc>
          <w:tcPr>
            <w:tcW w:w="964" w:type="dxa"/>
            <w:tcBorders>
              <w:top w:val="nil"/>
              <w:left w:val="nil"/>
              <w:bottom w:val="nil"/>
              <w:right w:val="nil"/>
            </w:tcBorders>
          </w:tcPr>
          <w:p w14:paraId="5C0338C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FC2</w:t>
            </w:r>
          </w:p>
        </w:tc>
        <w:tc>
          <w:tcPr>
            <w:tcW w:w="922" w:type="dxa"/>
            <w:tcBorders>
              <w:top w:val="nil"/>
              <w:left w:val="nil"/>
              <w:bottom w:val="nil"/>
              <w:right w:val="nil"/>
            </w:tcBorders>
          </w:tcPr>
          <w:p w14:paraId="02A62A5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0.556</w:t>
            </w:r>
          </w:p>
        </w:tc>
        <w:tc>
          <w:tcPr>
            <w:tcW w:w="908" w:type="dxa"/>
            <w:tcBorders>
              <w:top w:val="nil"/>
              <w:left w:val="nil"/>
              <w:bottom w:val="nil"/>
              <w:right w:val="nil"/>
            </w:tcBorders>
          </w:tcPr>
          <w:p w14:paraId="3BB35C1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0.573</w:t>
            </w:r>
          </w:p>
        </w:tc>
        <w:tc>
          <w:tcPr>
            <w:tcW w:w="909" w:type="dxa"/>
            <w:tcBorders>
              <w:top w:val="nil"/>
              <w:left w:val="nil"/>
              <w:bottom w:val="nil"/>
              <w:right w:val="nil"/>
            </w:tcBorders>
          </w:tcPr>
          <w:p w14:paraId="6ADFD9C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0.717</w:t>
            </w:r>
          </w:p>
        </w:tc>
        <w:tc>
          <w:tcPr>
            <w:tcW w:w="921" w:type="dxa"/>
            <w:tcBorders>
              <w:top w:val="nil"/>
              <w:left w:val="nil"/>
              <w:bottom w:val="nil"/>
              <w:right w:val="nil"/>
            </w:tcBorders>
          </w:tcPr>
          <w:p w14:paraId="28B3BEA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0.315</w:t>
            </w:r>
          </w:p>
        </w:tc>
        <w:tc>
          <w:tcPr>
            <w:tcW w:w="938" w:type="dxa"/>
            <w:tcBorders>
              <w:top w:val="nil"/>
              <w:left w:val="nil"/>
              <w:bottom w:val="nil"/>
              <w:right w:val="nil"/>
            </w:tcBorders>
          </w:tcPr>
          <w:p w14:paraId="12A6E30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0.606</w:t>
            </w:r>
          </w:p>
        </w:tc>
        <w:tc>
          <w:tcPr>
            <w:tcW w:w="914" w:type="dxa"/>
            <w:tcBorders>
              <w:top w:val="nil"/>
              <w:left w:val="nil"/>
              <w:bottom w:val="nil"/>
              <w:right w:val="nil"/>
            </w:tcBorders>
          </w:tcPr>
          <w:p w14:paraId="275FE71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0.528</w:t>
            </w:r>
          </w:p>
        </w:tc>
        <w:tc>
          <w:tcPr>
            <w:tcW w:w="942" w:type="dxa"/>
            <w:tcBorders>
              <w:top w:val="nil"/>
              <w:left w:val="nil"/>
              <w:bottom w:val="nil"/>
              <w:right w:val="nil"/>
            </w:tcBorders>
          </w:tcPr>
          <w:p w14:paraId="2530767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0.705</w:t>
            </w:r>
          </w:p>
        </w:tc>
        <w:tc>
          <w:tcPr>
            <w:tcW w:w="878" w:type="dxa"/>
            <w:tcBorders>
              <w:top w:val="nil"/>
              <w:left w:val="nil"/>
              <w:bottom w:val="nil"/>
              <w:right w:val="nil"/>
            </w:tcBorders>
          </w:tcPr>
          <w:p w14:paraId="4F3E1776"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0.886</w:t>
            </w:r>
          </w:p>
        </w:tc>
      </w:tr>
      <w:tr w:rsidR="00713B2B" w14:paraId="711EDDF2" w14:textId="77777777">
        <w:trPr>
          <w:jc w:val="center"/>
        </w:trPr>
        <w:tc>
          <w:tcPr>
            <w:tcW w:w="964" w:type="dxa"/>
            <w:tcBorders>
              <w:top w:val="nil"/>
              <w:left w:val="nil"/>
              <w:bottom w:val="nil"/>
              <w:right w:val="nil"/>
            </w:tcBorders>
          </w:tcPr>
          <w:p w14:paraId="36C2961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FC3</w:t>
            </w:r>
          </w:p>
        </w:tc>
        <w:tc>
          <w:tcPr>
            <w:tcW w:w="922" w:type="dxa"/>
            <w:tcBorders>
              <w:top w:val="nil"/>
              <w:left w:val="nil"/>
              <w:bottom w:val="nil"/>
              <w:right w:val="nil"/>
            </w:tcBorders>
          </w:tcPr>
          <w:p w14:paraId="6203B37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0.510</w:t>
            </w:r>
          </w:p>
        </w:tc>
        <w:tc>
          <w:tcPr>
            <w:tcW w:w="908" w:type="dxa"/>
            <w:tcBorders>
              <w:top w:val="nil"/>
              <w:left w:val="nil"/>
              <w:bottom w:val="nil"/>
              <w:right w:val="nil"/>
            </w:tcBorders>
          </w:tcPr>
          <w:p w14:paraId="430892E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0.591</w:t>
            </w:r>
          </w:p>
        </w:tc>
        <w:tc>
          <w:tcPr>
            <w:tcW w:w="909" w:type="dxa"/>
            <w:tcBorders>
              <w:top w:val="nil"/>
              <w:left w:val="nil"/>
              <w:bottom w:val="nil"/>
              <w:right w:val="nil"/>
            </w:tcBorders>
          </w:tcPr>
          <w:p w14:paraId="3AF97ED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0.671</w:t>
            </w:r>
          </w:p>
        </w:tc>
        <w:tc>
          <w:tcPr>
            <w:tcW w:w="921" w:type="dxa"/>
            <w:tcBorders>
              <w:top w:val="nil"/>
              <w:left w:val="nil"/>
              <w:bottom w:val="nil"/>
              <w:right w:val="nil"/>
            </w:tcBorders>
          </w:tcPr>
          <w:p w14:paraId="1084CC4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0.293</w:t>
            </w:r>
          </w:p>
        </w:tc>
        <w:tc>
          <w:tcPr>
            <w:tcW w:w="938" w:type="dxa"/>
            <w:tcBorders>
              <w:top w:val="nil"/>
              <w:left w:val="nil"/>
              <w:bottom w:val="nil"/>
              <w:right w:val="nil"/>
            </w:tcBorders>
          </w:tcPr>
          <w:p w14:paraId="519DEAD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0.569</w:t>
            </w:r>
          </w:p>
        </w:tc>
        <w:tc>
          <w:tcPr>
            <w:tcW w:w="914" w:type="dxa"/>
            <w:tcBorders>
              <w:top w:val="nil"/>
              <w:left w:val="nil"/>
              <w:bottom w:val="nil"/>
              <w:right w:val="nil"/>
            </w:tcBorders>
          </w:tcPr>
          <w:p w14:paraId="3247A15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0.599</w:t>
            </w:r>
          </w:p>
        </w:tc>
        <w:tc>
          <w:tcPr>
            <w:tcW w:w="942" w:type="dxa"/>
            <w:tcBorders>
              <w:top w:val="nil"/>
              <w:left w:val="nil"/>
              <w:bottom w:val="nil"/>
              <w:right w:val="nil"/>
            </w:tcBorders>
          </w:tcPr>
          <w:p w14:paraId="0105288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0.663</w:t>
            </w:r>
          </w:p>
        </w:tc>
        <w:tc>
          <w:tcPr>
            <w:tcW w:w="878" w:type="dxa"/>
            <w:tcBorders>
              <w:top w:val="nil"/>
              <w:left w:val="nil"/>
              <w:bottom w:val="nil"/>
              <w:right w:val="nil"/>
            </w:tcBorders>
          </w:tcPr>
          <w:p w14:paraId="3DF16790"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0.859</w:t>
            </w:r>
          </w:p>
        </w:tc>
      </w:tr>
      <w:tr w:rsidR="00713B2B" w14:paraId="2E22BBC3" w14:textId="77777777">
        <w:trPr>
          <w:jc w:val="center"/>
        </w:trPr>
        <w:tc>
          <w:tcPr>
            <w:tcW w:w="964" w:type="dxa"/>
            <w:tcBorders>
              <w:top w:val="nil"/>
              <w:left w:val="nil"/>
              <w:bottom w:val="nil"/>
              <w:right w:val="nil"/>
            </w:tcBorders>
          </w:tcPr>
          <w:p w14:paraId="4835820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lastRenderedPageBreak/>
              <w:t>FC4</w:t>
            </w:r>
          </w:p>
        </w:tc>
        <w:tc>
          <w:tcPr>
            <w:tcW w:w="922" w:type="dxa"/>
            <w:tcBorders>
              <w:top w:val="nil"/>
              <w:left w:val="nil"/>
              <w:bottom w:val="nil"/>
              <w:right w:val="nil"/>
            </w:tcBorders>
          </w:tcPr>
          <w:p w14:paraId="47CA1CC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0.487</w:t>
            </w:r>
          </w:p>
        </w:tc>
        <w:tc>
          <w:tcPr>
            <w:tcW w:w="908" w:type="dxa"/>
            <w:tcBorders>
              <w:top w:val="nil"/>
              <w:left w:val="nil"/>
              <w:bottom w:val="nil"/>
              <w:right w:val="nil"/>
            </w:tcBorders>
          </w:tcPr>
          <w:p w14:paraId="2FBF277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0.421</w:t>
            </w:r>
          </w:p>
        </w:tc>
        <w:tc>
          <w:tcPr>
            <w:tcW w:w="909" w:type="dxa"/>
            <w:tcBorders>
              <w:top w:val="nil"/>
              <w:left w:val="nil"/>
              <w:bottom w:val="nil"/>
              <w:right w:val="nil"/>
            </w:tcBorders>
          </w:tcPr>
          <w:p w14:paraId="535A791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0.548</w:t>
            </w:r>
          </w:p>
        </w:tc>
        <w:tc>
          <w:tcPr>
            <w:tcW w:w="921" w:type="dxa"/>
            <w:tcBorders>
              <w:top w:val="nil"/>
              <w:left w:val="nil"/>
              <w:bottom w:val="nil"/>
              <w:right w:val="nil"/>
            </w:tcBorders>
          </w:tcPr>
          <w:p w14:paraId="50E363C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0.161</w:t>
            </w:r>
          </w:p>
        </w:tc>
        <w:tc>
          <w:tcPr>
            <w:tcW w:w="938" w:type="dxa"/>
            <w:tcBorders>
              <w:top w:val="nil"/>
              <w:left w:val="nil"/>
              <w:bottom w:val="nil"/>
              <w:right w:val="nil"/>
            </w:tcBorders>
          </w:tcPr>
          <w:p w14:paraId="3E77CAF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0.615</w:t>
            </w:r>
          </w:p>
        </w:tc>
        <w:tc>
          <w:tcPr>
            <w:tcW w:w="914" w:type="dxa"/>
            <w:tcBorders>
              <w:top w:val="nil"/>
              <w:left w:val="nil"/>
              <w:bottom w:val="nil"/>
              <w:right w:val="nil"/>
            </w:tcBorders>
          </w:tcPr>
          <w:p w14:paraId="14B35C3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0.586</w:t>
            </w:r>
          </w:p>
        </w:tc>
        <w:tc>
          <w:tcPr>
            <w:tcW w:w="942" w:type="dxa"/>
            <w:tcBorders>
              <w:top w:val="nil"/>
              <w:left w:val="nil"/>
              <w:bottom w:val="nil"/>
              <w:right w:val="nil"/>
            </w:tcBorders>
          </w:tcPr>
          <w:p w14:paraId="3FE5CA6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0.564</w:t>
            </w:r>
          </w:p>
        </w:tc>
        <w:tc>
          <w:tcPr>
            <w:tcW w:w="878" w:type="dxa"/>
            <w:tcBorders>
              <w:top w:val="nil"/>
              <w:left w:val="nil"/>
              <w:bottom w:val="nil"/>
              <w:right w:val="nil"/>
            </w:tcBorders>
          </w:tcPr>
          <w:p w14:paraId="6D92A722"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0.846</w:t>
            </w:r>
          </w:p>
        </w:tc>
      </w:tr>
      <w:tr w:rsidR="00713B2B" w14:paraId="0C1B57CF" w14:textId="77777777">
        <w:trPr>
          <w:jc w:val="center"/>
        </w:trPr>
        <w:tc>
          <w:tcPr>
            <w:tcW w:w="964" w:type="dxa"/>
            <w:tcBorders>
              <w:top w:val="nil"/>
              <w:left w:val="nil"/>
              <w:bottom w:val="nil"/>
              <w:right w:val="nil"/>
            </w:tcBorders>
          </w:tcPr>
          <w:p w14:paraId="0589FDC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IN1</w:t>
            </w:r>
          </w:p>
        </w:tc>
        <w:tc>
          <w:tcPr>
            <w:tcW w:w="922" w:type="dxa"/>
            <w:tcBorders>
              <w:top w:val="nil"/>
              <w:left w:val="nil"/>
              <w:bottom w:val="nil"/>
              <w:right w:val="nil"/>
            </w:tcBorders>
          </w:tcPr>
          <w:p w14:paraId="19D9C89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0.413</w:t>
            </w:r>
          </w:p>
        </w:tc>
        <w:tc>
          <w:tcPr>
            <w:tcW w:w="908" w:type="dxa"/>
            <w:tcBorders>
              <w:top w:val="nil"/>
              <w:left w:val="nil"/>
              <w:bottom w:val="nil"/>
              <w:right w:val="nil"/>
            </w:tcBorders>
          </w:tcPr>
          <w:p w14:paraId="52F1D22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0.413</w:t>
            </w:r>
          </w:p>
        </w:tc>
        <w:tc>
          <w:tcPr>
            <w:tcW w:w="909" w:type="dxa"/>
            <w:tcBorders>
              <w:top w:val="nil"/>
              <w:left w:val="nil"/>
              <w:bottom w:val="nil"/>
              <w:right w:val="nil"/>
            </w:tcBorders>
          </w:tcPr>
          <w:p w14:paraId="2218E97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0.481</w:t>
            </w:r>
          </w:p>
        </w:tc>
        <w:tc>
          <w:tcPr>
            <w:tcW w:w="921" w:type="dxa"/>
            <w:tcBorders>
              <w:top w:val="nil"/>
              <w:left w:val="nil"/>
              <w:bottom w:val="nil"/>
              <w:right w:val="nil"/>
            </w:tcBorders>
          </w:tcPr>
          <w:p w14:paraId="30C0F09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0.258</w:t>
            </w:r>
          </w:p>
        </w:tc>
        <w:tc>
          <w:tcPr>
            <w:tcW w:w="938" w:type="dxa"/>
            <w:tcBorders>
              <w:top w:val="nil"/>
              <w:left w:val="nil"/>
              <w:bottom w:val="nil"/>
              <w:right w:val="nil"/>
            </w:tcBorders>
          </w:tcPr>
          <w:p w14:paraId="74D9B3F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0.487</w:t>
            </w:r>
          </w:p>
        </w:tc>
        <w:tc>
          <w:tcPr>
            <w:tcW w:w="914" w:type="dxa"/>
            <w:tcBorders>
              <w:top w:val="nil"/>
              <w:left w:val="nil"/>
              <w:bottom w:val="nil"/>
              <w:right w:val="nil"/>
            </w:tcBorders>
          </w:tcPr>
          <w:p w14:paraId="5ED98A34"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0.884</w:t>
            </w:r>
          </w:p>
        </w:tc>
        <w:tc>
          <w:tcPr>
            <w:tcW w:w="942" w:type="dxa"/>
            <w:tcBorders>
              <w:top w:val="nil"/>
              <w:left w:val="nil"/>
              <w:bottom w:val="nil"/>
              <w:right w:val="nil"/>
            </w:tcBorders>
          </w:tcPr>
          <w:p w14:paraId="5A97E2C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0.483</w:t>
            </w:r>
          </w:p>
        </w:tc>
        <w:tc>
          <w:tcPr>
            <w:tcW w:w="878" w:type="dxa"/>
            <w:tcBorders>
              <w:top w:val="nil"/>
              <w:left w:val="nil"/>
              <w:bottom w:val="nil"/>
              <w:right w:val="nil"/>
            </w:tcBorders>
          </w:tcPr>
          <w:p w14:paraId="0FE2D53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0.597</w:t>
            </w:r>
          </w:p>
        </w:tc>
      </w:tr>
      <w:tr w:rsidR="00713B2B" w14:paraId="03C8E140" w14:textId="77777777">
        <w:trPr>
          <w:jc w:val="center"/>
        </w:trPr>
        <w:tc>
          <w:tcPr>
            <w:tcW w:w="964" w:type="dxa"/>
            <w:tcBorders>
              <w:top w:val="nil"/>
              <w:left w:val="nil"/>
              <w:bottom w:val="nil"/>
              <w:right w:val="nil"/>
            </w:tcBorders>
          </w:tcPr>
          <w:p w14:paraId="1004611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IN2</w:t>
            </w:r>
          </w:p>
        </w:tc>
        <w:tc>
          <w:tcPr>
            <w:tcW w:w="922" w:type="dxa"/>
            <w:tcBorders>
              <w:top w:val="nil"/>
              <w:left w:val="nil"/>
              <w:bottom w:val="nil"/>
              <w:right w:val="nil"/>
            </w:tcBorders>
          </w:tcPr>
          <w:p w14:paraId="130D6E6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0.382</w:t>
            </w:r>
          </w:p>
        </w:tc>
        <w:tc>
          <w:tcPr>
            <w:tcW w:w="908" w:type="dxa"/>
            <w:tcBorders>
              <w:top w:val="nil"/>
              <w:left w:val="nil"/>
              <w:bottom w:val="nil"/>
              <w:right w:val="nil"/>
            </w:tcBorders>
          </w:tcPr>
          <w:p w14:paraId="0550032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0.482</w:t>
            </w:r>
          </w:p>
        </w:tc>
        <w:tc>
          <w:tcPr>
            <w:tcW w:w="909" w:type="dxa"/>
            <w:tcBorders>
              <w:top w:val="nil"/>
              <w:left w:val="nil"/>
              <w:bottom w:val="nil"/>
              <w:right w:val="nil"/>
            </w:tcBorders>
          </w:tcPr>
          <w:p w14:paraId="69951A4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0.512</w:t>
            </w:r>
          </w:p>
        </w:tc>
        <w:tc>
          <w:tcPr>
            <w:tcW w:w="921" w:type="dxa"/>
            <w:tcBorders>
              <w:top w:val="nil"/>
              <w:left w:val="nil"/>
              <w:bottom w:val="nil"/>
              <w:right w:val="nil"/>
            </w:tcBorders>
          </w:tcPr>
          <w:p w14:paraId="181DD0F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0.324</w:t>
            </w:r>
          </w:p>
        </w:tc>
        <w:tc>
          <w:tcPr>
            <w:tcW w:w="938" w:type="dxa"/>
            <w:tcBorders>
              <w:top w:val="nil"/>
              <w:left w:val="nil"/>
              <w:bottom w:val="nil"/>
              <w:right w:val="nil"/>
            </w:tcBorders>
          </w:tcPr>
          <w:p w14:paraId="4AE7406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0.460</w:t>
            </w:r>
          </w:p>
        </w:tc>
        <w:tc>
          <w:tcPr>
            <w:tcW w:w="914" w:type="dxa"/>
            <w:tcBorders>
              <w:top w:val="nil"/>
              <w:left w:val="nil"/>
              <w:bottom w:val="nil"/>
              <w:right w:val="nil"/>
            </w:tcBorders>
          </w:tcPr>
          <w:p w14:paraId="249F1FCA"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0.867</w:t>
            </w:r>
          </w:p>
        </w:tc>
        <w:tc>
          <w:tcPr>
            <w:tcW w:w="942" w:type="dxa"/>
            <w:tcBorders>
              <w:top w:val="nil"/>
              <w:left w:val="nil"/>
              <w:bottom w:val="nil"/>
              <w:right w:val="nil"/>
            </w:tcBorders>
          </w:tcPr>
          <w:p w14:paraId="079356D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0.444</w:t>
            </w:r>
          </w:p>
        </w:tc>
        <w:tc>
          <w:tcPr>
            <w:tcW w:w="878" w:type="dxa"/>
            <w:tcBorders>
              <w:top w:val="nil"/>
              <w:left w:val="nil"/>
              <w:bottom w:val="nil"/>
              <w:right w:val="nil"/>
            </w:tcBorders>
          </w:tcPr>
          <w:p w14:paraId="3A770A0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0.499</w:t>
            </w:r>
          </w:p>
        </w:tc>
      </w:tr>
      <w:tr w:rsidR="00713B2B" w14:paraId="676A9A50" w14:textId="77777777">
        <w:trPr>
          <w:jc w:val="center"/>
        </w:trPr>
        <w:tc>
          <w:tcPr>
            <w:tcW w:w="964" w:type="dxa"/>
            <w:tcBorders>
              <w:top w:val="nil"/>
              <w:left w:val="nil"/>
              <w:bottom w:val="nil"/>
              <w:right w:val="nil"/>
            </w:tcBorders>
          </w:tcPr>
          <w:p w14:paraId="4C760FE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IN3</w:t>
            </w:r>
          </w:p>
        </w:tc>
        <w:tc>
          <w:tcPr>
            <w:tcW w:w="922" w:type="dxa"/>
            <w:tcBorders>
              <w:top w:val="nil"/>
              <w:left w:val="nil"/>
              <w:bottom w:val="nil"/>
              <w:right w:val="nil"/>
            </w:tcBorders>
          </w:tcPr>
          <w:p w14:paraId="684C8E2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0.331</w:t>
            </w:r>
          </w:p>
        </w:tc>
        <w:tc>
          <w:tcPr>
            <w:tcW w:w="908" w:type="dxa"/>
            <w:tcBorders>
              <w:top w:val="nil"/>
              <w:left w:val="nil"/>
              <w:bottom w:val="nil"/>
              <w:right w:val="nil"/>
            </w:tcBorders>
          </w:tcPr>
          <w:p w14:paraId="5BF605F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0.323</w:t>
            </w:r>
          </w:p>
        </w:tc>
        <w:tc>
          <w:tcPr>
            <w:tcW w:w="909" w:type="dxa"/>
            <w:tcBorders>
              <w:top w:val="nil"/>
              <w:left w:val="nil"/>
              <w:bottom w:val="nil"/>
              <w:right w:val="nil"/>
            </w:tcBorders>
          </w:tcPr>
          <w:p w14:paraId="0850D85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0.379</w:t>
            </w:r>
          </w:p>
        </w:tc>
        <w:tc>
          <w:tcPr>
            <w:tcW w:w="921" w:type="dxa"/>
            <w:tcBorders>
              <w:top w:val="nil"/>
              <w:left w:val="nil"/>
              <w:bottom w:val="nil"/>
              <w:right w:val="nil"/>
            </w:tcBorders>
          </w:tcPr>
          <w:p w14:paraId="208826C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0.194</w:t>
            </w:r>
          </w:p>
        </w:tc>
        <w:tc>
          <w:tcPr>
            <w:tcW w:w="938" w:type="dxa"/>
            <w:tcBorders>
              <w:top w:val="nil"/>
              <w:left w:val="nil"/>
              <w:bottom w:val="nil"/>
              <w:right w:val="nil"/>
            </w:tcBorders>
          </w:tcPr>
          <w:p w14:paraId="2244310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0.423</w:t>
            </w:r>
          </w:p>
        </w:tc>
        <w:tc>
          <w:tcPr>
            <w:tcW w:w="914" w:type="dxa"/>
            <w:tcBorders>
              <w:top w:val="nil"/>
              <w:left w:val="nil"/>
              <w:bottom w:val="nil"/>
              <w:right w:val="nil"/>
            </w:tcBorders>
          </w:tcPr>
          <w:p w14:paraId="2D18BA3F"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0.796</w:t>
            </w:r>
          </w:p>
        </w:tc>
        <w:tc>
          <w:tcPr>
            <w:tcW w:w="942" w:type="dxa"/>
            <w:tcBorders>
              <w:top w:val="nil"/>
              <w:left w:val="nil"/>
              <w:bottom w:val="nil"/>
              <w:right w:val="nil"/>
            </w:tcBorders>
          </w:tcPr>
          <w:p w14:paraId="28ADD64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0.396</w:t>
            </w:r>
          </w:p>
        </w:tc>
        <w:tc>
          <w:tcPr>
            <w:tcW w:w="878" w:type="dxa"/>
            <w:tcBorders>
              <w:top w:val="nil"/>
              <w:left w:val="nil"/>
              <w:bottom w:val="nil"/>
              <w:right w:val="nil"/>
            </w:tcBorders>
          </w:tcPr>
          <w:p w14:paraId="3002685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0.581</w:t>
            </w:r>
          </w:p>
        </w:tc>
      </w:tr>
      <w:tr w:rsidR="00713B2B" w14:paraId="4FFCA740" w14:textId="77777777">
        <w:trPr>
          <w:jc w:val="center"/>
        </w:trPr>
        <w:tc>
          <w:tcPr>
            <w:tcW w:w="964" w:type="dxa"/>
            <w:tcBorders>
              <w:top w:val="nil"/>
              <w:left w:val="nil"/>
              <w:bottom w:val="nil"/>
              <w:right w:val="nil"/>
            </w:tcBorders>
          </w:tcPr>
          <w:p w14:paraId="7FAEE9C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IN4</w:t>
            </w:r>
          </w:p>
        </w:tc>
        <w:tc>
          <w:tcPr>
            <w:tcW w:w="922" w:type="dxa"/>
            <w:tcBorders>
              <w:top w:val="nil"/>
              <w:left w:val="nil"/>
              <w:bottom w:val="nil"/>
              <w:right w:val="nil"/>
            </w:tcBorders>
          </w:tcPr>
          <w:p w14:paraId="744BFED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0.420</w:t>
            </w:r>
          </w:p>
        </w:tc>
        <w:tc>
          <w:tcPr>
            <w:tcW w:w="908" w:type="dxa"/>
            <w:tcBorders>
              <w:top w:val="nil"/>
              <w:left w:val="nil"/>
              <w:bottom w:val="nil"/>
              <w:right w:val="nil"/>
            </w:tcBorders>
          </w:tcPr>
          <w:p w14:paraId="227B6B5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0.539</w:t>
            </w:r>
          </w:p>
        </w:tc>
        <w:tc>
          <w:tcPr>
            <w:tcW w:w="909" w:type="dxa"/>
            <w:tcBorders>
              <w:top w:val="nil"/>
              <w:left w:val="nil"/>
              <w:bottom w:val="nil"/>
              <w:right w:val="nil"/>
            </w:tcBorders>
          </w:tcPr>
          <w:p w14:paraId="73D1091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0.588</w:t>
            </w:r>
          </w:p>
        </w:tc>
        <w:tc>
          <w:tcPr>
            <w:tcW w:w="921" w:type="dxa"/>
            <w:tcBorders>
              <w:top w:val="nil"/>
              <w:left w:val="nil"/>
              <w:bottom w:val="nil"/>
              <w:right w:val="nil"/>
            </w:tcBorders>
          </w:tcPr>
          <w:p w14:paraId="3555E10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0.389</w:t>
            </w:r>
          </w:p>
        </w:tc>
        <w:tc>
          <w:tcPr>
            <w:tcW w:w="938" w:type="dxa"/>
            <w:tcBorders>
              <w:top w:val="nil"/>
              <w:left w:val="nil"/>
              <w:bottom w:val="nil"/>
              <w:right w:val="nil"/>
            </w:tcBorders>
          </w:tcPr>
          <w:p w14:paraId="3AA70CE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0.479</w:t>
            </w:r>
          </w:p>
        </w:tc>
        <w:tc>
          <w:tcPr>
            <w:tcW w:w="914" w:type="dxa"/>
            <w:tcBorders>
              <w:top w:val="nil"/>
              <w:left w:val="nil"/>
              <w:bottom w:val="nil"/>
              <w:right w:val="nil"/>
            </w:tcBorders>
          </w:tcPr>
          <w:p w14:paraId="35A6022F"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0.777</w:t>
            </w:r>
          </w:p>
        </w:tc>
        <w:tc>
          <w:tcPr>
            <w:tcW w:w="942" w:type="dxa"/>
            <w:tcBorders>
              <w:top w:val="nil"/>
              <w:left w:val="nil"/>
              <w:bottom w:val="nil"/>
              <w:right w:val="nil"/>
            </w:tcBorders>
          </w:tcPr>
          <w:p w14:paraId="3CAE94E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0.471</w:t>
            </w:r>
          </w:p>
        </w:tc>
        <w:tc>
          <w:tcPr>
            <w:tcW w:w="878" w:type="dxa"/>
            <w:tcBorders>
              <w:top w:val="nil"/>
              <w:left w:val="nil"/>
              <w:bottom w:val="nil"/>
              <w:right w:val="nil"/>
            </w:tcBorders>
          </w:tcPr>
          <w:p w14:paraId="10921A0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0.474</w:t>
            </w:r>
          </w:p>
        </w:tc>
      </w:tr>
      <w:tr w:rsidR="00713B2B" w14:paraId="3077A684" w14:textId="77777777">
        <w:trPr>
          <w:jc w:val="center"/>
        </w:trPr>
        <w:tc>
          <w:tcPr>
            <w:tcW w:w="964" w:type="dxa"/>
            <w:tcBorders>
              <w:top w:val="nil"/>
              <w:left w:val="nil"/>
              <w:bottom w:val="nil"/>
              <w:right w:val="nil"/>
            </w:tcBorders>
          </w:tcPr>
          <w:p w14:paraId="2AA92B0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IP1</w:t>
            </w:r>
          </w:p>
        </w:tc>
        <w:tc>
          <w:tcPr>
            <w:tcW w:w="922" w:type="dxa"/>
            <w:tcBorders>
              <w:top w:val="nil"/>
              <w:left w:val="nil"/>
              <w:bottom w:val="nil"/>
              <w:right w:val="nil"/>
            </w:tcBorders>
          </w:tcPr>
          <w:p w14:paraId="36E3764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0.541</w:t>
            </w:r>
          </w:p>
        </w:tc>
        <w:tc>
          <w:tcPr>
            <w:tcW w:w="908" w:type="dxa"/>
            <w:tcBorders>
              <w:top w:val="nil"/>
              <w:left w:val="nil"/>
              <w:bottom w:val="nil"/>
              <w:right w:val="nil"/>
            </w:tcBorders>
          </w:tcPr>
          <w:p w14:paraId="4F3DE62C"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0.737</w:t>
            </w:r>
          </w:p>
        </w:tc>
        <w:tc>
          <w:tcPr>
            <w:tcW w:w="909" w:type="dxa"/>
            <w:tcBorders>
              <w:top w:val="nil"/>
              <w:left w:val="nil"/>
              <w:bottom w:val="nil"/>
              <w:right w:val="nil"/>
            </w:tcBorders>
          </w:tcPr>
          <w:p w14:paraId="14B4186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0.665</w:t>
            </w:r>
          </w:p>
        </w:tc>
        <w:tc>
          <w:tcPr>
            <w:tcW w:w="921" w:type="dxa"/>
            <w:tcBorders>
              <w:top w:val="nil"/>
              <w:left w:val="nil"/>
              <w:bottom w:val="nil"/>
              <w:right w:val="nil"/>
            </w:tcBorders>
          </w:tcPr>
          <w:p w14:paraId="5C18E8E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0.257</w:t>
            </w:r>
          </w:p>
        </w:tc>
        <w:tc>
          <w:tcPr>
            <w:tcW w:w="938" w:type="dxa"/>
            <w:tcBorders>
              <w:top w:val="nil"/>
              <w:left w:val="nil"/>
              <w:bottom w:val="nil"/>
              <w:right w:val="nil"/>
            </w:tcBorders>
          </w:tcPr>
          <w:p w14:paraId="42ABDCA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0.630</w:t>
            </w:r>
          </w:p>
        </w:tc>
        <w:tc>
          <w:tcPr>
            <w:tcW w:w="914" w:type="dxa"/>
            <w:tcBorders>
              <w:top w:val="nil"/>
              <w:left w:val="nil"/>
              <w:bottom w:val="nil"/>
              <w:right w:val="nil"/>
            </w:tcBorders>
          </w:tcPr>
          <w:p w14:paraId="563DD53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0.538</w:t>
            </w:r>
          </w:p>
        </w:tc>
        <w:tc>
          <w:tcPr>
            <w:tcW w:w="942" w:type="dxa"/>
            <w:tcBorders>
              <w:top w:val="nil"/>
              <w:left w:val="nil"/>
              <w:bottom w:val="nil"/>
              <w:right w:val="nil"/>
            </w:tcBorders>
          </w:tcPr>
          <w:p w14:paraId="1D29FFF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0.676</w:t>
            </w:r>
          </w:p>
        </w:tc>
        <w:tc>
          <w:tcPr>
            <w:tcW w:w="878" w:type="dxa"/>
            <w:tcBorders>
              <w:top w:val="nil"/>
              <w:left w:val="nil"/>
              <w:bottom w:val="nil"/>
              <w:right w:val="nil"/>
            </w:tcBorders>
          </w:tcPr>
          <w:p w14:paraId="6F4E78A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0.678</w:t>
            </w:r>
          </w:p>
        </w:tc>
      </w:tr>
      <w:tr w:rsidR="00713B2B" w14:paraId="493A6467" w14:textId="77777777">
        <w:trPr>
          <w:jc w:val="center"/>
        </w:trPr>
        <w:tc>
          <w:tcPr>
            <w:tcW w:w="964" w:type="dxa"/>
            <w:tcBorders>
              <w:top w:val="nil"/>
              <w:left w:val="nil"/>
              <w:bottom w:val="nil"/>
              <w:right w:val="nil"/>
            </w:tcBorders>
          </w:tcPr>
          <w:p w14:paraId="793BD59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IP2</w:t>
            </w:r>
          </w:p>
        </w:tc>
        <w:tc>
          <w:tcPr>
            <w:tcW w:w="922" w:type="dxa"/>
            <w:tcBorders>
              <w:top w:val="nil"/>
              <w:left w:val="nil"/>
              <w:bottom w:val="nil"/>
              <w:right w:val="nil"/>
            </w:tcBorders>
          </w:tcPr>
          <w:p w14:paraId="077CFDB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0.389</w:t>
            </w:r>
          </w:p>
        </w:tc>
        <w:tc>
          <w:tcPr>
            <w:tcW w:w="908" w:type="dxa"/>
            <w:tcBorders>
              <w:top w:val="nil"/>
              <w:left w:val="nil"/>
              <w:bottom w:val="nil"/>
              <w:right w:val="nil"/>
            </w:tcBorders>
          </w:tcPr>
          <w:p w14:paraId="611CEC87"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0.883</w:t>
            </w:r>
          </w:p>
        </w:tc>
        <w:tc>
          <w:tcPr>
            <w:tcW w:w="909" w:type="dxa"/>
            <w:tcBorders>
              <w:top w:val="nil"/>
              <w:left w:val="nil"/>
              <w:bottom w:val="nil"/>
              <w:right w:val="nil"/>
            </w:tcBorders>
          </w:tcPr>
          <w:p w14:paraId="2DAADB9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0.554</w:t>
            </w:r>
          </w:p>
        </w:tc>
        <w:tc>
          <w:tcPr>
            <w:tcW w:w="921" w:type="dxa"/>
            <w:tcBorders>
              <w:top w:val="nil"/>
              <w:left w:val="nil"/>
              <w:bottom w:val="nil"/>
              <w:right w:val="nil"/>
            </w:tcBorders>
          </w:tcPr>
          <w:p w14:paraId="0EB74D4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0.378</w:t>
            </w:r>
          </w:p>
        </w:tc>
        <w:tc>
          <w:tcPr>
            <w:tcW w:w="938" w:type="dxa"/>
            <w:tcBorders>
              <w:top w:val="nil"/>
              <w:left w:val="nil"/>
              <w:bottom w:val="nil"/>
              <w:right w:val="nil"/>
            </w:tcBorders>
          </w:tcPr>
          <w:p w14:paraId="291C8EB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0.457</w:t>
            </w:r>
          </w:p>
        </w:tc>
        <w:tc>
          <w:tcPr>
            <w:tcW w:w="914" w:type="dxa"/>
            <w:tcBorders>
              <w:top w:val="nil"/>
              <w:left w:val="nil"/>
              <w:bottom w:val="nil"/>
              <w:right w:val="nil"/>
            </w:tcBorders>
          </w:tcPr>
          <w:p w14:paraId="479AAD0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0.457</w:t>
            </w:r>
          </w:p>
        </w:tc>
        <w:tc>
          <w:tcPr>
            <w:tcW w:w="942" w:type="dxa"/>
            <w:tcBorders>
              <w:top w:val="nil"/>
              <w:left w:val="nil"/>
              <w:bottom w:val="nil"/>
              <w:right w:val="nil"/>
            </w:tcBorders>
          </w:tcPr>
          <w:p w14:paraId="13EC12F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0.509</w:t>
            </w:r>
          </w:p>
        </w:tc>
        <w:tc>
          <w:tcPr>
            <w:tcW w:w="878" w:type="dxa"/>
            <w:tcBorders>
              <w:top w:val="nil"/>
              <w:left w:val="nil"/>
              <w:bottom w:val="nil"/>
              <w:right w:val="nil"/>
            </w:tcBorders>
          </w:tcPr>
          <w:p w14:paraId="62A0ADD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0.428</w:t>
            </w:r>
          </w:p>
        </w:tc>
      </w:tr>
      <w:tr w:rsidR="00713B2B" w14:paraId="153AF50E" w14:textId="77777777">
        <w:trPr>
          <w:jc w:val="center"/>
        </w:trPr>
        <w:tc>
          <w:tcPr>
            <w:tcW w:w="964" w:type="dxa"/>
            <w:tcBorders>
              <w:top w:val="nil"/>
              <w:left w:val="nil"/>
              <w:bottom w:val="nil"/>
              <w:right w:val="nil"/>
            </w:tcBorders>
          </w:tcPr>
          <w:p w14:paraId="602AA5F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IP3</w:t>
            </w:r>
          </w:p>
        </w:tc>
        <w:tc>
          <w:tcPr>
            <w:tcW w:w="922" w:type="dxa"/>
            <w:tcBorders>
              <w:top w:val="nil"/>
              <w:left w:val="nil"/>
              <w:bottom w:val="nil"/>
              <w:right w:val="nil"/>
            </w:tcBorders>
          </w:tcPr>
          <w:p w14:paraId="5F2D2FA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0.378</w:t>
            </w:r>
          </w:p>
        </w:tc>
        <w:tc>
          <w:tcPr>
            <w:tcW w:w="908" w:type="dxa"/>
            <w:tcBorders>
              <w:top w:val="nil"/>
              <w:left w:val="nil"/>
              <w:bottom w:val="nil"/>
              <w:right w:val="nil"/>
            </w:tcBorders>
          </w:tcPr>
          <w:p w14:paraId="6389BB02"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0.915</w:t>
            </w:r>
          </w:p>
        </w:tc>
        <w:tc>
          <w:tcPr>
            <w:tcW w:w="909" w:type="dxa"/>
            <w:tcBorders>
              <w:top w:val="nil"/>
              <w:left w:val="nil"/>
              <w:bottom w:val="nil"/>
              <w:right w:val="nil"/>
            </w:tcBorders>
          </w:tcPr>
          <w:p w14:paraId="35D8356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0.587</w:t>
            </w:r>
          </w:p>
        </w:tc>
        <w:tc>
          <w:tcPr>
            <w:tcW w:w="921" w:type="dxa"/>
            <w:tcBorders>
              <w:top w:val="nil"/>
              <w:left w:val="nil"/>
              <w:bottom w:val="nil"/>
              <w:right w:val="nil"/>
            </w:tcBorders>
          </w:tcPr>
          <w:p w14:paraId="4285D66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0.400</w:t>
            </w:r>
          </w:p>
        </w:tc>
        <w:tc>
          <w:tcPr>
            <w:tcW w:w="938" w:type="dxa"/>
            <w:tcBorders>
              <w:top w:val="nil"/>
              <w:left w:val="nil"/>
              <w:bottom w:val="nil"/>
              <w:right w:val="nil"/>
            </w:tcBorders>
          </w:tcPr>
          <w:p w14:paraId="237E544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0.465</w:t>
            </w:r>
          </w:p>
        </w:tc>
        <w:tc>
          <w:tcPr>
            <w:tcW w:w="914" w:type="dxa"/>
            <w:tcBorders>
              <w:top w:val="nil"/>
              <w:left w:val="nil"/>
              <w:bottom w:val="nil"/>
              <w:right w:val="nil"/>
            </w:tcBorders>
          </w:tcPr>
          <w:p w14:paraId="4073159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0.450</w:t>
            </w:r>
          </w:p>
        </w:tc>
        <w:tc>
          <w:tcPr>
            <w:tcW w:w="942" w:type="dxa"/>
            <w:tcBorders>
              <w:top w:val="nil"/>
              <w:left w:val="nil"/>
              <w:bottom w:val="nil"/>
              <w:right w:val="nil"/>
            </w:tcBorders>
          </w:tcPr>
          <w:p w14:paraId="1A10CCE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0.524</w:t>
            </w:r>
          </w:p>
        </w:tc>
        <w:tc>
          <w:tcPr>
            <w:tcW w:w="878" w:type="dxa"/>
            <w:tcBorders>
              <w:top w:val="nil"/>
              <w:left w:val="nil"/>
              <w:bottom w:val="nil"/>
              <w:right w:val="nil"/>
            </w:tcBorders>
          </w:tcPr>
          <w:p w14:paraId="11917B7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0.438</w:t>
            </w:r>
          </w:p>
        </w:tc>
      </w:tr>
      <w:tr w:rsidR="00713B2B" w14:paraId="3EB88998" w14:textId="77777777">
        <w:trPr>
          <w:jc w:val="center"/>
        </w:trPr>
        <w:tc>
          <w:tcPr>
            <w:tcW w:w="964" w:type="dxa"/>
            <w:tcBorders>
              <w:top w:val="nil"/>
              <w:left w:val="nil"/>
              <w:bottom w:val="nil"/>
              <w:right w:val="nil"/>
            </w:tcBorders>
          </w:tcPr>
          <w:p w14:paraId="11D7C59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IP4</w:t>
            </w:r>
          </w:p>
        </w:tc>
        <w:tc>
          <w:tcPr>
            <w:tcW w:w="922" w:type="dxa"/>
            <w:tcBorders>
              <w:top w:val="nil"/>
              <w:left w:val="nil"/>
              <w:bottom w:val="nil"/>
              <w:right w:val="nil"/>
            </w:tcBorders>
          </w:tcPr>
          <w:p w14:paraId="1DC52CB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0.447</w:t>
            </w:r>
          </w:p>
        </w:tc>
        <w:tc>
          <w:tcPr>
            <w:tcW w:w="908" w:type="dxa"/>
            <w:tcBorders>
              <w:top w:val="nil"/>
              <w:left w:val="nil"/>
              <w:bottom w:val="nil"/>
              <w:right w:val="nil"/>
            </w:tcBorders>
          </w:tcPr>
          <w:p w14:paraId="30506A87"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0.908</w:t>
            </w:r>
          </w:p>
        </w:tc>
        <w:tc>
          <w:tcPr>
            <w:tcW w:w="909" w:type="dxa"/>
            <w:tcBorders>
              <w:top w:val="nil"/>
              <w:left w:val="nil"/>
              <w:bottom w:val="nil"/>
              <w:right w:val="nil"/>
            </w:tcBorders>
          </w:tcPr>
          <w:p w14:paraId="181389E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0.627</w:t>
            </w:r>
          </w:p>
        </w:tc>
        <w:tc>
          <w:tcPr>
            <w:tcW w:w="921" w:type="dxa"/>
            <w:tcBorders>
              <w:top w:val="nil"/>
              <w:left w:val="nil"/>
              <w:bottom w:val="nil"/>
              <w:right w:val="nil"/>
            </w:tcBorders>
          </w:tcPr>
          <w:p w14:paraId="409EE42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0.368</w:t>
            </w:r>
          </w:p>
        </w:tc>
        <w:tc>
          <w:tcPr>
            <w:tcW w:w="938" w:type="dxa"/>
            <w:tcBorders>
              <w:top w:val="nil"/>
              <w:left w:val="nil"/>
              <w:bottom w:val="nil"/>
              <w:right w:val="nil"/>
            </w:tcBorders>
          </w:tcPr>
          <w:p w14:paraId="2AA34F3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0.539</w:t>
            </w:r>
          </w:p>
        </w:tc>
        <w:tc>
          <w:tcPr>
            <w:tcW w:w="914" w:type="dxa"/>
            <w:tcBorders>
              <w:top w:val="nil"/>
              <w:left w:val="nil"/>
              <w:bottom w:val="nil"/>
              <w:right w:val="nil"/>
            </w:tcBorders>
          </w:tcPr>
          <w:p w14:paraId="56238AE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0.437</w:t>
            </w:r>
          </w:p>
        </w:tc>
        <w:tc>
          <w:tcPr>
            <w:tcW w:w="942" w:type="dxa"/>
            <w:tcBorders>
              <w:top w:val="nil"/>
              <w:left w:val="nil"/>
              <w:bottom w:val="nil"/>
              <w:right w:val="nil"/>
            </w:tcBorders>
          </w:tcPr>
          <w:p w14:paraId="2C95E05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0.592</w:t>
            </w:r>
          </w:p>
        </w:tc>
        <w:tc>
          <w:tcPr>
            <w:tcW w:w="878" w:type="dxa"/>
            <w:tcBorders>
              <w:top w:val="nil"/>
              <w:left w:val="nil"/>
              <w:bottom w:val="nil"/>
              <w:right w:val="nil"/>
            </w:tcBorders>
          </w:tcPr>
          <w:p w14:paraId="0CCD656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0.520</w:t>
            </w:r>
          </w:p>
        </w:tc>
      </w:tr>
      <w:tr w:rsidR="00713B2B" w14:paraId="679E72CF" w14:textId="77777777">
        <w:trPr>
          <w:jc w:val="center"/>
        </w:trPr>
        <w:tc>
          <w:tcPr>
            <w:tcW w:w="964" w:type="dxa"/>
            <w:tcBorders>
              <w:top w:val="nil"/>
              <w:left w:val="nil"/>
              <w:bottom w:val="nil"/>
              <w:right w:val="nil"/>
            </w:tcBorders>
          </w:tcPr>
          <w:p w14:paraId="4883703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PBC1</w:t>
            </w:r>
          </w:p>
        </w:tc>
        <w:tc>
          <w:tcPr>
            <w:tcW w:w="922" w:type="dxa"/>
            <w:tcBorders>
              <w:top w:val="nil"/>
              <w:left w:val="nil"/>
              <w:bottom w:val="nil"/>
              <w:right w:val="nil"/>
            </w:tcBorders>
          </w:tcPr>
          <w:p w14:paraId="75760D8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0.583</w:t>
            </w:r>
          </w:p>
        </w:tc>
        <w:tc>
          <w:tcPr>
            <w:tcW w:w="908" w:type="dxa"/>
            <w:tcBorders>
              <w:top w:val="nil"/>
              <w:left w:val="nil"/>
              <w:bottom w:val="nil"/>
              <w:right w:val="nil"/>
            </w:tcBorders>
          </w:tcPr>
          <w:p w14:paraId="4CF202C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0.550</w:t>
            </w:r>
          </w:p>
        </w:tc>
        <w:tc>
          <w:tcPr>
            <w:tcW w:w="909" w:type="dxa"/>
            <w:tcBorders>
              <w:top w:val="nil"/>
              <w:left w:val="nil"/>
              <w:bottom w:val="nil"/>
              <w:right w:val="nil"/>
            </w:tcBorders>
          </w:tcPr>
          <w:p w14:paraId="7B618D8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0.692</w:t>
            </w:r>
          </w:p>
        </w:tc>
        <w:tc>
          <w:tcPr>
            <w:tcW w:w="921" w:type="dxa"/>
            <w:tcBorders>
              <w:top w:val="nil"/>
              <w:left w:val="nil"/>
              <w:bottom w:val="nil"/>
              <w:right w:val="nil"/>
            </w:tcBorders>
          </w:tcPr>
          <w:p w14:paraId="687FF3F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0.344</w:t>
            </w:r>
          </w:p>
        </w:tc>
        <w:tc>
          <w:tcPr>
            <w:tcW w:w="938" w:type="dxa"/>
            <w:tcBorders>
              <w:top w:val="nil"/>
              <w:left w:val="nil"/>
              <w:bottom w:val="nil"/>
              <w:right w:val="nil"/>
            </w:tcBorders>
          </w:tcPr>
          <w:p w14:paraId="0FC06A1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0.639</w:t>
            </w:r>
          </w:p>
        </w:tc>
        <w:tc>
          <w:tcPr>
            <w:tcW w:w="914" w:type="dxa"/>
            <w:tcBorders>
              <w:top w:val="nil"/>
              <w:left w:val="nil"/>
              <w:bottom w:val="nil"/>
              <w:right w:val="nil"/>
            </w:tcBorders>
          </w:tcPr>
          <w:p w14:paraId="63B194E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0.489</w:t>
            </w:r>
          </w:p>
        </w:tc>
        <w:tc>
          <w:tcPr>
            <w:tcW w:w="942" w:type="dxa"/>
            <w:tcBorders>
              <w:top w:val="nil"/>
              <w:left w:val="nil"/>
              <w:bottom w:val="nil"/>
              <w:right w:val="nil"/>
            </w:tcBorders>
          </w:tcPr>
          <w:p w14:paraId="2EAAE28C"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0.847</w:t>
            </w:r>
          </w:p>
        </w:tc>
        <w:tc>
          <w:tcPr>
            <w:tcW w:w="878" w:type="dxa"/>
            <w:tcBorders>
              <w:top w:val="nil"/>
              <w:left w:val="nil"/>
              <w:bottom w:val="nil"/>
              <w:right w:val="nil"/>
            </w:tcBorders>
          </w:tcPr>
          <w:p w14:paraId="6CC1F34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0.652</w:t>
            </w:r>
          </w:p>
        </w:tc>
      </w:tr>
      <w:tr w:rsidR="00713B2B" w14:paraId="130CB06C" w14:textId="77777777">
        <w:trPr>
          <w:jc w:val="center"/>
        </w:trPr>
        <w:tc>
          <w:tcPr>
            <w:tcW w:w="964" w:type="dxa"/>
            <w:tcBorders>
              <w:top w:val="nil"/>
              <w:left w:val="nil"/>
              <w:bottom w:val="nil"/>
              <w:right w:val="nil"/>
            </w:tcBorders>
          </w:tcPr>
          <w:p w14:paraId="44A759D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PBC2</w:t>
            </w:r>
          </w:p>
        </w:tc>
        <w:tc>
          <w:tcPr>
            <w:tcW w:w="922" w:type="dxa"/>
            <w:tcBorders>
              <w:top w:val="nil"/>
              <w:left w:val="nil"/>
              <w:bottom w:val="nil"/>
              <w:right w:val="nil"/>
            </w:tcBorders>
          </w:tcPr>
          <w:p w14:paraId="632DB95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0.574</w:t>
            </w:r>
          </w:p>
        </w:tc>
        <w:tc>
          <w:tcPr>
            <w:tcW w:w="908" w:type="dxa"/>
            <w:tcBorders>
              <w:top w:val="nil"/>
              <w:left w:val="nil"/>
              <w:bottom w:val="nil"/>
              <w:right w:val="nil"/>
            </w:tcBorders>
          </w:tcPr>
          <w:p w14:paraId="6C2BEF3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0.591</w:t>
            </w:r>
          </w:p>
        </w:tc>
        <w:tc>
          <w:tcPr>
            <w:tcW w:w="909" w:type="dxa"/>
            <w:tcBorders>
              <w:top w:val="nil"/>
              <w:left w:val="nil"/>
              <w:bottom w:val="nil"/>
              <w:right w:val="nil"/>
            </w:tcBorders>
          </w:tcPr>
          <w:p w14:paraId="6C85A63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0.713</w:t>
            </w:r>
          </w:p>
        </w:tc>
        <w:tc>
          <w:tcPr>
            <w:tcW w:w="921" w:type="dxa"/>
            <w:tcBorders>
              <w:top w:val="nil"/>
              <w:left w:val="nil"/>
              <w:bottom w:val="nil"/>
              <w:right w:val="nil"/>
            </w:tcBorders>
          </w:tcPr>
          <w:p w14:paraId="5E46688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0.373</w:t>
            </w:r>
          </w:p>
        </w:tc>
        <w:tc>
          <w:tcPr>
            <w:tcW w:w="938" w:type="dxa"/>
            <w:tcBorders>
              <w:top w:val="nil"/>
              <w:left w:val="nil"/>
              <w:bottom w:val="nil"/>
              <w:right w:val="nil"/>
            </w:tcBorders>
          </w:tcPr>
          <w:p w14:paraId="4E24766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0.612</w:t>
            </w:r>
          </w:p>
        </w:tc>
        <w:tc>
          <w:tcPr>
            <w:tcW w:w="914" w:type="dxa"/>
            <w:tcBorders>
              <w:top w:val="nil"/>
              <w:left w:val="nil"/>
              <w:bottom w:val="nil"/>
              <w:right w:val="nil"/>
            </w:tcBorders>
          </w:tcPr>
          <w:p w14:paraId="67DE4CB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0.466</w:t>
            </w:r>
          </w:p>
        </w:tc>
        <w:tc>
          <w:tcPr>
            <w:tcW w:w="942" w:type="dxa"/>
            <w:tcBorders>
              <w:top w:val="nil"/>
              <w:left w:val="nil"/>
              <w:bottom w:val="nil"/>
              <w:right w:val="nil"/>
            </w:tcBorders>
          </w:tcPr>
          <w:p w14:paraId="5630F9E4"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0.883</w:t>
            </w:r>
          </w:p>
        </w:tc>
        <w:tc>
          <w:tcPr>
            <w:tcW w:w="878" w:type="dxa"/>
            <w:tcBorders>
              <w:top w:val="nil"/>
              <w:left w:val="nil"/>
              <w:bottom w:val="nil"/>
              <w:right w:val="nil"/>
            </w:tcBorders>
          </w:tcPr>
          <w:p w14:paraId="2FEF86A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0.648</w:t>
            </w:r>
          </w:p>
        </w:tc>
      </w:tr>
      <w:tr w:rsidR="00713B2B" w14:paraId="38259DF4" w14:textId="77777777">
        <w:trPr>
          <w:jc w:val="center"/>
        </w:trPr>
        <w:tc>
          <w:tcPr>
            <w:tcW w:w="964" w:type="dxa"/>
            <w:tcBorders>
              <w:top w:val="nil"/>
              <w:left w:val="nil"/>
              <w:bottom w:val="nil"/>
              <w:right w:val="nil"/>
            </w:tcBorders>
          </w:tcPr>
          <w:p w14:paraId="68D8E23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PBC3</w:t>
            </w:r>
          </w:p>
        </w:tc>
        <w:tc>
          <w:tcPr>
            <w:tcW w:w="922" w:type="dxa"/>
            <w:tcBorders>
              <w:top w:val="nil"/>
              <w:left w:val="nil"/>
              <w:bottom w:val="nil"/>
              <w:right w:val="nil"/>
            </w:tcBorders>
          </w:tcPr>
          <w:p w14:paraId="636B670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0.624</w:t>
            </w:r>
          </w:p>
        </w:tc>
        <w:tc>
          <w:tcPr>
            <w:tcW w:w="908" w:type="dxa"/>
            <w:tcBorders>
              <w:top w:val="nil"/>
              <w:left w:val="nil"/>
              <w:bottom w:val="nil"/>
              <w:right w:val="nil"/>
            </w:tcBorders>
          </w:tcPr>
          <w:p w14:paraId="2A5BFB2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0.543</w:t>
            </w:r>
          </w:p>
        </w:tc>
        <w:tc>
          <w:tcPr>
            <w:tcW w:w="909" w:type="dxa"/>
            <w:tcBorders>
              <w:top w:val="nil"/>
              <w:left w:val="nil"/>
              <w:bottom w:val="nil"/>
              <w:right w:val="nil"/>
            </w:tcBorders>
          </w:tcPr>
          <w:p w14:paraId="25BE632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0.662</w:t>
            </w:r>
          </w:p>
        </w:tc>
        <w:tc>
          <w:tcPr>
            <w:tcW w:w="921" w:type="dxa"/>
            <w:tcBorders>
              <w:top w:val="nil"/>
              <w:left w:val="nil"/>
              <w:bottom w:val="nil"/>
              <w:right w:val="nil"/>
            </w:tcBorders>
          </w:tcPr>
          <w:p w14:paraId="13EDB4A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0.261</w:t>
            </w:r>
          </w:p>
        </w:tc>
        <w:tc>
          <w:tcPr>
            <w:tcW w:w="938" w:type="dxa"/>
            <w:tcBorders>
              <w:top w:val="nil"/>
              <w:left w:val="nil"/>
              <w:bottom w:val="nil"/>
              <w:right w:val="nil"/>
            </w:tcBorders>
          </w:tcPr>
          <w:p w14:paraId="2138C92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0.612</w:t>
            </w:r>
          </w:p>
        </w:tc>
        <w:tc>
          <w:tcPr>
            <w:tcW w:w="914" w:type="dxa"/>
            <w:tcBorders>
              <w:top w:val="nil"/>
              <w:left w:val="nil"/>
              <w:bottom w:val="nil"/>
              <w:right w:val="nil"/>
            </w:tcBorders>
          </w:tcPr>
          <w:p w14:paraId="1A88DBF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0.454</w:t>
            </w:r>
          </w:p>
        </w:tc>
        <w:tc>
          <w:tcPr>
            <w:tcW w:w="942" w:type="dxa"/>
            <w:tcBorders>
              <w:top w:val="nil"/>
              <w:left w:val="nil"/>
              <w:bottom w:val="nil"/>
              <w:right w:val="nil"/>
            </w:tcBorders>
          </w:tcPr>
          <w:p w14:paraId="0F6C736C"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0.893</w:t>
            </w:r>
          </w:p>
        </w:tc>
        <w:tc>
          <w:tcPr>
            <w:tcW w:w="878" w:type="dxa"/>
            <w:tcBorders>
              <w:top w:val="nil"/>
              <w:left w:val="nil"/>
              <w:bottom w:val="nil"/>
              <w:right w:val="nil"/>
            </w:tcBorders>
          </w:tcPr>
          <w:p w14:paraId="4E94A90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0.629</w:t>
            </w:r>
          </w:p>
        </w:tc>
      </w:tr>
      <w:tr w:rsidR="00713B2B" w14:paraId="52C3BEF4" w14:textId="77777777">
        <w:trPr>
          <w:jc w:val="center"/>
        </w:trPr>
        <w:tc>
          <w:tcPr>
            <w:tcW w:w="964" w:type="dxa"/>
            <w:tcBorders>
              <w:top w:val="nil"/>
              <w:left w:val="nil"/>
              <w:bottom w:val="nil"/>
              <w:right w:val="nil"/>
            </w:tcBorders>
          </w:tcPr>
          <w:p w14:paraId="162971C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PBC4</w:t>
            </w:r>
          </w:p>
        </w:tc>
        <w:tc>
          <w:tcPr>
            <w:tcW w:w="922" w:type="dxa"/>
            <w:tcBorders>
              <w:top w:val="nil"/>
              <w:left w:val="nil"/>
              <w:bottom w:val="nil"/>
              <w:right w:val="nil"/>
            </w:tcBorders>
          </w:tcPr>
          <w:p w14:paraId="4EFDEA5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0.567</w:t>
            </w:r>
          </w:p>
        </w:tc>
        <w:tc>
          <w:tcPr>
            <w:tcW w:w="908" w:type="dxa"/>
            <w:tcBorders>
              <w:top w:val="nil"/>
              <w:left w:val="nil"/>
              <w:bottom w:val="nil"/>
              <w:right w:val="nil"/>
            </w:tcBorders>
          </w:tcPr>
          <w:p w14:paraId="7E1383F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0.559</w:t>
            </w:r>
          </w:p>
        </w:tc>
        <w:tc>
          <w:tcPr>
            <w:tcW w:w="909" w:type="dxa"/>
            <w:tcBorders>
              <w:top w:val="nil"/>
              <w:left w:val="nil"/>
              <w:bottom w:val="nil"/>
              <w:right w:val="nil"/>
            </w:tcBorders>
          </w:tcPr>
          <w:p w14:paraId="4DBA605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0.631</w:t>
            </w:r>
          </w:p>
        </w:tc>
        <w:tc>
          <w:tcPr>
            <w:tcW w:w="921" w:type="dxa"/>
            <w:tcBorders>
              <w:top w:val="nil"/>
              <w:left w:val="nil"/>
              <w:bottom w:val="nil"/>
              <w:right w:val="nil"/>
            </w:tcBorders>
          </w:tcPr>
          <w:p w14:paraId="020EB9B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0.261</w:t>
            </w:r>
          </w:p>
        </w:tc>
        <w:tc>
          <w:tcPr>
            <w:tcW w:w="938" w:type="dxa"/>
            <w:tcBorders>
              <w:top w:val="nil"/>
              <w:left w:val="nil"/>
              <w:bottom w:val="nil"/>
              <w:right w:val="nil"/>
            </w:tcBorders>
          </w:tcPr>
          <w:p w14:paraId="09F70EE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0.611</w:t>
            </w:r>
          </w:p>
        </w:tc>
        <w:tc>
          <w:tcPr>
            <w:tcW w:w="914" w:type="dxa"/>
            <w:tcBorders>
              <w:top w:val="nil"/>
              <w:left w:val="nil"/>
              <w:bottom w:val="nil"/>
              <w:right w:val="nil"/>
            </w:tcBorders>
          </w:tcPr>
          <w:p w14:paraId="6603659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0.465</w:t>
            </w:r>
          </w:p>
        </w:tc>
        <w:tc>
          <w:tcPr>
            <w:tcW w:w="942" w:type="dxa"/>
            <w:tcBorders>
              <w:top w:val="nil"/>
              <w:left w:val="nil"/>
              <w:bottom w:val="nil"/>
              <w:right w:val="nil"/>
            </w:tcBorders>
          </w:tcPr>
          <w:p w14:paraId="2B5D7976"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0.836</w:t>
            </w:r>
          </w:p>
        </w:tc>
        <w:tc>
          <w:tcPr>
            <w:tcW w:w="878" w:type="dxa"/>
            <w:tcBorders>
              <w:top w:val="nil"/>
              <w:left w:val="nil"/>
              <w:bottom w:val="nil"/>
              <w:right w:val="nil"/>
            </w:tcBorders>
          </w:tcPr>
          <w:p w14:paraId="3C097B1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0.590</w:t>
            </w:r>
          </w:p>
        </w:tc>
      </w:tr>
      <w:tr w:rsidR="00713B2B" w14:paraId="202E8F9D" w14:textId="77777777">
        <w:trPr>
          <w:jc w:val="center"/>
        </w:trPr>
        <w:tc>
          <w:tcPr>
            <w:tcW w:w="964" w:type="dxa"/>
            <w:tcBorders>
              <w:top w:val="nil"/>
              <w:left w:val="nil"/>
              <w:bottom w:val="nil"/>
              <w:right w:val="nil"/>
            </w:tcBorders>
          </w:tcPr>
          <w:p w14:paraId="3A8166D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RB1</w:t>
            </w:r>
          </w:p>
        </w:tc>
        <w:tc>
          <w:tcPr>
            <w:tcW w:w="922" w:type="dxa"/>
            <w:tcBorders>
              <w:top w:val="nil"/>
              <w:left w:val="nil"/>
              <w:bottom w:val="nil"/>
              <w:right w:val="nil"/>
            </w:tcBorders>
          </w:tcPr>
          <w:p w14:paraId="1152210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0.214</w:t>
            </w:r>
          </w:p>
        </w:tc>
        <w:tc>
          <w:tcPr>
            <w:tcW w:w="908" w:type="dxa"/>
            <w:tcBorders>
              <w:top w:val="nil"/>
              <w:left w:val="nil"/>
              <w:bottom w:val="nil"/>
              <w:right w:val="nil"/>
            </w:tcBorders>
          </w:tcPr>
          <w:p w14:paraId="16CA508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0.369</w:t>
            </w:r>
          </w:p>
        </w:tc>
        <w:tc>
          <w:tcPr>
            <w:tcW w:w="909" w:type="dxa"/>
            <w:tcBorders>
              <w:top w:val="nil"/>
              <w:left w:val="nil"/>
              <w:bottom w:val="nil"/>
              <w:right w:val="nil"/>
            </w:tcBorders>
          </w:tcPr>
          <w:p w14:paraId="6A811BD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0.405</w:t>
            </w:r>
          </w:p>
        </w:tc>
        <w:tc>
          <w:tcPr>
            <w:tcW w:w="921" w:type="dxa"/>
            <w:tcBorders>
              <w:top w:val="nil"/>
              <w:left w:val="nil"/>
              <w:bottom w:val="nil"/>
              <w:right w:val="nil"/>
            </w:tcBorders>
          </w:tcPr>
          <w:p w14:paraId="76161983"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0.926</w:t>
            </w:r>
          </w:p>
        </w:tc>
        <w:tc>
          <w:tcPr>
            <w:tcW w:w="938" w:type="dxa"/>
            <w:tcBorders>
              <w:top w:val="nil"/>
              <w:left w:val="nil"/>
              <w:bottom w:val="nil"/>
              <w:right w:val="nil"/>
            </w:tcBorders>
          </w:tcPr>
          <w:p w14:paraId="48DDB3F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0.289</w:t>
            </w:r>
          </w:p>
        </w:tc>
        <w:tc>
          <w:tcPr>
            <w:tcW w:w="914" w:type="dxa"/>
            <w:tcBorders>
              <w:top w:val="nil"/>
              <w:left w:val="nil"/>
              <w:bottom w:val="nil"/>
              <w:right w:val="nil"/>
            </w:tcBorders>
          </w:tcPr>
          <w:p w14:paraId="7C4D206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0.327</w:t>
            </w:r>
          </w:p>
        </w:tc>
        <w:tc>
          <w:tcPr>
            <w:tcW w:w="942" w:type="dxa"/>
            <w:tcBorders>
              <w:top w:val="nil"/>
              <w:left w:val="nil"/>
              <w:bottom w:val="nil"/>
              <w:right w:val="nil"/>
            </w:tcBorders>
          </w:tcPr>
          <w:p w14:paraId="35E1194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0.318</w:t>
            </w:r>
          </w:p>
        </w:tc>
        <w:tc>
          <w:tcPr>
            <w:tcW w:w="878" w:type="dxa"/>
            <w:tcBorders>
              <w:top w:val="nil"/>
              <w:left w:val="nil"/>
              <w:bottom w:val="nil"/>
              <w:right w:val="nil"/>
            </w:tcBorders>
          </w:tcPr>
          <w:p w14:paraId="1793E7C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0.263</w:t>
            </w:r>
          </w:p>
        </w:tc>
      </w:tr>
      <w:tr w:rsidR="00713B2B" w14:paraId="4B2C48FF" w14:textId="77777777">
        <w:trPr>
          <w:jc w:val="center"/>
        </w:trPr>
        <w:tc>
          <w:tcPr>
            <w:tcW w:w="964" w:type="dxa"/>
            <w:tcBorders>
              <w:top w:val="nil"/>
              <w:left w:val="nil"/>
              <w:bottom w:val="nil"/>
              <w:right w:val="nil"/>
            </w:tcBorders>
          </w:tcPr>
          <w:p w14:paraId="35482BD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RB2</w:t>
            </w:r>
          </w:p>
        </w:tc>
        <w:tc>
          <w:tcPr>
            <w:tcW w:w="922" w:type="dxa"/>
            <w:tcBorders>
              <w:top w:val="nil"/>
              <w:left w:val="nil"/>
              <w:bottom w:val="nil"/>
              <w:right w:val="nil"/>
            </w:tcBorders>
          </w:tcPr>
          <w:p w14:paraId="2CC78F1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0.286</w:t>
            </w:r>
          </w:p>
        </w:tc>
        <w:tc>
          <w:tcPr>
            <w:tcW w:w="908" w:type="dxa"/>
            <w:tcBorders>
              <w:top w:val="nil"/>
              <w:left w:val="nil"/>
              <w:bottom w:val="nil"/>
              <w:right w:val="nil"/>
            </w:tcBorders>
          </w:tcPr>
          <w:p w14:paraId="7EC9E62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0.406</w:t>
            </w:r>
          </w:p>
        </w:tc>
        <w:tc>
          <w:tcPr>
            <w:tcW w:w="909" w:type="dxa"/>
            <w:tcBorders>
              <w:top w:val="nil"/>
              <w:left w:val="nil"/>
              <w:bottom w:val="nil"/>
              <w:right w:val="nil"/>
            </w:tcBorders>
          </w:tcPr>
          <w:p w14:paraId="228E92B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0.484</w:t>
            </w:r>
          </w:p>
        </w:tc>
        <w:tc>
          <w:tcPr>
            <w:tcW w:w="921" w:type="dxa"/>
            <w:tcBorders>
              <w:top w:val="nil"/>
              <w:left w:val="nil"/>
              <w:bottom w:val="nil"/>
              <w:right w:val="nil"/>
            </w:tcBorders>
          </w:tcPr>
          <w:p w14:paraId="529EA9AE"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0.977</w:t>
            </w:r>
          </w:p>
        </w:tc>
        <w:tc>
          <w:tcPr>
            <w:tcW w:w="938" w:type="dxa"/>
            <w:tcBorders>
              <w:top w:val="nil"/>
              <w:left w:val="nil"/>
              <w:bottom w:val="nil"/>
              <w:right w:val="nil"/>
            </w:tcBorders>
          </w:tcPr>
          <w:p w14:paraId="2BE04B1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0.360</w:t>
            </w:r>
          </w:p>
        </w:tc>
        <w:tc>
          <w:tcPr>
            <w:tcW w:w="914" w:type="dxa"/>
            <w:tcBorders>
              <w:top w:val="nil"/>
              <w:left w:val="nil"/>
              <w:bottom w:val="nil"/>
              <w:right w:val="nil"/>
            </w:tcBorders>
          </w:tcPr>
          <w:p w14:paraId="56AD3A6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0.342</w:t>
            </w:r>
          </w:p>
        </w:tc>
        <w:tc>
          <w:tcPr>
            <w:tcW w:w="942" w:type="dxa"/>
            <w:tcBorders>
              <w:top w:val="nil"/>
              <w:left w:val="nil"/>
              <w:bottom w:val="nil"/>
              <w:right w:val="nil"/>
            </w:tcBorders>
          </w:tcPr>
          <w:p w14:paraId="4EA71A4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0.354</w:t>
            </w:r>
          </w:p>
        </w:tc>
        <w:tc>
          <w:tcPr>
            <w:tcW w:w="878" w:type="dxa"/>
            <w:tcBorders>
              <w:top w:val="nil"/>
              <w:left w:val="nil"/>
              <w:bottom w:val="nil"/>
              <w:right w:val="nil"/>
            </w:tcBorders>
          </w:tcPr>
          <w:p w14:paraId="7BA6DAF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0.275</w:t>
            </w:r>
          </w:p>
        </w:tc>
      </w:tr>
      <w:tr w:rsidR="00713B2B" w14:paraId="0EB62F3C" w14:textId="77777777">
        <w:trPr>
          <w:jc w:val="center"/>
        </w:trPr>
        <w:tc>
          <w:tcPr>
            <w:tcW w:w="964" w:type="dxa"/>
            <w:tcBorders>
              <w:top w:val="nil"/>
              <w:left w:val="nil"/>
              <w:bottom w:val="nil"/>
              <w:right w:val="nil"/>
            </w:tcBorders>
          </w:tcPr>
          <w:p w14:paraId="7CF928E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RB3</w:t>
            </w:r>
          </w:p>
        </w:tc>
        <w:tc>
          <w:tcPr>
            <w:tcW w:w="922" w:type="dxa"/>
            <w:tcBorders>
              <w:top w:val="nil"/>
              <w:left w:val="nil"/>
              <w:bottom w:val="nil"/>
              <w:right w:val="nil"/>
            </w:tcBorders>
          </w:tcPr>
          <w:p w14:paraId="7DA28CE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0.284</w:t>
            </w:r>
          </w:p>
        </w:tc>
        <w:tc>
          <w:tcPr>
            <w:tcW w:w="908" w:type="dxa"/>
            <w:tcBorders>
              <w:top w:val="nil"/>
              <w:left w:val="nil"/>
              <w:bottom w:val="nil"/>
              <w:right w:val="nil"/>
            </w:tcBorders>
          </w:tcPr>
          <w:p w14:paraId="6003ED8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0.405</w:t>
            </w:r>
          </w:p>
        </w:tc>
        <w:tc>
          <w:tcPr>
            <w:tcW w:w="909" w:type="dxa"/>
            <w:tcBorders>
              <w:top w:val="nil"/>
              <w:left w:val="nil"/>
              <w:bottom w:val="nil"/>
              <w:right w:val="nil"/>
            </w:tcBorders>
          </w:tcPr>
          <w:p w14:paraId="11BD3BA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0.486</w:t>
            </w:r>
          </w:p>
        </w:tc>
        <w:tc>
          <w:tcPr>
            <w:tcW w:w="921" w:type="dxa"/>
            <w:tcBorders>
              <w:top w:val="nil"/>
              <w:left w:val="nil"/>
              <w:bottom w:val="nil"/>
              <w:right w:val="nil"/>
            </w:tcBorders>
          </w:tcPr>
          <w:p w14:paraId="23A53734"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0.969</w:t>
            </w:r>
          </w:p>
        </w:tc>
        <w:tc>
          <w:tcPr>
            <w:tcW w:w="938" w:type="dxa"/>
            <w:tcBorders>
              <w:top w:val="nil"/>
              <w:left w:val="nil"/>
              <w:bottom w:val="nil"/>
              <w:right w:val="nil"/>
            </w:tcBorders>
          </w:tcPr>
          <w:p w14:paraId="144383B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0.360</w:t>
            </w:r>
          </w:p>
        </w:tc>
        <w:tc>
          <w:tcPr>
            <w:tcW w:w="914" w:type="dxa"/>
            <w:tcBorders>
              <w:top w:val="nil"/>
              <w:left w:val="nil"/>
              <w:bottom w:val="nil"/>
              <w:right w:val="nil"/>
            </w:tcBorders>
          </w:tcPr>
          <w:p w14:paraId="7D208AF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0.348</w:t>
            </w:r>
          </w:p>
        </w:tc>
        <w:tc>
          <w:tcPr>
            <w:tcW w:w="942" w:type="dxa"/>
            <w:tcBorders>
              <w:top w:val="nil"/>
              <w:left w:val="nil"/>
              <w:bottom w:val="nil"/>
              <w:right w:val="nil"/>
            </w:tcBorders>
          </w:tcPr>
          <w:p w14:paraId="6480529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0.361</w:t>
            </w:r>
          </w:p>
        </w:tc>
        <w:tc>
          <w:tcPr>
            <w:tcW w:w="878" w:type="dxa"/>
            <w:tcBorders>
              <w:top w:val="nil"/>
              <w:left w:val="nil"/>
              <w:bottom w:val="nil"/>
              <w:right w:val="nil"/>
            </w:tcBorders>
          </w:tcPr>
          <w:p w14:paraId="29ED467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0.277</w:t>
            </w:r>
          </w:p>
        </w:tc>
      </w:tr>
      <w:tr w:rsidR="00713B2B" w14:paraId="3B1D76C4" w14:textId="77777777">
        <w:trPr>
          <w:jc w:val="center"/>
        </w:trPr>
        <w:tc>
          <w:tcPr>
            <w:tcW w:w="964" w:type="dxa"/>
            <w:tcBorders>
              <w:top w:val="nil"/>
              <w:left w:val="nil"/>
              <w:bottom w:val="nil"/>
              <w:right w:val="nil"/>
            </w:tcBorders>
          </w:tcPr>
          <w:p w14:paraId="7E3ED40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RI1</w:t>
            </w:r>
          </w:p>
        </w:tc>
        <w:tc>
          <w:tcPr>
            <w:tcW w:w="922" w:type="dxa"/>
            <w:tcBorders>
              <w:top w:val="nil"/>
              <w:left w:val="nil"/>
              <w:bottom w:val="nil"/>
              <w:right w:val="nil"/>
            </w:tcBorders>
          </w:tcPr>
          <w:p w14:paraId="4B5827F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0.601</w:t>
            </w:r>
          </w:p>
        </w:tc>
        <w:tc>
          <w:tcPr>
            <w:tcW w:w="908" w:type="dxa"/>
            <w:tcBorders>
              <w:top w:val="nil"/>
              <w:left w:val="nil"/>
              <w:bottom w:val="nil"/>
              <w:right w:val="nil"/>
            </w:tcBorders>
          </w:tcPr>
          <w:p w14:paraId="100132E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0.671</w:t>
            </w:r>
          </w:p>
        </w:tc>
        <w:tc>
          <w:tcPr>
            <w:tcW w:w="909" w:type="dxa"/>
            <w:tcBorders>
              <w:top w:val="nil"/>
              <w:left w:val="nil"/>
              <w:bottom w:val="nil"/>
              <w:right w:val="nil"/>
            </w:tcBorders>
          </w:tcPr>
          <w:p w14:paraId="19098B8D"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0.934</w:t>
            </w:r>
          </w:p>
        </w:tc>
        <w:tc>
          <w:tcPr>
            <w:tcW w:w="921" w:type="dxa"/>
            <w:tcBorders>
              <w:top w:val="nil"/>
              <w:left w:val="nil"/>
              <w:bottom w:val="nil"/>
              <w:right w:val="nil"/>
            </w:tcBorders>
          </w:tcPr>
          <w:p w14:paraId="1E3B615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0.452</w:t>
            </w:r>
          </w:p>
        </w:tc>
        <w:tc>
          <w:tcPr>
            <w:tcW w:w="938" w:type="dxa"/>
            <w:tcBorders>
              <w:top w:val="nil"/>
              <w:left w:val="nil"/>
              <w:bottom w:val="nil"/>
              <w:right w:val="nil"/>
            </w:tcBorders>
          </w:tcPr>
          <w:p w14:paraId="6711F42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0.681</w:t>
            </w:r>
          </w:p>
        </w:tc>
        <w:tc>
          <w:tcPr>
            <w:tcW w:w="914" w:type="dxa"/>
            <w:tcBorders>
              <w:top w:val="nil"/>
              <w:left w:val="nil"/>
              <w:bottom w:val="nil"/>
              <w:right w:val="nil"/>
            </w:tcBorders>
          </w:tcPr>
          <w:p w14:paraId="36D0B38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0.543</w:t>
            </w:r>
          </w:p>
        </w:tc>
        <w:tc>
          <w:tcPr>
            <w:tcW w:w="942" w:type="dxa"/>
            <w:tcBorders>
              <w:top w:val="nil"/>
              <w:left w:val="nil"/>
              <w:bottom w:val="nil"/>
              <w:right w:val="nil"/>
            </w:tcBorders>
          </w:tcPr>
          <w:p w14:paraId="7F83BAF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0.729</w:t>
            </w:r>
          </w:p>
        </w:tc>
        <w:tc>
          <w:tcPr>
            <w:tcW w:w="878" w:type="dxa"/>
            <w:tcBorders>
              <w:top w:val="nil"/>
              <w:left w:val="nil"/>
              <w:bottom w:val="nil"/>
              <w:right w:val="nil"/>
            </w:tcBorders>
          </w:tcPr>
          <w:p w14:paraId="7BA9C5F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0.697</w:t>
            </w:r>
          </w:p>
        </w:tc>
      </w:tr>
      <w:tr w:rsidR="00713B2B" w14:paraId="366241B0" w14:textId="77777777">
        <w:trPr>
          <w:jc w:val="center"/>
        </w:trPr>
        <w:tc>
          <w:tcPr>
            <w:tcW w:w="964" w:type="dxa"/>
            <w:tcBorders>
              <w:top w:val="nil"/>
              <w:left w:val="nil"/>
              <w:bottom w:val="nil"/>
              <w:right w:val="nil"/>
            </w:tcBorders>
          </w:tcPr>
          <w:p w14:paraId="746220C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RI2</w:t>
            </w:r>
          </w:p>
        </w:tc>
        <w:tc>
          <w:tcPr>
            <w:tcW w:w="922" w:type="dxa"/>
            <w:tcBorders>
              <w:top w:val="nil"/>
              <w:left w:val="nil"/>
              <w:bottom w:val="nil"/>
              <w:right w:val="nil"/>
            </w:tcBorders>
          </w:tcPr>
          <w:p w14:paraId="739081D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0.598</w:t>
            </w:r>
          </w:p>
        </w:tc>
        <w:tc>
          <w:tcPr>
            <w:tcW w:w="908" w:type="dxa"/>
            <w:tcBorders>
              <w:top w:val="nil"/>
              <w:left w:val="nil"/>
              <w:bottom w:val="nil"/>
              <w:right w:val="nil"/>
            </w:tcBorders>
          </w:tcPr>
          <w:p w14:paraId="09D2894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0.598</w:t>
            </w:r>
          </w:p>
        </w:tc>
        <w:tc>
          <w:tcPr>
            <w:tcW w:w="909" w:type="dxa"/>
            <w:tcBorders>
              <w:top w:val="nil"/>
              <w:left w:val="nil"/>
              <w:bottom w:val="nil"/>
              <w:right w:val="nil"/>
            </w:tcBorders>
          </w:tcPr>
          <w:p w14:paraId="6CEA013F"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0.914</w:t>
            </w:r>
          </w:p>
        </w:tc>
        <w:tc>
          <w:tcPr>
            <w:tcW w:w="921" w:type="dxa"/>
            <w:tcBorders>
              <w:top w:val="nil"/>
              <w:left w:val="nil"/>
              <w:bottom w:val="nil"/>
              <w:right w:val="nil"/>
            </w:tcBorders>
          </w:tcPr>
          <w:p w14:paraId="683EC98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0.444</w:t>
            </w:r>
          </w:p>
        </w:tc>
        <w:tc>
          <w:tcPr>
            <w:tcW w:w="938" w:type="dxa"/>
            <w:tcBorders>
              <w:top w:val="nil"/>
              <w:left w:val="nil"/>
              <w:bottom w:val="nil"/>
              <w:right w:val="nil"/>
            </w:tcBorders>
          </w:tcPr>
          <w:p w14:paraId="4BC5C21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0.708</w:t>
            </w:r>
          </w:p>
        </w:tc>
        <w:tc>
          <w:tcPr>
            <w:tcW w:w="914" w:type="dxa"/>
            <w:tcBorders>
              <w:top w:val="nil"/>
              <w:left w:val="nil"/>
              <w:bottom w:val="nil"/>
              <w:right w:val="nil"/>
            </w:tcBorders>
          </w:tcPr>
          <w:p w14:paraId="7CB2DC5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0.547</w:t>
            </w:r>
          </w:p>
        </w:tc>
        <w:tc>
          <w:tcPr>
            <w:tcW w:w="942" w:type="dxa"/>
            <w:tcBorders>
              <w:top w:val="nil"/>
              <w:left w:val="nil"/>
              <w:bottom w:val="nil"/>
              <w:right w:val="nil"/>
            </w:tcBorders>
          </w:tcPr>
          <w:p w14:paraId="74BBF17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0.746</w:t>
            </w:r>
          </w:p>
        </w:tc>
        <w:tc>
          <w:tcPr>
            <w:tcW w:w="878" w:type="dxa"/>
            <w:tcBorders>
              <w:top w:val="nil"/>
              <w:left w:val="nil"/>
              <w:bottom w:val="nil"/>
              <w:right w:val="nil"/>
            </w:tcBorders>
          </w:tcPr>
          <w:p w14:paraId="692B1F7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0.686</w:t>
            </w:r>
          </w:p>
        </w:tc>
      </w:tr>
      <w:tr w:rsidR="00713B2B" w14:paraId="0496E6B0" w14:textId="77777777">
        <w:trPr>
          <w:jc w:val="center"/>
        </w:trPr>
        <w:tc>
          <w:tcPr>
            <w:tcW w:w="964" w:type="dxa"/>
            <w:tcBorders>
              <w:top w:val="nil"/>
              <w:left w:val="nil"/>
              <w:bottom w:val="nil"/>
              <w:right w:val="nil"/>
            </w:tcBorders>
          </w:tcPr>
          <w:p w14:paraId="727EDEA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RI3</w:t>
            </w:r>
          </w:p>
        </w:tc>
        <w:tc>
          <w:tcPr>
            <w:tcW w:w="922" w:type="dxa"/>
            <w:tcBorders>
              <w:top w:val="nil"/>
              <w:left w:val="nil"/>
              <w:bottom w:val="nil"/>
              <w:right w:val="nil"/>
            </w:tcBorders>
          </w:tcPr>
          <w:p w14:paraId="0830346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0.565</w:t>
            </w:r>
          </w:p>
        </w:tc>
        <w:tc>
          <w:tcPr>
            <w:tcW w:w="908" w:type="dxa"/>
            <w:tcBorders>
              <w:top w:val="nil"/>
              <w:left w:val="nil"/>
              <w:bottom w:val="nil"/>
              <w:right w:val="nil"/>
            </w:tcBorders>
          </w:tcPr>
          <w:p w14:paraId="3C5688B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0.652</w:t>
            </w:r>
          </w:p>
        </w:tc>
        <w:tc>
          <w:tcPr>
            <w:tcW w:w="909" w:type="dxa"/>
            <w:tcBorders>
              <w:top w:val="nil"/>
              <w:left w:val="nil"/>
              <w:bottom w:val="nil"/>
              <w:right w:val="nil"/>
            </w:tcBorders>
          </w:tcPr>
          <w:p w14:paraId="5EC7AAA5"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0.909</w:t>
            </w:r>
          </w:p>
        </w:tc>
        <w:tc>
          <w:tcPr>
            <w:tcW w:w="921" w:type="dxa"/>
            <w:tcBorders>
              <w:top w:val="nil"/>
              <w:left w:val="nil"/>
              <w:bottom w:val="nil"/>
              <w:right w:val="nil"/>
            </w:tcBorders>
          </w:tcPr>
          <w:p w14:paraId="2CEA77C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0.448</w:t>
            </w:r>
          </w:p>
        </w:tc>
        <w:tc>
          <w:tcPr>
            <w:tcW w:w="938" w:type="dxa"/>
            <w:tcBorders>
              <w:top w:val="nil"/>
              <w:left w:val="nil"/>
              <w:bottom w:val="nil"/>
              <w:right w:val="nil"/>
            </w:tcBorders>
          </w:tcPr>
          <w:p w14:paraId="3A02B09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0.658</w:t>
            </w:r>
          </w:p>
        </w:tc>
        <w:tc>
          <w:tcPr>
            <w:tcW w:w="914" w:type="dxa"/>
            <w:tcBorders>
              <w:top w:val="nil"/>
              <w:left w:val="nil"/>
              <w:bottom w:val="nil"/>
              <w:right w:val="nil"/>
            </w:tcBorders>
          </w:tcPr>
          <w:p w14:paraId="143E594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0.566</w:t>
            </w:r>
          </w:p>
        </w:tc>
        <w:tc>
          <w:tcPr>
            <w:tcW w:w="942" w:type="dxa"/>
            <w:tcBorders>
              <w:top w:val="nil"/>
              <w:left w:val="nil"/>
              <w:bottom w:val="nil"/>
              <w:right w:val="nil"/>
            </w:tcBorders>
          </w:tcPr>
          <w:p w14:paraId="36F3649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0.671</w:t>
            </w:r>
          </w:p>
        </w:tc>
        <w:tc>
          <w:tcPr>
            <w:tcW w:w="878" w:type="dxa"/>
            <w:tcBorders>
              <w:top w:val="nil"/>
              <w:left w:val="nil"/>
              <w:bottom w:val="nil"/>
              <w:right w:val="nil"/>
            </w:tcBorders>
          </w:tcPr>
          <w:p w14:paraId="3265C08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0.617</w:t>
            </w:r>
          </w:p>
        </w:tc>
      </w:tr>
      <w:tr w:rsidR="00713B2B" w14:paraId="0789DB03" w14:textId="77777777">
        <w:trPr>
          <w:jc w:val="center"/>
        </w:trPr>
        <w:tc>
          <w:tcPr>
            <w:tcW w:w="964" w:type="dxa"/>
            <w:tcBorders>
              <w:top w:val="nil"/>
              <w:left w:val="nil"/>
              <w:bottom w:val="nil"/>
              <w:right w:val="nil"/>
            </w:tcBorders>
          </w:tcPr>
          <w:p w14:paraId="2C1CAEE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RI4</w:t>
            </w:r>
          </w:p>
        </w:tc>
        <w:tc>
          <w:tcPr>
            <w:tcW w:w="922" w:type="dxa"/>
            <w:tcBorders>
              <w:top w:val="nil"/>
              <w:left w:val="nil"/>
              <w:bottom w:val="nil"/>
              <w:right w:val="nil"/>
            </w:tcBorders>
          </w:tcPr>
          <w:p w14:paraId="636E99E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0.598</w:t>
            </w:r>
          </w:p>
        </w:tc>
        <w:tc>
          <w:tcPr>
            <w:tcW w:w="908" w:type="dxa"/>
            <w:tcBorders>
              <w:top w:val="nil"/>
              <w:left w:val="nil"/>
              <w:bottom w:val="nil"/>
              <w:right w:val="nil"/>
            </w:tcBorders>
          </w:tcPr>
          <w:p w14:paraId="2512FF6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0.643</w:t>
            </w:r>
          </w:p>
        </w:tc>
        <w:tc>
          <w:tcPr>
            <w:tcW w:w="909" w:type="dxa"/>
            <w:tcBorders>
              <w:top w:val="nil"/>
              <w:left w:val="nil"/>
              <w:bottom w:val="nil"/>
              <w:right w:val="nil"/>
            </w:tcBorders>
          </w:tcPr>
          <w:p w14:paraId="64DD972B"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0.949</w:t>
            </w:r>
          </w:p>
        </w:tc>
        <w:tc>
          <w:tcPr>
            <w:tcW w:w="921" w:type="dxa"/>
            <w:tcBorders>
              <w:top w:val="nil"/>
              <w:left w:val="nil"/>
              <w:bottom w:val="nil"/>
              <w:right w:val="nil"/>
            </w:tcBorders>
          </w:tcPr>
          <w:p w14:paraId="23FD2AA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0.439</w:t>
            </w:r>
          </w:p>
        </w:tc>
        <w:tc>
          <w:tcPr>
            <w:tcW w:w="938" w:type="dxa"/>
            <w:tcBorders>
              <w:top w:val="nil"/>
              <w:left w:val="nil"/>
              <w:bottom w:val="nil"/>
              <w:right w:val="nil"/>
            </w:tcBorders>
          </w:tcPr>
          <w:p w14:paraId="425A474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0.701</w:t>
            </w:r>
          </w:p>
        </w:tc>
        <w:tc>
          <w:tcPr>
            <w:tcW w:w="914" w:type="dxa"/>
            <w:tcBorders>
              <w:top w:val="nil"/>
              <w:left w:val="nil"/>
              <w:bottom w:val="nil"/>
              <w:right w:val="nil"/>
            </w:tcBorders>
          </w:tcPr>
          <w:p w14:paraId="1C6E076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0.547</w:t>
            </w:r>
          </w:p>
        </w:tc>
        <w:tc>
          <w:tcPr>
            <w:tcW w:w="942" w:type="dxa"/>
            <w:tcBorders>
              <w:top w:val="nil"/>
              <w:left w:val="nil"/>
              <w:bottom w:val="nil"/>
              <w:right w:val="nil"/>
            </w:tcBorders>
          </w:tcPr>
          <w:p w14:paraId="441EB74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0.748</w:t>
            </w:r>
          </w:p>
        </w:tc>
        <w:tc>
          <w:tcPr>
            <w:tcW w:w="878" w:type="dxa"/>
            <w:tcBorders>
              <w:top w:val="nil"/>
              <w:left w:val="nil"/>
              <w:bottom w:val="nil"/>
              <w:right w:val="nil"/>
            </w:tcBorders>
          </w:tcPr>
          <w:p w14:paraId="69694BB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0.705</w:t>
            </w:r>
          </w:p>
        </w:tc>
      </w:tr>
      <w:tr w:rsidR="00713B2B" w14:paraId="23DC48AA" w14:textId="77777777">
        <w:trPr>
          <w:jc w:val="center"/>
        </w:trPr>
        <w:tc>
          <w:tcPr>
            <w:tcW w:w="964" w:type="dxa"/>
            <w:tcBorders>
              <w:top w:val="nil"/>
              <w:left w:val="nil"/>
              <w:bottom w:val="nil"/>
              <w:right w:val="nil"/>
            </w:tcBorders>
          </w:tcPr>
          <w:p w14:paraId="4EA3B26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SN1</w:t>
            </w:r>
          </w:p>
        </w:tc>
        <w:tc>
          <w:tcPr>
            <w:tcW w:w="922" w:type="dxa"/>
            <w:tcBorders>
              <w:top w:val="nil"/>
              <w:left w:val="nil"/>
              <w:bottom w:val="nil"/>
              <w:right w:val="nil"/>
            </w:tcBorders>
          </w:tcPr>
          <w:p w14:paraId="790092C7"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0.902</w:t>
            </w:r>
          </w:p>
        </w:tc>
        <w:tc>
          <w:tcPr>
            <w:tcW w:w="908" w:type="dxa"/>
            <w:tcBorders>
              <w:top w:val="nil"/>
              <w:left w:val="nil"/>
              <w:bottom w:val="nil"/>
              <w:right w:val="nil"/>
            </w:tcBorders>
          </w:tcPr>
          <w:p w14:paraId="260BC95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0.485</w:t>
            </w:r>
          </w:p>
        </w:tc>
        <w:tc>
          <w:tcPr>
            <w:tcW w:w="909" w:type="dxa"/>
            <w:tcBorders>
              <w:top w:val="nil"/>
              <w:left w:val="nil"/>
              <w:bottom w:val="nil"/>
              <w:right w:val="nil"/>
            </w:tcBorders>
          </w:tcPr>
          <w:p w14:paraId="2D36E6F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0.606</w:t>
            </w:r>
          </w:p>
        </w:tc>
        <w:tc>
          <w:tcPr>
            <w:tcW w:w="921" w:type="dxa"/>
            <w:tcBorders>
              <w:top w:val="nil"/>
              <w:left w:val="nil"/>
              <w:bottom w:val="nil"/>
              <w:right w:val="nil"/>
            </w:tcBorders>
          </w:tcPr>
          <w:p w14:paraId="2E486B7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0.273</w:t>
            </w:r>
          </w:p>
        </w:tc>
        <w:tc>
          <w:tcPr>
            <w:tcW w:w="938" w:type="dxa"/>
            <w:tcBorders>
              <w:top w:val="nil"/>
              <w:left w:val="nil"/>
              <w:bottom w:val="nil"/>
              <w:right w:val="nil"/>
            </w:tcBorders>
          </w:tcPr>
          <w:p w14:paraId="2B4EF81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0.637</w:t>
            </w:r>
          </w:p>
        </w:tc>
        <w:tc>
          <w:tcPr>
            <w:tcW w:w="914" w:type="dxa"/>
            <w:tcBorders>
              <w:top w:val="nil"/>
              <w:left w:val="nil"/>
              <w:bottom w:val="nil"/>
              <w:right w:val="nil"/>
            </w:tcBorders>
          </w:tcPr>
          <w:p w14:paraId="0F8F5D2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0.400</w:t>
            </w:r>
          </w:p>
        </w:tc>
        <w:tc>
          <w:tcPr>
            <w:tcW w:w="942" w:type="dxa"/>
            <w:tcBorders>
              <w:top w:val="nil"/>
              <w:left w:val="nil"/>
              <w:bottom w:val="nil"/>
              <w:right w:val="nil"/>
            </w:tcBorders>
          </w:tcPr>
          <w:p w14:paraId="09F449E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0.638</w:t>
            </w:r>
          </w:p>
        </w:tc>
        <w:tc>
          <w:tcPr>
            <w:tcW w:w="878" w:type="dxa"/>
            <w:tcBorders>
              <w:top w:val="nil"/>
              <w:left w:val="nil"/>
              <w:bottom w:val="nil"/>
              <w:right w:val="nil"/>
            </w:tcBorders>
          </w:tcPr>
          <w:p w14:paraId="7BC3DC0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0.550</w:t>
            </w:r>
          </w:p>
        </w:tc>
      </w:tr>
      <w:tr w:rsidR="00713B2B" w14:paraId="574B5E38" w14:textId="77777777">
        <w:trPr>
          <w:jc w:val="center"/>
        </w:trPr>
        <w:tc>
          <w:tcPr>
            <w:tcW w:w="964" w:type="dxa"/>
            <w:tcBorders>
              <w:top w:val="nil"/>
              <w:left w:val="nil"/>
              <w:bottom w:val="nil"/>
              <w:right w:val="nil"/>
            </w:tcBorders>
          </w:tcPr>
          <w:p w14:paraId="54DC790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SN2</w:t>
            </w:r>
          </w:p>
        </w:tc>
        <w:tc>
          <w:tcPr>
            <w:tcW w:w="922" w:type="dxa"/>
            <w:tcBorders>
              <w:top w:val="nil"/>
              <w:left w:val="nil"/>
              <w:bottom w:val="nil"/>
              <w:right w:val="nil"/>
            </w:tcBorders>
          </w:tcPr>
          <w:p w14:paraId="291CB2A7"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0.806</w:t>
            </w:r>
          </w:p>
        </w:tc>
        <w:tc>
          <w:tcPr>
            <w:tcW w:w="908" w:type="dxa"/>
            <w:tcBorders>
              <w:top w:val="nil"/>
              <w:left w:val="nil"/>
              <w:bottom w:val="nil"/>
              <w:right w:val="nil"/>
            </w:tcBorders>
          </w:tcPr>
          <w:p w14:paraId="4CFE7CB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0.368</w:t>
            </w:r>
          </w:p>
        </w:tc>
        <w:tc>
          <w:tcPr>
            <w:tcW w:w="909" w:type="dxa"/>
            <w:tcBorders>
              <w:top w:val="nil"/>
              <w:left w:val="nil"/>
              <w:bottom w:val="nil"/>
              <w:right w:val="nil"/>
            </w:tcBorders>
          </w:tcPr>
          <w:p w14:paraId="5A0386B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0.493</w:t>
            </w:r>
          </w:p>
        </w:tc>
        <w:tc>
          <w:tcPr>
            <w:tcW w:w="921" w:type="dxa"/>
            <w:tcBorders>
              <w:top w:val="nil"/>
              <w:left w:val="nil"/>
              <w:bottom w:val="nil"/>
              <w:right w:val="nil"/>
            </w:tcBorders>
          </w:tcPr>
          <w:p w14:paraId="54532B1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0.214</w:t>
            </w:r>
          </w:p>
        </w:tc>
        <w:tc>
          <w:tcPr>
            <w:tcW w:w="938" w:type="dxa"/>
            <w:tcBorders>
              <w:top w:val="nil"/>
              <w:left w:val="nil"/>
              <w:bottom w:val="nil"/>
              <w:right w:val="nil"/>
            </w:tcBorders>
          </w:tcPr>
          <w:p w14:paraId="15A7DAD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0.478</w:t>
            </w:r>
          </w:p>
        </w:tc>
        <w:tc>
          <w:tcPr>
            <w:tcW w:w="914" w:type="dxa"/>
            <w:tcBorders>
              <w:top w:val="nil"/>
              <w:left w:val="nil"/>
              <w:bottom w:val="nil"/>
              <w:right w:val="nil"/>
            </w:tcBorders>
          </w:tcPr>
          <w:p w14:paraId="6382E4E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0.395</w:t>
            </w:r>
          </w:p>
        </w:tc>
        <w:tc>
          <w:tcPr>
            <w:tcW w:w="942" w:type="dxa"/>
            <w:tcBorders>
              <w:top w:val="nil"/>
              <w:left w:val="nil"/>
              <w:bottom w:val="nil"/>
              <w:right w:val="nil"/>
            </w:tcBorders>
          </w:tcPr>
          <w:p w14:paraId="2F95909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0.498</w:t>
            </w:r>
          </w:p>
        </w:tc>
        <w:tc>
          <w:tcPr>
            <w:tcW w:w="878" w:type="dxa"/>
            <w:tcBorders>
              <w:top w:val="nil"/>
              <w:left w:val="nil"/>
              <w:bottom w:val="nil"/>
              <w:right w:val="nil"/>
            </w:tcBorders>
          </w:tcPr>
          <w:p w14:paraId="17D8128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0.453</w:t>
            </w:r>
          </w:p>
        </w:tc>
      </w:tr>
      <w:tr w:rsidR="00713B2B" w14:paraId="3FF8A6BC" w14:textId="77777777">
        <w:trPr>
          <w:jc w:val="center"/>
        </w:trPr>
        <w:tc>
          <w:tcPr>
            <w:tcW w:w="964" w:type="dxa"/>
            <w:tcBorders>
              <w:top w:val="nil"/>
              <w:left w:val="nil"/>
              <w:bottom w:val="nil"/>
              <w:right w:val="nil"/>
            </w:tcBorders>
          </w:tcPr>
          <w:p w14:paraId="016A656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SN3</w:t>
            </w:r>
          </w:p>
        </w:tc>
        <w:tc>
          <w:tcPr>
            <w:tcW w:w="922" w:type="dxa"/>
            <w:tcBorders>
              <w:top w:val="nil"/>
              <w:left w:val="nil"/>
              <w:bottom w:val="nil"/>
              <w:right w:val="nil"/>
            </w:tcBorders>
          </w:tcPr>
          <w:p w14:paraId="69C02EAD"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0.884</w:t>
            </w:r>
          </w:p>
        </w:tc>
        <w:tc>
          <w:tcPr>
            <w:tcW w:w="908" w:type="dxa"/>
            <w:tcBorders>
              <w:top w:val="nil"/>
              <w:left w:val="nil"/>
              <w:bottom w:val="nil"/>
              <w:right w:val="nil"/>
            </w:tcBorders>
          </w:tcPr>
          <w:p w14:paraId="0CCB870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0.434</w:t>
            </w:r>
          </w:p>
        </w:tc>
        <w:tc>
          <w:tcPr>
            <w:tcW w:w="909" w:type="dxa"/>
            <w:tcBorders>
              <w:top w:val="nil"/>
              <w:left w:val="nil"/>
              <w:bottom w:val="nil"/>
              <w:right w:val="nil"/>
            </w:tcBorders>
          </w:tcPr>
          <w:p w14:paraId="7707F73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0.555</w:t>
            </w:r>
          </w:p>
        </w:tc>
        <w:tc>
          <w:tcPr>
            <w:tcW w:w="921" w:type="dxa"/>
            <w:tcBorders>
              <w:top w:val="nil"/>
              <w:left w:val="nil"/>
              <w:bottom w:val="nil"/>
              <w:right w:val="nil"/>
            </w:tcBorders>
          </w:tcPr>
          <w:p w14:paraId="07A4443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0.258</w:t>
            </w:r>
          </w:p>
        </w:tc>
        <w:tc>
          <w:tcPr>
            <w:tcW w:w="938" w:type="dxa"/>
            <w:tcBorders>
              <w:top w:val="nil"/>
              <w:left w:val="nil"/>
              <w:bottom w:val="nil"/>
              <w:right w:val="nil"/>
            </w:tcBorders>
          </w:tcPr>
          <w:p w14:paraId="43D8B04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0.557</w:t>
            </w:r>
          </w:p>
        </w:tc>
        <w:tc>
          <w:tcPr>
            <w:tcW w:w="914" w:type="dxa"/>
            <w:tcBorders>
              <w:top w:val="nil"/>
              <w:left w:val="nil"/>
              <w:bottom w:val="nil"/>
              <w:right w:val="nil"/>
            </w:tcBorders>
          </w:tcPr>
          <w:p w14:paraId="6AEFF25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0.420</w:t>
            </w:r>
          </w:p>
        </w:tc>
        <w:tc>
          <w:tcPr>
            <w:tcW w:w="942" w:type="dxa"/>
            <w:tcBorders>
              <w:top w:val="nil"/>
              <w:left w:val="nil"/>
              <w:bottom w:val="nil"/>
              <w:right w:val="nil"/>
            </w:tcBorders>
          </w:tcPr>
          <w:p w14:paraId="12306C7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0.580</w:t>
            </w:r>
          </w:p>
        </w:tc>
        <w:tc>
          <w:tcPr>
            <w:tcW w:w="878" w:type="dxa"/>
            <w:tcBorders>
              <w:top w:val="nil"/>
              <w:left w:val="nil"/>
              <w:bottom w:val="nil"/>
              <w:right w:val="nil"/>
            </w:tcBorders>
          </w:tcPr>
          <w:p w14:paraId="66BEC78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0.510</w:t>
            </w:r>
          </w:p>
        </w:tc>
      </w:tr>
      <w:tr w:rsidR="00713B2B" w14:paraId="605E10A6" w14:textId="77777777">
        <w:trPr>
          <w:jc w:val="center"/>
        </w:trPr>
        <w:tc>
          <w:tcPr>
            <w:tcW w:w="964" w:type="dxa"/>
            <w:tcBorders>
              <w:top w:val="nil"/>
              <w:left w:val="nil"/>
              <w:bottom w:val="single" w:sz="4" w:space="0" w:color="auto"/>
              <w:right w:val="nil"/>
            </w:tcBorders>
          </w:tcPr>
          <w:p w14:paraId="4121525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SN4</w:t>
            </w:r>
          </w:p>
        </w:tc>
        <w:tc>
          <w:tcPr>
            <w:tcW w:w="922" w:type="dxa"/>
            <w:tcBorders>
              <w:top w:val="nil"/>
              <w:left w:val="nil"/>
              <w:bottom w:val="single" w:sz="4" w:space="0" w:color="auto"/>
              <w:right w:val="nil"/>
            </w:tcBorders>
          </w:tcPr>
          <w:p w14:paraId="3660977E" w14:textId="77777777" w:rsidR="00713B2B" w:rsidRDefault="00D04354">
            <w:pPr>
              <w:jc w:val="center"/>
              <w:rPr>
                <w:rFonts w:ascii="Times New Roman" w:eastAsia="SimSun" w:hAnsi="Times New Roman" w:cs="Times New Roman"/>
                <w:b/>
                <w:kern w:val="0"/>
                <w:szCs w:val="21"/>
              </w:rPr>
            </w:pPr>
            <w:r>
              <w:rPr>
                <w:rFonts w:ascii="Times New Roman" w:eastAsia="SimSun" w:hAnsi="Times New Roman" w:cs="Times New Roman"/>
                <w:b/>
                <w:kern w:val="0"/>
                <w:szCs w:val="21"/>
              </w:rPr>
              <w:t>0.893</w:t>
            </w:r>
          </w:p>
        </w:tc>
        <w:tc>
          <w:tcPr>
            <w:tcW w:w="908" w:type="dxa"/>
            <w:tcBorders>
              <w:top w:val="nil"/>
              <w:left w:val="nil"/>
              <w:bottom w:val="single" w:sz="4" w:space="0" w:color="auto"/>
              <w:right w:val="nil"/>
            </w:tcBorders>
          </w:tcPr>
          <w:p w14:paraId="32A085F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0.421</w:t>
            </w:r>
          </w:p>
        </w:tc>
        <w:tc>
          <w:tcPr>
            <w:tcW w:w="909" w:type="dxa"/>
            <w:tcBorders>
              <w:top w:val="nil"/>
              <w:left w:val="nil"/>
              <w:bottom w:val="single" w:sz="4" w:space="0" w:color="auto"/>
              <w:right w:val="nil"/>
            </w:tcBorders>
          </w:tcPr>
          <w:p w14:paraId="5340B36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0.564</w:t>
            </w:r>
          </w:p>
        </w:tc>
        <w:tc>
          <w:tcPr>
            <w:tcW w:w="921" w:type="dxa"/>
            <w:tcBorders>
              <w:top w:val="nil"/>
              <w:left w:val="nil"/>
              <w:bottom w:val="single" w:sz="4" w:space="0" w:color="auto"/>
              <w:right w:val="nil"/>
            </w:tcBorders>
          </w:tcPr>
          <w:p w14:paraId="742FE36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0.211</w:t>
            </w:r>
          </w:p>
        </w:tc>
        <w:tc>
          <w:tcPr>
            <w:tcW w:w="938" w:type="dxa"/>
            <w:tcBorders>
              <w:top w:val="nil"/>
              <w:left w:val="nil"/>
              <w:bottom w:val="single" w:sz="4" w:space="0" w:color="auto"/>
              <w:right w:val="nil"/>
            </w:tcBorders>
          </w:tcPr>
          <w:p w14:paraId="6C3447A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0.600</w:t>
            </w:r>
          </w:p>
        </w:tc>
        <w:tc>
          <w:tcPr>
            <w:tcW w:w="914" w:type="dxa"/>
            <w:tcBorders>
              <w:top w:val="nil"/>
              <w:left w:val="nil"/>
              <w:bottom w:val="single" w:sz="4" w:space="0" w:color="auto"/>
              <w:right w:val="nil"/>
            </w:tcBorders>
          </w:tcPr>
          <w:p w14:paraId="2CADAC1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0.417</w:t>
            </w:r>
          </w:p>
        </w:tc>
        <w:tc>
          <w:tcPr>
            <w:tcW w:w="942" w:type="dxa"/>
            <w:tcBorders>
              <w:top w:val="nil"/>
              <w:left w:val="nil"/>
              <w:bottom w:val="single" w:sz="4" w:space="0" w:color="auto"/>
              <w:right w:val="nil"/>
            </w:tcBorders>
          </w:tcPr>
          <w:p w14:paraId="1DB06AF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0.641</w:t>
            </w:r>
          </w:p>
        </w:tc>
        <w:tc>
          <w:tcPr>
            <w:tcW w:w="878" w:type="dxa"/>
            <w:tcBorders>
              <w:top w:val="nil"/>
              <w:left w:val="nil"/>
              <w:bottom w:val="single" w:sz="4" w:space="0" w:color="auto"/>
              <w:right w:val="nil"/>
            </w:tcBorders>
          </w:tcPr>
          <w:p w14:paraId="14035EF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0.551</w:t>
            </w:r>
          </w:p>
        </w:tc>
      </w:tr>
    </w:tbl>
    <w:p w14:paraId="13B1ACFD" w14:textId="77777777" w:rsidR="00713B2B" w:rsidRDefault="00D04354" w:rsidP="00363098">
      <w:pPr>
        <w:pStyle w:val="a9"/>
      </w:pPr>
      <w:r>
        <w:rPr>
          <w:rFonts w:hint="eastAsia"/>
        </w:rPr>
        <w:t>注：</w:t>
      </w:r>
      <w:r>
        <w:rPr>
          <w:rFonts w:hint="eastAsia"/>
        </w:rPr>
        <w:t>ATT</w:t>
      </w:r>
      <w:r>
        <w:rPr>
          <w:rFonts w:hint="eastAsia"/>
        </w:rPr>
        <w:t>：态度；</w:t>
      </w:r>
      <w:r>
        <w:rPr>
          <w:rFonts w:hint="eastAsia"/>
        </w:rPr>
        <w:t>IN</w:t>
      </w:r>
      <w:r>
        <w:rPr>
          <w:rFonts w:hint="eastAsia"/>
        </w:rPr>
        <w:t>：激励；</w:t>
      </w:r>
      <w:r>
        <w:rPr>
          <w:rFonts w:hint="eastAsia"/>
        </w:rPr>
        <w:t>IP</w:t>
      </w:r>
      <w:r>
        <w:rPr>
          <w:rFonts w:hint="eastAsia"/>
        </w:rPr>
        <w:t>：信息宣传；</w:t>
      </w:r>
      <w:r>
        <w:rPr>
          <w:rFonts w:hint="eastAsia"/>
        </w:rPr>
        <w:t>PBC</w:t>
      </w:r>
      <w:r>
        <w:rPr>
          <w:rFonts w:hint="eastAsia"/>
        </w:rPr>
        <w:t>：知觉行为控制；</w:t>
      </w:r>
      <w:r>
        <w:rPr>
          <w:rFonts w:hint="eastAsia"/>
        </w:rPr>
        <w:t>RB</w:t>
      </w:r>
      <w:r>
        <w:rPr>
          <w:rFonts w:hint="eastAsia"/>
        </w:rPr>
        <w:t>：回收行为；</w:t>
      </w:r>
      <w:r>
        <w:rPr>
          <w:rFonts w:hint="eastAsia"/>
        </w:rPr>
        <w:t>RI</w:t>
      </w:r>
      <w:r>
        <w:rPr>
          <w:rFonts w:hint="eastAsia"/>
        </w:rPr>
        <w:t>：回收意向；</w:t>
      </w:r>
      <w:r>
        <w:rPr>
          <w:rFonts w:hint="eastAsia"/>
        </w:rPr>
        <w:t>FC</w:t>
      </w:r>
      <w:r>
        <w:rPr>
          <w:rFonts w:hint="eastAsia"/>
        </w:rPr>
        <w:t>：促进条件；</w:t>
      </w:r>
      <w:r>
        <w:rPr>
          <w:rFonts w:hint="eastAsia"/>
        </w:rPr>
        <w:t>SN</w:t>
      </w:r>
      <w:r>
        <w:rPr>
          <w:rFonts w:hint="eastAsia"/>
        </w:rPr>
        <w:t>：主观规范。</w:t>
      </w:r>
    </w:p>
    <w:p w14:paraId="224622FB" w14:textId="77777777" w:rsidR="00713B2B" w:rsidRDefault="00D04354">
      <w:pPr>
        <w:pStyle w:val="a1"/>
        <w:spacing w:before="156" w:after="156"/>
      </w:pPr>
      <w:r>
        <w:rPr>
          <w:rFonts w:hint="eastAsia"/>
        </w:rPr>
        <w:t>3.8.4</w:t>
      </w:r>
      <w:r>
        <w:t xml:space="preserve"> </w:t>
      </w:r>
      <w:r>
        <w:rPr>
          <w:rFonts w:hint="eastAsia"/>
        </w:rPr>
        <w:t>结构模型验证</w:t>
      </w:r>
    </w:p>
    <w:p w14:paraId="77B8AC14" w14:textId="77777777" w:rsidR="00713B2B" w:rsidRDefault="00D04354">
      <w:pPr>
        <w:pStyle w:val="11"/>
      </w:pPr>
      <w:r>
        <w:rPr>
          <w:rFonts w:hint="eastAsia"/>
        </w:rPr>
        <w:t>（</w:t>
      </w:r>
      <w:r>
        <w:rPr>
          <w:rFonts w:hint="eastAsia"/>
        </w:rPr>
        <w:t>1</w:t>
      </w:r>
      <w:r>
        <w:rPr>
          <w:rFonts w:hint="eastAsia"/>
        </w:rPr>
        <w:t>）直接效应分析</w:t>
      </w:r>
    </w:p>
    <w:p w14:paraId="02AE849D" w14:textId="77777777" w:rsidR="00713B2B" w:rsidRDefault="00D04354">
      <w:pPr>
        <w:pStyle w:val="11"/>
      </w:pPr>
      <w:r>
        <w:rPr>
          <w:rFonts w:hint="eastAsia"/>
        </w:rPr>
        <w:t>在检验假设之前，通过计算内部模型的方差膨胀因子（</w:t>
      </w:r>
      <w:r>
        <w:rPr>
          <w:rFonts w:hint="eastAsia"/>
        </w:rPr>
        <w:t>VIF</w:t>
      </w:r>
      <w:r>
        <w:rPr>
          <w:rFonts w:hint="eastAsia"/>
        </w:rPr>
        <w:t>）来评估多重共线性和共同方法偏差的潜在问题。</w:t>
      </w:r>
      <w:r>
        <w:rPr>
          <w:rFonts w:hint="eastAsia"/>
        </w:rPr>
        <w:t>VIF</w:t>
      </w:r>
      <w:r>
        <w:rPr>
          <w:rFonts w:hint="eastAsia"/>
        </w:rPr>
        <w:t>值在</w:t>
      </w:r>
      <w:r>
        <w:rPr>
          <w:rFonts w:hint="eastAsia"/>
        </w:rPr>
        <w:t>1.712 ~ 2.435</w:t>
      </w:r>
      <w:r>
        <w:rPr>
          <w:rFonts w:hint="eastAsia"/>
        </w:rPr>
        <w:t>之间，均低于</w:t>
      </w:r>
      <w:r>
        <w:rPr>
          <w:rFonts w:hint="eastAsia"/>
        </w:rPr>
        <w:t>5</w:t>
      </w:r>
      <w:r>
        <w:rPr>
          <w:rFonts w:hint="eastAsia"/>
        </w:rPr>
        <w:t>的阈值，说明结构模型不存在多重共线性问题</w:t>
      </w:r>
      <w:r>
        <w:rPr>
          <w:vertAlign w:val="superscript"/>
        </w:rPr>
        <w:fldChar w:fldCharType="begin"/>
      </w:r>
      <w:r>
        <w:rPr>
          <w:vertAlign w:val="superscript"/>
        </w:rPr>
        <w:instrText xml:space="preserve"> </w:instrText>
      </w:r>
      <w:r>
        <w:rPr>
          <w:rFonts w:hint="eastAsia"/>
          <w:vertAlign w:val="superscript"/>
        </w:rPr>
        <w:instrText>REF _Ref188878463 \r \h</w:instrText>
      </w:r>
      <w:r>
        <w:rPr>
          <w:vertAlign w:val="superscript"/>
        </w:rPr>
        <w:instrText xml:space="preserve">  \* MERGEFORMAT </w:instrText>
      </w:r>
      <w:r>
        <w:rPr>
          <w:vertAlign w:val="superscript"/>
        </w:rPr>
      </w:r>
      <w:r>
        <w:rPr>
          <w:vertAlign w:val="superscript"/>
        </w:rPr>
        <w:fldChar w:fldCharType="separate"/>
      </w:r>
      <w:r>
        <w:rPr>
          <w:vertAlign w:val="superscript"/>
        </w:rPr>
        <w:t>[111]</w:t>
      </w:r>
      <w:r>
        <w:rPr>
          <w:vertAlign w:val="superscript"/>
        </w:rPr>
        <w:fldChar w:fldCharType="end"/>
      </w:r>
      <w:r>
        <w:rPr>
          <w:rFonts w:hint="eastAsia"/>
        </w:rPr>
        <w:t>。此外，评估模型的预测能力也是至关重要的。通常用于评估结构方程模型的拟合优度和解释力的指标包括决定系数（</w:t>
      </w:r>
      <w:r>
        <w:rPr>
          <w:rFonts w:hint="eastAsia"/>
        </w:rPr>
        <w:t>R</w:t>
      </w:r>
      <w:r>
        <w:rPr>
          <w:rFonts w:hint="eastAsia"/>
        </w:rPr>
        <w:t>²）和预测相关性（</w:t>
      </w:r>
      <w:r>
        <w:rPr>
          <w:rFonts w:hint="eastAsia"/>
        </w:rPr>
        <w:t>Q</w:t>
      </w:r>
      <w:r>
        <w:rPr>
          <w:rFonts w:hint="eastAsia"/>
        </w:rPr>
        <w:t>²）。</w:t>
      </w:r>
      <w:r>
        <w:rPr>
          <w:rFonts w:hint="eastAsia"/>
        </w:rPr>
        <w:t>R</w:t>
      </w:r>
      <w:r>
        <w:rPr>
          <w:rFonts w:hint="eastAsia"/>
        </w:rPr>
        <w:t>²通常被认为是模型预测精度的度量。根据</w:t>
      </w:r>
      <w:r>
        <w:rPr>
          <w:rFonts w:hint="eastAsia"/>
        </w:rPr>
        <w:t>Hair</w:t>
      </w:r>
      <w:r>
        <w:rPr>
          <w:rFonts w:hint="eastAsia"/>
        </w:rPr>
        <w:t>等</w:t>
      </w:r>
      <w:r>
        <w:rPr>
          <w:vertAlign w:val="superscript"/>
        </w:rPr>
        <w:fldChar w:fldCharType="begin"/>
      </w:r>
      <w:r>
        <w:rPr>
          <w:vertAlign w:val="superscript"/>
        </w:rPr>
        <w:instrText xml:space="preserve"> </w:instrText>
      </w:r>
      <w:r>
        <w:rPr>
          <w:rFonts w:hint="eastAsia"/>
          <w:vertAlign w:val="superscript"/>
        </w:rPr>
        <w:instrText>REF _Ref188884472 \r \h</w:instrText>
      </w:r>
      <w:r>
        <w:rPr>
          <w:vertAlign w:val="superscript"/>
        </w:rPr>
        <w:instrText xml:space="preserve">  \* MERGEFORMAT </w:instrText>
      </w:r>
      <w:r>
        <w:rPr>
          <w:vertAlign w:val="superscript"/>
        </w:rPr>
      </w:r>
      <w:r>
        <w:rPr>
          <w:vertAlign w:val="superscript"/>
        </w:rPr>
        <w:fldChar w:fldCharType="separate"/>
      </w:r>
      <w:r>
        <w:rPr>
          <w:vertAlign w:val="superscript"/>
        </w:rPr>
        <w:t>[113]</w:t>
      </w:r>
      <w:r>
        <w:rPr>
          <w:vertAlign w:val="superscript"/>
        </w:rPr>
        <w:fldChar w:fldCharType="end"/>
      </w:r>
      <w:r>
        <w:rPr>
          <w:rFonts w:hint="eastAsia"/>
        </w:rPr>
        <w:t>提出的标准，</w:t>
      </w:r>
      <w:r>
        <w:rPr>
          <w:rFonts w:hint="eastAsia"/>
        </w:rPr>
        <w:t>R</w:t>
      </w:r>
      <w:r>
        <w:rPr>
          <w:rFonts w:hint="eastAsia"/>
        </w:rPr>
        <w:t>²值大于</w:t>
      </w:r>
      <w:r>
        <w:rPr>
          <w:rFonts w:hint="eastAsia"/>
        </w:rPr>
        <w:t>0.02</w:t>
      </w:r>
      <w:r>
        <w:rPr>
          <w:rFonts w:hint="eastAsia"/>
        </w:rPr>
        <w:t>表示拟合良好。另一方面，</w:t>
      </w:r>
      <w:r>
        <w:rPr>
          <w:rFonts w:hint="eastAsia"/>
        </w:rPr>
        <w:t>Q</w:t>
      </w:r>
      <w:r>
        <w:rPr>
          <w:rFonts w:hint="eastAsia"/>
        </w:rPr>
        <w:t>²评估变量之间的预测相关性，</w:t>
      </w:r>
      <w:r>
        <w:rPr>
          <w:rFonts w:hint="eastAsia"/>
        </w:rPr>
        <w:t>Q</w:t>
      </w:r>
      <w:r>
        <w:rPr>
          <w:rFonts w:hint="eastAsia"/>
        </w:rPr>
        <w:t>²值越高，表明预测相关性越强</w:t>
      </w:r>
      <w:r>
        <w:rPr>
          <w:vertAlign w:val="superscript"/>
        </w:rPr>
        <w:fldChar w:fldCharType="begin"/>
      </w:r>
      <w:r>
        <w:rPr>
          <w:vertAlign w:val="superscript"/>
        </w:rPr>
        <w:instrText xml:space="preserve"> </w:instrText>
      </w:r>
      <w:r>
        <w:rPr>
          <w:rFonts w:hint="eastAsia"/>
          <w:vertAlign w:val="superscript"/>
        </w:rPr>
        <w:instrText>REF _Ref188884785 \r \h</w:instrText>
      </w:r>
      <w:r>
        <w:rPr>
          <w:vertAlign w:val="superscript"/>
        </w:rPr>
        <w:instrText xml:space="preserve">  \* MERGEFORMAT </w:instrText>
      </w:r>
      <w:r>
        <w:rPr>
          <w:vertAlign w:val="superscript"/>
        </w:rPr>
      </w:r>
      <w:r>
        <w:rPr>
          <w:vertAlign w:val="superscript"/>
        </w:rPr>
        <w:fldChar w:fldCharType="separate"/>
      </w:r>
      <w:r>
        <w:rPr>
          <w:vertAlign w:val="superscript"/>
        </w:rPr>
        <w:t>[114]</w:t>
      </w:r>
      <w:r>
        <w:rPr>
          <w:vertAlign w:val="superscript"/>
        </w:rPr>
        <w:fldChar w:fldCharType="end"/>
      </w:r>
      <w:r>
        <w:rPr>
          <w:rFonts w:hint="eastAsia"/>
        </w:rPr>
        <w:t>。研究的结果（见表</w:t>
      </w:r>
      <w:r>
        <w:rPr>
          <w:rFonts w:hint="eastAsia"/>
        </w:rPr>
        <w:t>3</w:t>
      </w:r>
      <w:r>
        <w:t>-13</w:t>
      </w:r>
      <w:r>
        <w:rPr>
          <w:rFonts w:hint="eastAsia"/>
        </w:rPr>
        <w:t>）表明，所有变量都满足</w:t>
      </w:r>
      <w:r>
        <w:rPr>
          <w:rFonts w:hint="eastAsia"/>
        </w:rPr>
        <w:t>R</w:t>
      </w:r>
      <w:r>
        <w:rPr>
          <w:rFonts w:hint="eastAsia"/>
        </w:rPr>
        <w:t>²和</w:t>
      </w:r>
      <w:r>
        <w:rPr>
          <w:rFonts w:hint="eastAsia"/>
        </w:rPr>
        <w:t>Q</w:t>
      </w:r>
      <w:r>
        <w:rPr>
          <w:rFonts w:hint="eastAsia"/>
        </w:rPr>
        <w:t>²标准，从而支持模型的整体拟合和可靠性。</w:t>
      </w:r>
    </w:p>
    <w:p w14:paraId="7C222C8F" w14:textId="77777777" w:rsidR="00713B2B" w:rsidRDefault="00D04354" w:rsidP="00363098">
      <w:pPr>
        <w:pStyle w:val="a7"/>
      </w:pPr>
      <w:bookmarkStart w:id="81" w:name="_Toc192689098"/>
      <w:r>
        <w:rPr>
          <w:rFonts w:hint="eastAsia"/>
        </w:rPr>
        <w:t>表</w:t>
      </w:r>
      <w:r>
        <w:rPr>
          <w:rFonts w:hint="eastAsia"/>
        </w:rPr>
        <w:t>3</w:t>
      </w:r>
      <w:r>
        <w:t xml:space="preserve">-13 </w:t>
      </w:r>
      <w:r>
        <w:rPr>
          <w:rFonts w:hint="eastAsia"/>
        </w:rPr>
        <w:t>变量的预测能力</w:t>
      </w:r>
      <w:bookmarkEnd w:id="81"/>
    </w:p>
    <w:tbl>
      <w:tblPr>
        <w:tblStyle w:val="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713B2B" w14:paraId="13348361" w14:textId="77777777">
        <w:trPr>
          <w:jc w:val="center"/>
        </w:trPr>
        <w:tc>
          <w:tcPr>
            <w:tcW w:w="2765" w:type="dxa"/>
            <w:tcBorders>
              <w:top w:val="single" w:sz="4" w:space="0" w:color="auto"/>
              <w:bottom w:val="single" w:sz="4" w:space="0" w:color="auto"/>
            </w:tcBorders>
          </w:tcPr>
          <w:p w14:paraId="46146CA0" w14:textId="77777777" w:rsidR="00713B2B" w:rsidRDefault="00713B2B">
            <w:pPr>
              <w:jc w:val="center"/>
              <w:rPr>
                <w:rFonts w:ascii="Times New Roman" w:eastAsia="SimSun" w:hAnsi="Times New Roman" w:cs="Times New Roman"/>
                <w:kern w:val="0"/>
                <w:szCs w:val="21"/>
              </w:rPr>
            </w:pPr>
          </w:p>
        </w:tc>
        <w:tc>
          <w:tcPr>
            <w:tcW w:w="2765" w:type="dxa"/>
            <w:tcBorders>
              <w:top w:val="single" w:sz="4" w:space="0" w:color="auto"/>
              <w:bottom w:val="single" w:sz="4" w:space="0" w:color="auto"/>
            </w:tcBorders>
          </w:tcPr>
          <w:p w14:paraId="18981EA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w:t>
            </w:r>
            <w:r>
              <w:rPr>
                <w:rFonts w:ascii="Times New Roman" w:eastAsia="SimSun" w:hAnsi="Times New Roman" w:cs="Times New Roman"/>
                <w:kern w:val="0"/>
                <w:szCs w:val="21"/>
                <w:vertAlign w:val="superscript"/>
              </w:rPr>
              <w:t>2</w:t>
            </w:r>
          </w:p>
        </w:tc>
        <w:tc>
          <w:tcPr>
            <w:tcW w:w="2766" w:type="dxa"/>
            <w:tcBorders>
              <w:top w:val="single" w:sz="4" w:space="0" w:color="auto"/>
              <w:bottom w:val="single" w:sz="4" w:space="0" w:color="auto"/>
            </w:tcBorders>
          </w:tcPr>
          <w:p w14:paraId="1EDCAF0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Q</w:t>
            </w:r>
            <w:r>
              <w:rPr>
                <w:rFonts w:ascii="Times New Roman" w:eastAsia="SimSun" w:hAnsi="Times New Roman" w:cs="Times New Roman"/>
                <w:kern w:val="0"/>
                <w:szCs w:val="21"/>
                <w:vertAlign w:val="superscript"/>
              </w:rPr>
              <w:t>2</w:t>
            </w:r>
          </w:p>
        </w:tc>
      </w:tr>
      <w:tr w:rsidR="00713B2B" w14:paraId="7ADB65A3" w14:textId="77777777">
        <w:trPr>
          <w:jc w:val="center"/>
        </w:trPr>
        <w:tc>
          <w:tcPr>
            <w:tcW w:w="2765" w:type="dxa"/>
            <w:tcBorders>
              <w:top w:val="single" w:sz="4" w:space="0" w:color="auto"/>
            </w:tcBorders>
          </w:tcPr>
          <w:p w14:paraId="60A0EB2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SN</w:t>
            </w:r>
          </w:p>
        </w:tc>
        <w:tc>
          <w:tcPr>
            <w:tcW w:w="2765" w:type="dxa"/>
            <w:tcBorders>
              <w:top w:val="single" w:sz="4" w:space="0" w:color="auto"/>
            </w:tcBorders>
          </w:tcPr>
          <w:p w14:paraId="186A9CA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0.365</w:t>
            </w:r>
          </w:p>
        </w:tc>
        <w:tc>
          <w:tcPr>
            <w:tcW w:w="2766" w:type="dxa"/>
            <w:tcBorders>
              <w:top w:val="single" w:sz="4" w:space="0" w:color="auto"/>
            </w:tcBorders>
          </w:tcPr>
          <w:p w14:paraId="4D095A5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0.353</w:t>
            </w:r>
          </w:p>
        </w:tc>
      </w:tr>
      <w:tr w:rsidR="00713B2B" w14:paraId="59217159" w14:textId="77777777">
        <w:trPr>
          <w:jc w:val="center"/>
        </w:trPr>
        <w:tc>
          <w:tcPr>
            <w:tcW w:w="2765" w:type="dxa"/>
          </w:tcPr>
          <w:p w14:paraId="4DD71A9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RI</w:t>
            </w:r>
          </w:p>
        </w:tc>
        <w:tc>
          <w:tcPr>
            <w:tcW w:w="2765" w:type="dxa"/>
          </w:tcPr>
          <w:p w14:paraId="5024272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0.683</w:t>
            </w:r>
          </w:p>
        </w:tc>
        <w:tc>
          <w:tcPr>
            <w:tcW w:w="2766" w:type="dxa"/>
          </w:tcPr>
          <w:p w14:paraId="15FE557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0.546</w:t>
            </w:r>
          </w:p>
        </w:tc>
      </w:tr>
      <w:tr w:rsidR="00713B2B" w14:paraId="035C1DFB" w14:textId="77777777">
        <w:trPr>
          <w:jc w:val="center"/>
        </w:trPr>
        <w:tc>
          <w:tcPr>
            <w:tcW w:w="2765" w:type="dxa"/>
          </w:tcPr>
          <w:p w14:paraId="7306493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RB</w:t>
            </w:r>
          </w:p>
        </w:tc>
        <w:tc>
          <w:tcPr>
            <w:tcW w:w="2765" w:type="dxa"/>
          </w:tcPr>
          <w:p w14:paraId="53345DD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0.265</w:t>
            </w:r>
          </w:p>
        </w:tc>
        <w:tc>
          <w:tcPr>
            <w:tcW w:w="2766" w:type="dxa"/>
          </w:tcPr>
          <w:p w14:paraId="1B00A8E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0.169</w:t>
            </w:r>
          </w:p>
        </w:tc>
      </w:tr>
      <w:tr w:rsidR="00713B2B" w14:paraId="5595C98A" w14:textId="77777777">
        <w:trPr>
          <w:jc w:val="center"/>
        </w:trPr>
        <w:tc>
          <w:tcPr>
            <w:tcW w:w="2765" w:type="dxa"/>
          </w:tcPr>
          <w:p w14:paraId="7FF6CFE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ATT</w:t>
            </w:r>
          </w:p>
        </w:tc>
        <w:tc>
          <w:tcPr>
            <w:tcW w:w="2765" w:type="dxa"/>
          </w:tcPr>
          <w:p w14:paraId="3A934AE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0.497</w:t>
            </w:r>
          </w:p>
        </w:tc>
        <w:tc>
          <w:tcPr>
            <w:tcW w:w="2766" w:type="dxa"/>
          </w:tcPr>
          <w:p w14:paraId="3FAC71C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0.490</w:t>
            </w:r>
          </w:p>
        </w:tc>
      </w:tr>
      <w:tr w:rsidR="00713B2B" w14:paraId="4DE55F44" w14:textId="77777777">
        <w:trPr>
          <w:jc w:val="center"/>
        </w:trPr>
        <w:tc>
          <w:tcPr>
            <w:tcW w:w="2765" w:type="dxa"/>
          </w:tcPr>
          <w:p w14:paraId="6E61A2B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PBC</w:t>
            </w:r>
          </w:p>
        </w:tc>
        <w:tc>
          <w:tcPr>
            <w:tcW w:w="2765" w:type="dxa"/>
          </w:tcPr>
          <w:p w14:paraId="32AB98A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0.540</w:t>
            </w:r>
          </w:p>
        </w:tc>
        <w:tc>
          <w:tcPr>
            <w:tcW w:w="2766" w:type="dxa"/>
          </w:tcPr>
          <w:p w14:paraId="7C0B05A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0.532</w:t>
            </w:r>
          </w:p>
        </w:tc>
      </w:tr>
    </w:tbl>
    <w:p w14:paraId="73848E24" w14:textId="77777777" w:rsidR="00713B2B" w:rsidRDefault="00D04354" w:rsidP="00363098">
      <w:pPr>
        <w:pStyle w:val="a9"/>
      </w:pPr>
      <w:r>
        <w:rPr>
          <w:rFonts w:hint="eastAsia"/>
        </w:rPr>
        <w:t>注：</w:t>
      </w:r>
      <w:r>
        <w:rPr>
          <w:rFonts w:hint="eastAsia"/>
        </w:rPr>
        <w:t>ATT</w:t>
      </w:r>
      <w:r>
        <w:rPr>
          <w:rFonts w:hint="eastAsia"/>
        </w:rPr>
        <w:t>：态度；</w:t>
      </w:r>
      <w:r>
        <w:rPr>
          <w:rFonts w:hint="eastAsia"/>
        </w:rPr>
        <w:t>PBC</w:t>
      </w:r>
      <w:r>
        <w:rPr>
          <w:rFonts w:hint="eastAsia"/>
        </w:rPr>
        <w:t>：知觉行为控制；</w:t>
      </w:r>
      <w:r>
        <w:rPr>
          <w:rFonts w:hint="eastAsia"/>
        </w:rPr>
        <w:t>RB</w:t>
      </w:r>
      <w:r>
        <w:rPr>
          <w:rFonts w:hint="eastAsia"/>
        </w:rPr>
        <w:t>：回收行为；</w:t>
      </w:r>
      <w:r>
        <w:rPr>
          <w:rFonts w:hint="eastAsia"/>
        </w:rPr>
        <w:t>RI</w:t>
      </w:r>
      <w:r>
        <w:rPr>
          <w:rFonts w:hint="eastAsia"/>
        </w:rPr>
        <w:t>：回收意向；</w:t>
      </w:r>
      <w:r>
        <w:rPr>
          <w:rFonts w:hint="eastAsia"/>
        </w:rPr>
        <w:t>SN</w:t>
      </w:r>
      <w:r>
        <w:rPr>
          <w:rFonts w:hint="eastAsia"/>
        </w:rPr>
        <w:t>：主观规范。</w:t>
      </w:r>
    </w:p>
    <w:p w14:paraId="3F4DDE22" w14:textId="77777777" w:rsidR="00713B2B" w:rsidRDefault="00713B2B">
      <w:pPr>
        <w:spacing w:line="360" w:lineRule="auto"/>
        <w:rPr>
          <w:rFonts w:ascii="SimSun" w:eastAsia="SimSun" w:hAnsi="SimSun" w:cs="SimSun"/>
          <w:sz w:val="24"/>
        </w:rPr>
      </w:pPr>
    </w:p>
    <w:p w14:paraId="294F9D4A" w14:textId="77777777" w:rsidR="00713B2B" w:rsidRDefault="00D04354">
      <w:pPr>
        <w:pStyle w:val="11"/>
      </w:pPr>
      <w:r>
        <w:rPr>
          <w:rFonts w:hint="eastAsia"/>
        </w:rPr>
        <w:t>在本研究中，采用非参数</w:t>
      </w:r>
      <w:r>
        <w:rPr>
          <w:rFonts w:hint="eastAsia"/>
        </w:rPr>
        <w:t>Bootstrapping</w:t>
      </w:r>
      <w:r>
        <w:rPr>
          <w:rFonts w:hint="eastAsia"/>
        </w:rPr>
        <w:t>算法来估计路径系数并评估模型的显著性。具体来说，抽取了</w:t>
      </w:r>
      <w:r>
        <w:rPr>
          <w:rFonts w:hint="eastAsia"/>
        </w:rPr>
        <w:t>5000</w:t>
      </w:r>
      <w:r>
        <w:rPr>
          <w:rFonts w:hint="eastAsia"/>
        </w:rPr>
        <w:t>个样本来检验模型的显著性水平。</w:t>
      </w:r>
      <w:r>
        <w:rPr>
          <w:rFonts w:hint="eastAsia"/>
        </w:rPr>
        <w:t>Bootstrapping</w:t>
      </w:r>
      <w:r>
        <w:rPr>
          <w:rFonts w:hint="eastAsia"/>
        </w:rPr>
        <w:t>过程通过从原始数据集重复采样</w:t>
      </w:r>
      <w:r>
        <w:rPr>
          <w:rFonts w:hint="eastAsia"/>
        </w:rPr>
        <w:t>5000</w:t>
      </w:r>
      <w:r>
        <w:rPr>
          <w:rFonts w:hint="eastAsia"/>
        </w:rPr>
        <w:t>次来创建子样本，然后用于估计模型的内部结构。该过程生成多组路径系数估计，并由此导出估计的标准误差。随后计算</w:t>
      </w:r>
      <w:r>
        <w:rPr>
          <w:rFonts w:hint="eastAsia"/>
        </w:rPr>
        <w:t>p</w:t>
      </w:r>
      <w:r>
        <w:rPr>
          <w:rFonts w:hint="eastAsia"/>
        </w:rPr>
        <w:t>值以评估系数的统计显著性。表</w:t>
      </w:r>
      <w:r>
        <w:t>3-14</w:t>
      </w:r>
      <w:r>
        <w:rPr>
          <w:rFonts w:hint="eastAsia"/>
        </w:rPr>
        <w:t>给出了模型路径系数估计和自举的结果。</w:t>
      </w:r>
    </w:p>
    <w:p w14:paraId="6E51D8AD" w14:textId="77777777" w:rsidR="00713B2B" w:rsidRDefault="00D04354" w:rsidP="00363098">
      <w:pPr>
        <w:pStyle w:val="a7"/>
      </w:pPr>
      <w:bookmarkStart w:id="82" w:name="_Toc192689099"/>
      <w:r>
        <w:rPr>
          <w:rFonts w:hint="eastAsia"/>
        </w:rPr>
        <w:t>表</w:t>
      </w:r>
      <w:r>
        <w:rPr>
          <w:rFonts w:hint="eastAsia"/>
        </w:rPr>
        <w:t>3</w:t>
      </w:r>
      <w:r>
        <w:rPr>
          <w:rFonts w:hint="eastAsia"/>
        </w:rPr>
        <w:noBreakHyphen/>
        <w:t>1</w:t>
      </w:r>
      <w:r>
        <w:t>4</w:t>
      </w:r>
      <w:r>
        <w:rPr>
          <w:rFonts w:hint="eastAsia"/>
        </w:rPr>
        <w:t xml:space="preserve"> </w:t>
      </w:r>
      <w:r>
        <w:rPr>
          <w:rFonts w:hint="eastAsia"/>
        </w:rPr>
        <w:t>模型路径分析与相关假设检验</w:t>
      </w:r>
      <w:bookmarkEnd w:id="82"/>
    </w:p>
    <w:tbl>
      <w:tblPr>
        <w:tblStyle w:val="8"/>
        <w:tblW w:w="0" w:type="auto"/>
        <w:jc w:val="center"/>
        <w:tblBorders>
          <w:left w:val="none" w:sz="0" w:space="0" w:color="auto"/>
          <w:right w:val="none" w:sz="0" w:space="0" w:color="auto"/>
        </w:tblBorders>
        <w:tblLook w:val="04A0" w:firstRow="1" w:lastRow="0" w:firstColumn="1" w:lastColumn="0" w:noHBand="0" w:noVBand="1"/>
      </w:tblPr>
      <w:tblGrid>
        <w:gridCol w:w="1420"/>
        <w:gridCol w:w="1420"/>
        <w:gridCol w:w="1420"/>
        <w:gridCol w:w="1420"/>
        <w:gridCol w:w="1421"/>
        <w:gridCol w:w="1421"/>
      </w:tblGrid>
      <w:tr w:rsidR="00713B2B" w14:paraId="2A9F2067" w14:textId="77777777">
        <w:trPr>
          <w:jc w:val="center"/>
        </w:trPr>
        <w:tc>
          <w:tcPr>
            <w:tcW w:w="1420" w:type="dxa"/>
            <w:tcBorders>
              <w:top w:val="single" w:sz="4" w:space="0" w:color="auto"/>
              <w:left w:val="nil"/>
              <w:bottom w:val="single" w:sz="4" w:space="0" w:color="auto"/>
              <w:right w:val="nil"/>
            </w:tcBorders>
            <w:vAlign w:val="center"/>
          </w:tcPr>
          <w:p w14:paraId="54F258E9"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路径</w:t>
            </w:r>
          </w:p>
        </w:tc>
        <w:tc>
          <w:tcPr>
            <w:tcW w:w="1420" w:type="dxa"/>
            <w:tcBorders>
              <w:top w:val="single" w:sz="4" w:space="0" w:color="auto"/>
              <w:left w:val="nil"/>
              <w:bottom w:val="single" w:sz="4" w:space="0" w:color="auto"/>
              <w:right w:val="nil"/>
            </w:tcBorders>
            <w:vAlign w:val="center"/>
          </w:tcPr>
          <w:p w14:paraId="7049CA6B"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假设</w:t>
            </w:r>
          </w:p>
        </w:tc>
        <w:tc>
          <w:tcPr>
            <w:tcW w:w="1420" w:type="dxa"/>
            <w:tcBorders>
              <w:top w:val="single" w:sz="4" w:space="0" w:color="auto"/>
              <w:left w:val="nil"/>
              <w:bottom w:val="single" w:sz="4" w:space="0" w:color="auto"/>
              <w:right w:val="nil"/>
            </w:tcBorders>
            <w:vAlign w:val="center"/>
          </w:tcPr>
          <w:p w14:paraId="59E75AAA"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路径系数</w:t>
            </w:r>
            <w:r>
              <w:rPr>
                <w:rFonts w:ascii="Times New Roman" w:hAnsi="Times New Roman" w:cs="Times New Roman"/>
                <w:szCs w:val="22"/>
              </w:rPr>
              <w:t xml:space="preserve"> (</w:t>
            </w:r>
            <w:r>
              <w:rPr>
                <w:rFonts w:ascii="Times New Roman" w:hAnsi="Times New Roman" w:cs="Times New Roman" w:hint="eastAsia"/>
                <w:szCs w:val="22"/>
              </w:rPr>
              <w:t>直接效应</w:t>
            </w:r>
            <w:r>
              <w:rPr>
                <w:rFonts w:ascii="Times New Roman" w:hAnsi="Times New Roman" w:cs="Times New Roman"/>
                <w:szCs w:val="22"/>
              </w:rPr>
              <w:t>)</w:t>
            </w:r>
          </w:p>
        </w:tc>
        <w:tc>
          <w:tcPr>
            <w:tcW w:w="1420" w:type="dxa"/>
            <w:tcBorders>
              <w:top w:val="single" w:sz="4" w:space="0" w:color="auto"/>
              <w:left w:val="nil"/>
              <w:bottom w:val="single" w:sz="4" w:space="0" w:color="auto"/>
              <w:right w:val="nil"/>
            </w:tcBorders>
            <w:vAlign w:val="center"/>
          </w:tcPr>
          <w:p w14:paraId="1B8E05E6"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路径系数</w:t>
            </w:r>
            <w:r>
              <w:rPr>
                <w:rFonts w:ascii="Times New Roman" w:hAnsi="Times New Roman" w:cs="Times New Roman" w:hint="eastAsia"/>
                <w:szCs w:val="22"/>
              </w:rPr>
              <w:t>T</w:t>
            </w:r>
            <w:r>
              <w:rPr>
                <w:rFonts w:ascii="Times New Roman" w:hAnsi="Times New Roman" w:cs="Times New Roman" w:hint="eastAsia"/>
                <w:szCs w:val="22"/>
              </w:rPr>
              <w:t>值</w:t>
            </w:r>
          </w:p>
        </w:tc>
        <w:tc>
          <w:tcPr>
            <w:tcW w:w="1421" w:type="dxa"/>
            <w:tcBorders>
              <w:top w:val="single" w:sz="4" w:space="0" w:color="auto"/>
              <w:left w:val="nil"/>
              <w:bottom w:val="single" w:sz="4" w:space="0" w:color="auto"/>
              <w:right w:val="nil"/>
            </w:tcBorders>
            <w:vAlign w:val="center"/>
          </w:tcPr>
          <w:p w14:paraId="32850FBD"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总效应</w:t>
            </w:r>
          </w:p>
        </w:tc>
        <w:tc>
          <w:tcPr>
            <w:tcW w:w="1421" w:type="dxa"/>
            <w:tcBorders>
              <w:top w:val="single" w:sz="4" w:space="0" w:color="auto"/>
              <w:left w:val="nil"/>
              <w:bottom w:val="single" w:sz="4" w:space="0" w:color="auto"/>
              <w:right w:val="nil"/>
            </w:tcBorders>
            <w:vAlign w:val="center"/>
          </w:tcPr>
          <w:p w14:paraId="35B98E91"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总效应</w:t>
            </w:r>
            <w:r>
              <w:rPr>
                <w:rFonts w:ascii="Times New Roman" w:hAnsi="Times New Roman" w:cs="Times New Roman" w:hint="eastAsia"/>
                <w:szCs w:val="22"/>
              </w:rPr>
              <w:t>T</w:t>
            </w:r>
            <w:r>
              <w:rPr>
                <w:rFonts w:ascii="Times New Roman" w:hAnsi="Times New Roman" w:cs="Times New Roman" w:hint="eastAsia"/>
                <w:szCs w:val="22"/>
              </w:rPr>
              <w:t>值</w:t>
            </w:r>
          </w:p>
        </w:tc>
      </w:tr>
      <w:tr w:rsidR="00713B2B" w14:paraId="4E97FE44" w14:textId="77777777">
        <w:trPr>
          <w:jc w:val="center"/>
        </w:trPr>
        <w:tc>
          <w:tcPr>
            <w:tcW w:w="1420" w:type="dxa"/>
            <w:tcBorders>
              <w:top w:val="single" w:sz="4" w:space="0" w:color="auto"/>
              <w:left w:val="nil"/>
              <w:bottom w:val="nil"/>
              <w:right w:val="nil"/>
            </w:tcBorders>
            <w:vAlign w:val="center"/>
          </w:tcPr>
          <w:p w14:paraId="35AACD16"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S</w:t>
            </w:r>
            <w:r>
              <w:rPr>
                <w:rFonts w:ascii="Times New Roman" w:hAnsi="Times New Roman" w:cs="Times New Roman"/>
                <w:szCs w:val="22"/>
              </w:rPr>
              <w:t>N -&gt; RI</w:t>
            </w:r>
          </w:p>
        </w:tc>
        <w:tc>
          <w:tcPr>
            <w:tcW w:w="1420" w:type="dxa"/>
            <w:tcBorders>
              <w:top w:val="single" w:sz="4" w:space="0" w:color="auto"/>
              <w:left w:val="nil"/>
              <w:bottom w:val="nil"/>
              <w:right w:val="nil"/>
            </w:tcBorders>
            <w:vAlign w:val="center"/>
          </w:tcPr>
          <w:p w14:paraId="748A8B46"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H2</w:t>
            </w:r>
          </w:p>
        </w:tc>
        <w:tc>
          <w:tcPr>
            <w:tcW w:w="1420" w:type="dxa"/>
            <w:tcBorders>
              <w:top w:val="single" w:sz="4" w:space="0" w:color="auto"/>
              <w:left w:val="nil"/>
              <w:bottom w:val="nil"/>
              <w:right w:val="nil"/>
            </w:tcBorders>
            <w:vAlign w:val="center"/>
          </w:tcPr>
          <w:p w14:paraId="020DE4CF" w14:textId="77777777" w:rsidR="00713B2B" w:rsidRDefault="00D04354">
            <w:pPr>
              <w:jc w:val="center"/>
              <w:rPr>
                <w:rFonts w:ascii="Times New Roman" w:hAnsi="Times New Roman" w:cs="Times New Roman"/>
                <w:szCs w:val="22"/>
              </w:rPr>
            </w:pPr>
            <w:r>
              <w:rPr>
                <w:rFonts w:ascii="Times New Roman" w:hAnsi="Times New Roman" w:cs="Times New Roman"/>
                <w:kern w:val="0"/>
              </w:rPr>
              <w:t>0.092*</w:t>
            </w:r>
          </w:p>
        </w:tc>
        <w:tc>
          <w:tcPr>
            <w:tcW w:w="1420" w:type="dxa"/>
            <w:tcBorders>
              <w:top w:val="single" w:sz="4" w:space="0" w:color="auto"/>
              <w:left w:val="nil"/>
              <w:bottom w:val="nil"/>
              <w:right w:val="nil"/>
            </w:tcBorders>
            <w:vAlign w:val="center"/>
          </w:tcPr>
          <w:p w14:paraId="6A0F8DB9" w14:textId="77777777" w:rsidR="00713B2B" w:rsidRDefault="00D04354">
            <w:pPr>
              <w:jc w:val="center"/>
              <w:rPr>
                <w:rFonts w:ascii="Times New Roman" w:hAnsi="Times New Roman" w:cs="Times New Roman"/>
                <w:szCs w:val="22"/>
              </w:rPr>
            </w:pPr>
            <w:r>
              <w:rPr>
                <w:rFonts w:ascii="Times New Roman" w:hAnsi="Times New Roman" w:cs="Times New Roman"/>
                <w:kern w:val="0"/>
              </w:rPr>
              <w:t>2.132</w:t>
            </w:r>
          </w:p>
        </w:tc>
        <w:tc>
          <w:tcPr>
            <w:tcW w:w="1421" w:type="dxa"/>
            <w:tcBorders>
              <w:top w:val="single" w:sz="4" w:space="0" w:color="auto"/>
              <w:left w:val="nil"/>
              <w:bottom w:val="nil"/>
              <w:right w:val="nil"/>
            </w:tcBorders>
            <w:vAlign w:val="center"/>
          </w:tcPr>
          <w:p w14:paraId="71BCD8B5"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.092*</w:t>
            </w:r>
          </w:p>
        </w:tc>
        <w:tc>
          <w:tcPr>
            <w:tcW w:w="1421" w:type="dxa"/>
            <w:tcBorders>
              <w:top w:val="single" w:sz="4" w:space="0" w:color="auto"/>
              <w:left w:val="nil"/>
              <w:bottom w:val="nil"/>
              <w:right w:val="nil"/>
            </w:tcBorders>
            <w:vAlign w:val="center"/>
          </w:tcPr>
          <w:p w14:paraId="74D29B2D"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2.</w:t>
            </w:r>
            <w:r>
              <w:rPr>
                <w:rFonts w:ascii="Times New Roman" w:hAnsi="Times New Roman" w:cs="Times New Roman"/>
                <w:szCs w:val="22"/>
              </w:rPr>
              <w:t>132</w:t>
            </w:r>
          </w:p>
        </w:tc>
      </w:tr>
      <w:tr w:rsidR="00713B2B" w14:paraId="3EAEC0D0" w14:textId="77777777">
        <w:trPr>
          <w:jc w:val="center"/>
        </w:trPr>
        <w:tc>
          <w:tcPr>
            <w:tcW w:w="1420" w:type="dxa"/>
            <w:tcBorders>
              <w:top w:val="nil"/>
              <w:left w:val="nil"/>
              <w:bottom w:val="nil"/>
              <w:right w:val="nil"/>
            </w:tcBorders>
            <w:vAlign w:val="center"/>
          </w:tcPr>
          <w:p w14:paraId="3802465A"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S</w:t>
            </w:r>
            <w:r>
              <w:rPr>
                <w:rFonts w:ascii="Times New Roman" w:hAnsi="Times New Roman" w:cs="Times New Roman"/>
                <w:szCs w:val="22"/>
              </w:rPr>
              <w:t>N -&gt; RB</w:t>
            </w:r>
          </w:p>
        </w:tc>
        <w:tc>
          <w:tcPr>
            <w:tcW w:w="1420" w:type="dxa"/>
            <w:tcBorders>
              <w:top w:val="nil"/>
              <w:left w:val="nil"/>
              <w:bottom w:val="nil"/>
              <w:right w:val="nil"/>
            </w:tcBorders>
            <w:vAlign w:val="center"/>
          </w:tcPr>
          <w:p w14:paraId="4A51C7C2" w14:textId="77777777" w:rsidR="00713B2B" w:rsidRDefault="00713B2B">
            <w:pPr>
              <w:jc w:val="center"/>
              <w:rPr>
                <w:rFonts w:ascii="Times New Roman" w:hAnsi="Times New Roman" w:cs="Times New Roman"/>
                <w:szCs w:val="22"/>
              </w:rPr>
            </w:pPr>
          </w:p>
        </w:tc>
        <w:tc>
          <w:tcPr>
            <w:tcW w:w="1420" w:type="dxa"/>
            <w:tcBorders>
              <w:top w:val="nil"/>
              <w:left w:val="nil"/>
              <w:bottom w:val="nil"/>
              <w:right w:val="nil"/>
            </w:tcBorders>
            <w:vAlign w:val="center"/>
          </w:tcPr>
          <w:p w14:paraId="3E6927E1" w14:textId="77777777" w:rsidR="00713B2B" w:rsidRDefault="00713B2B">
            <w:pPr>
              <w:jc w:val="center"/>
              <w:rPr>
                <w:rFonts w:ascii="Times New Roman" w:hAnsi="Times New Roman" w:cs="Times New Roman"/>
                <w:szCs w:val="22"/>
              </w:rPr>
            </w:pPr>
          </w:p>
        </w:tc>
        <w:tc>
          <w:tcPr>
            <w:tcW w:w="1420" w:type="dxa"/>
            <w:tcBorders>
              <w:top w:val="nil"/>
              <w:left w:val="nil"/>
              <w:bottom w:val="nil"/>
              <w:right w:val="nil"/>
            </w:tcBorders>
            <w:vAlign w:val="center"/>
          </w:tcPr>
          <w:p w14:paraId="632BCABD" w14:textId="77777777" w:rsidR="00713B2B" w:rsidRDefault="00713B2B">
            <w:pPr>
              <w:jc w:val="center"/>
              <w:rPr>
                <w:rFonts w:ascii="Times New Roman" w:hAnsi="Times New Roman" w:cs="Times New Roman"/>
                <w:szCs w:val="22"/>
              </w:rPr>
            </w:pPr>
          </w:p>
        </w:tc>
        <w:tc>
          <w:tcPr>
            <w:tcW w:w="1421" w:type="dxa"/>
            <w:tcBorders>
              <w:top w:val="nil"/>
              <w:left w:val="nil"/>
              <w:bottom w:val="nil"/>
              <w:right w:val="nil"/>
            </w:tcBorders>
            <w:vAlign w:val="center"/>
          </w:tcPr>
          <w:p w14:paraId="220D92FF"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.037*</w:t>
            </w:r>
          </w:p>
        </w:tc>
        <w:tc>
          <w:tcPr>
            <w:tcW w:w="1421" w:type="dxa"/>
            <w:tcBorders>
              <w:top w:val="nil"/>
              <w:left w:val="nil"/>
              <w:bottom w:val="nil"/>
              <w:right w:val="nil"/>
            </w:tcBorders>
            <w:vAlign w:val="center"/>
          </w:tcPr>
          <w:p w14:paraId="7DCD0E69"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2.</w:t>
            </w:r>
            <w:r>
              <w:rPr>
                <w:rFonts w:ascii="Times New Roman" w:hAnsi="Times New Roman" w:cs="Times New Roman"/>
                <w:szCs w:val="22"/>
              </w:rPr>
              <w:t>078</w:t>
            </w:r>
          </w:p>
        </w:tc>
      </w:tr>
      <w:tr w:rsidR="00713B2B" w14:paraId="40BDE60F" w14:textId="77777777">
        <w:trPr>
          <w:jc w:val="center"/>
        </w:trPr>
        <w:tc>
          <w:tcPr>
            <w:tcW w:w="1420" w:type="dxa"/>
            <w:tcBorders>
              <w:top w:val="nil"/>
              <w:left w:val="nil"/>
              <w:bottom w:val="nil"/>
              <w:right w:val="nil"/>
            </w:tcBorders>
            <w:vAlign w:val="center"/>
          </w:tcPr>
          <w:p w14:paraId="5127D057"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I</w:t>
            </w:r>
            <w:r>
              <w:rPr>
                <w:rFonts w:ascii="Times New Roman" w:hAnsi="Times New Roman" w:cs="Times New Roman"/>
                <w:szCs w:val="22"/>
              </w:rPr>
              <w:t>P -&gt; RB</w:t>
            </w:r>
          </w:p>
        </w:tc>
        <w:tc>
          <w:tcPr>
            <w:tcW w:w="1420" w:type="dxa"/>
            <w:tcBorders>
              <w:top w:val="nil"/>
              <w:left w:val="nil"/>
              <w:bottom w:val="nil"/>
              <w:right w:val="nil"/>
            </w:tcBorders>
            <w:vAlign w:val="center"/>
          </w:tcPr>
          <w:p w14:paraId="7F707F34" w14:textId="77777777" w:rsidR="00713B2B" w:rsidRDefault="00713B2B">
            <w:pPr>
              <w:jc w:val="center"/>
              <w:rPr>
                <w:rFonts w:ascii="Times New Roman" w:hAnsi="Times New Roman" w:cs="Times New Roman"/>
                <w:szCs w:val="22"/>
              </w:rPr>
            </w:pPr>
          </w:p>
        </w:tc>
        <w:tc>
          <w:tcPr>
            <w:tcW w:w="1420" w:type="dxa"/>
            <w:tcBorders>
              <w:top w:val="nil"/>
              <w:left w:val="nil"/>
              <w:bottom w:val="nil"/>
              <w:right w:val="nil"/>
            </w:tcBorders>
            <w:vAlign w:val="center"/>
          </w:tcPr>
          <w:p w14:paraId="19CCF9C9" w14:textId="77777777" w:rsidR="00713B2B" w:rsidRDefault="00713B2B">
            <w:pPr>
              <w:jc w:val="center"/>
              <w:rPr>
                <w:rFonts w:ascii="Times New Roman" w:hAnsi="Times New Roman" w:cs="Times New Roman"/>
                <w:szCs w:val="22"/>
              </w:rPr>
            </w:pPr>
          </w:p>
        </w:tc>
        <w:tc>
          <w:tcPr>
            <w:tcW w:w="1420" w:type="dxa"/>
            <w:tcBorders>
              <w:top w:val="nil"/>
              <w:left w:val="nil"/>
              <w:bottom w:val="nil"/>
              <w:right w:val="nil"/>
            </w:tcBorders>
            <w:vAlign w:val="center"/>
          </w:tcPr>
          <w:p w14:paraId="67974C4A" w14:textId="77777777" w:rsidR="00713B2B" w:rsidRDefault="00713B2B">
            <w:pPr>
              <w:jc w:val="center"/>
              <w:rPr>
                <w:rFonts w:ascii="Times New Roman" w:hAnsi="Times New Roman" w:cs="Times New Roman"/>
                <w:szCs w:val="22"/>
              </w:rPr>
            </w:pPr>
          </w:p>
        </w:tc>
        <w:tc>
          <w:tcPr>
            <w:tcW w:w="1421" w:type="dxa"/>
            <w:tcBorders>
              <w:top w:val="nil"/>
              <w:left w:val="nil"/>
              <w:bottom w:val="nil"/>
              <w:right w:val="nil"/>
            </w:tcBorders>
            <w:vAlign w:val="center"/>
          </w:tcPr>
          <w:p w14:paraId="32569C88"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.169**</w:t>
            </w:r>
          </w:p>
        </w:tc>
        <w:tc>
          <w:tcPr>
            <w:tcW w:w="1421" w:type="dxa"/>
            <w:tcBorders>
              <w:top w:val="nil"/>
              <w:left w:val="nil"/>
              <w:bottom w:val="nil"/>
              <w:right w:val="nil"/>
            </w:tcBorders>
            <w:vAlign w:val="center"/>
          </w:tcPr>
          <w:p w14:paraId="3FBFEB97"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3.</w:t>
            </w:r>
            <w:r>
              <w:rPr>
                <w:rFonts w:ascii="Times New Roman" w:hAnsi="Times New Roman" w:cs="Times New Roman"/>
                <w:szCs w:val="22"/>
              </w:rPr>
              <w:t>188</w:t>
            </w:r>
          </w:p>
        </w:tc>
      </w:tr>
      <w:tr w:rsidR="00713B2B" w14:paraId="7BCB6B51" w14:textId="77777777">
        <w:trPr>
          <w:jc w:val="center"/>
        </w:trPr>
        <w:tc>
          <w:tcPr>
            <w:tcW w:w="1420" w:type="dxa"/>
            <w:tcBorders>
              <w:top w:val="nil"/>
              <w:left w:val="nil"/>
              <w:bottom w:val="nil"/>
              <w:right w:val="nil"/>
            </w:tcBorders>
            <w:vAlign w:val="center"/>
          </w:tcPr>
          <w:p w14:paraId="502F9DFF"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R</w:t>
            </w:r>
            <w:r>
              <w:rPr>
                <w:rFonts w:ascii="Times New Roman" w:hAnsi="Times New Roman" w:cs="Times New Roman"/>
                <w:szCs w:val="22"/>
              </w:rPr>
              <w:t>I -&gt; RB</w:t>
            </w:r>
          </w:p>
        </w:tc>
        <w:tc>
          <w:tcPr>
            <w:tcW w:w="1420" w:type="dxa"/>
            <w:tcBorders>
              <w:top w:val="nil"/>
              <w:left w:val="nil"/>
              <w:bottom w:val="nil"/>
              <w:right w:val="nil"/>
            </w:tcBorders>
            <w:vAlign w:val="center"/>
          </w:tcPr>
          <w:p w14:paraId="4DCD2397"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H1</w:t>
            </w:r>
          </w:p>
        </w:tc>
        <w:tc>
          <w:tcPr>
            <w:tcW w:w="1420" w:type="dxa"/>
            <w:tcBorders>
              <w:top w:val="nil"/>
              <w:left w:val="nil"/>
              <w:bottom w:val="nil"/>
              <w:right w:val="nil"/>
            </w:tcBorders>
            <w:vAlign w:val="center"/>
          </w:tcPr>
          <w:p w14:paraId="51DB3D88" w14:textId="77777777" w:rsidR="00713B2B" w:rsidRDefault="00D04354">
            <w:pPr>
              <w:jc w:val="center"/>
              <w:rPr>
                <w:rFonts w:ascii="Times New Roman" w:hAnsi="Times New Roman" w:cs="Times New Roman"/>
                <w:szCs w:val="22"/>
              </w:rPr>
            </w:pPr>
            <w:r>
              <w:rPr>
                <w:rFonts w:ascii="Times New Roman" w:hAnsi="Times New Roman" w:cs="Times New Roman"/>
                <w:kern w:val="0"/>
              </w:rPr>
              <w:t>0.404***</w:t>
            </w:r>
          </w:p>
        </w:tc>
        <w:tc>
          <w:tcPr>
            <w:tcW w:w="1420" w:type="dxa"/>
            <w:tcBorders>
              <w:top w:val="nil"/>
              <w:left w:val="nil"/>
              <w:bottom w:val="nil"/>
              <w:right w:val="nil"/>
            </w:tcBorders>
            <w:vAlign w:val="center"/>
          </w:tcPr>
          <w:p w14:paraId="62D476E7" w14:textId="77777777" w:rsidR="00713B2B" w:rsidRDefault="00D04354">
            <w:pPr>
              <w:jc w:val="center"/>
              <w:rPr>
                <w:rFonts w:ascii="Times New Roman" w:hAnsi="Times New Roman" w:cs="Times New Roman"/>
                <w:szCs w:val="22"/>
              </w:rPr>
            </w:pPr>
            <w:r>
              <w:rPr>
                <w:rFonts w:ascii="Times New Roman" w:hAnsi="Times New Roman" w:cs="Times New Roman"/>
                <w:kern w:val="0"/>
              </w:rPr>
              <w:t>7.923</w:t>
            </w:r>
          </w:p>
        </w:tc>
        <w:tc>
          <w:tcPr>
            <w:tcW w:w="1421" w:type="dxa"/>
            <w:tcBorders>
              <w:top w:val="nil"/>
              <w:left w:val="nil"/>
              <w:bottom w:val="nil"/>
              <w:right w:val="nil"/>
            </w:tcBorders>
            <w:vAlign w:val="center"/>
          </w:tcPr>
          <w:p w14:paraId="0BE2565C"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.404***</w:t>
            </w:r>
          </w:p>
        </w:tc>
        <w:tc>
          <w:tcPr>
            <w:tcW w:w="1421" w:type="dxa"/>
            <w:tcBorders>
              <w:top w:val="nil"/>
              <w:left w:val="nil"/>
              <w:bottom w:val="nil"/>
              <w:right w:val="nil"/>
            </w:tcBorders>
            <w:vAlign w:val="center"/>
          </w:tcPr>
          <w:p w14:paraId="0517C41E"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7</w:t>
            </w:r>
            <w:r>
              <w:rPr>
                <w:rFonts w:ascii="Times New Roman" w:hAnsi="Times New Roman" w:cs="Times New Roman"/>
                <w:szCs w:val="22"/>
              </w:rPr>
              <w:t>.923</w:t>
            </w:r>
          </w:p>
        </w:tc>
      </w:tr>
      <w:tr w:rsidR="00713B2B" w14:paraId="3041C848" w14:textId="77777777">
        <w:trPr>
          <w:jc w:val="center"/>
        </w:trPr>
        <w:tc>
          <w:tcPr>
            <w:tcW w:w="1420" w:type="dxa"/>
            <w:tcBorders>
              <w:top w:val="nil"/>
              <w:left w:val="nil"/>
              <w:bottom w:val="nil"/>
              <w:right w:val="nil"/>
            </w:tcBorders>
            <w:vAlign w:val="center"/>
          </w:tcPr>
          <w:p w14:paraId="45E0FA03"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A</w:t>
            </w:r>
            <w:r>
              <w:rPr>
                <w:rFonts w:ascii="Times New Roman" w:hAnsi="Times New Roman" w:cs="Times New Roman"/>
                <w:szCs w:val="22"/>
              </w:rPr>
              <w:t>TT -&gt; RI</w:t>
            </w:r>
          </w:p>
        </w:tc>
        <w:tc>
          <w:tcPr>
            <w:tcW w:w="1420" w:type="dxa"/>
            <w:tcBorders>
              <w:top w:val="nil"/>
              <w:left w:val="nil"/>
              <w:bottom w:val="nil"/>
              <w:right w:val="nil"/>
            </w:tcBorders>
            <w:vAlign w:val="center"/>
          </w:tcPr>
          <w:p w14:paraId="62E41B08"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H3</w:t>
            </w:r>
          </w:p>
        </w:tc>
        <w:tc>
          <w:tcPr>
            <w:tcW w:w="1420" w:type="dxa"/>
            <w:tcBorders>
              <w:top w:val="nil"/>
              <w:left w:val="nil"/>
              <w:bottom w:val="nil"/>
              <w:right w:val="nil"/>
            </w:tcBorders>
            <w:vAlign w:val="center"/>
          </w:tcPr>
          <w:p w14:paraId="63EDE8DB" w14:textId="77777777" w:rsidR="00713B2B" w:rsidRDefault="00D04354">
            <w:pPr>
              <w:jc w:val="center"/>
              <w:rPr>
                <w:rFonts w:ascii="Times New Roman" w:hAnsi="Times New Roman" w:cs="Times New Roman"/>
                <w:szCs w:val="22"/>
              </w:rPr>
            </w:pPr>
            <w:r>
              <w:rPr>
                <w:rFonts w:ascii="Times New Roman" w:hAnsi="Times New Roman" w:cs="Times New Roman"/>
                <w:kern w:val="0"/>
              </w:rPr>
              <w:t>0.342***</w:t>
            </w:r>
          </w:p>
        </w:tc>
        <w:tc>
          <w:tcPr>
            <w:tcW w:w="1420" w:type="dxa"/>
            <w:tcBorders>
              <w:top w:val="nil"/>
              <w:left w:val="nil"/>
              <w:bottom w:val="nil"/>
              <w:right w:val="nil"/>
            </w:tcBorders>
            <w:vAlign w:val="center"/>
          </w:tcPr>
          <w:p w14:paraId="390B096D" w14:textId="77777777" w:rsidR="00713B2B" w:rsidRDefault="00D04354">
            <w:pPr>
              <w:jc w:val="center"/>
              <w:rPr>
                <w:rFonts w:ascii="Times New Roman" w:hAnsi="Times New Roman" w:cs="Times New Roman"/>
                <w:szCs w:val="22"/>
              </w:rPr>
            </w:pPr>
            <w:r>
              <w:rPr>
                <w:rFonts w:ascii="Times New Roman" w:hAnsi="Times New Roman" w:cs="Times New Roman"/>
                <w:kern w:val="0"/>
              </w:rPr>
              <w:t>6.675</w:t>
            </w:r>
          </w:p>
        </w:tc>
        <w:tc>
          <w:tcPr>
            <w:tcW w:w="1421" w:type="dxa"/>
            <w:tcBorders>
              <w:top w:val="nil"/>
              <w:left w:val="nil"/>
              <w:bottom w:val="nil"/>
              <w:right w:val="nil"/>
            </w:tcBorders>
            <w:vAlign w:val="center"/>
          </w:tcPr>
          <w:p w14:paraId="77757BB4"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.342***</w:t>
            </w:r>
          </w:p>
        </w:tc>
        <w:tc>
          <w:tcPr>
            <w:tcW w:w="1421" w:type="dxa"/>
            <w:tcBorders>
              <w:top w:val="nil"/>
              <w:left w:val="nil"/>
              <w:bottom w:val="nil"/>
              <w:right w:val="nil"/>
            </w:tcBorders>
            <w:vAlign w:val="center"/>
          </w:tcPr>
          <w:p w14:paraId="711791D0"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6</w:t>
            </w:r>
            <w:r>
              <w:rPr>
                <w:rFonts w:ascii="Times New Roman" w:hAnsi="Times New Roman" w:cs="Times New Roman"/>
                <w:szCs w:val="22"/>
              </w:rPr>
              <w:t>.675</w:t>
            </w:r>
          </w:p>
        </w:tc>
      </w:tr>
      <w:tr w:rsidR="00713B2B" w14:paraId="60D7968E" w14:textId="77777777">
        <w:trPr>
          <w:jc w:val="center"/>
        </w:trPr>
        <w:tc>
          <w:tcPr>
            <w:tcW w:w="1420" w:type="dxa"/>
            <w:tcBorders>
              <w:top w:val="nil"/>
              <w:left w:val="nil"/>
              <w:bottom w:val="nil"/>
              <w:right w:val="nil"/>
            </w:tcBorders>
            <w:vAlign w:val="center"/>
          </w:tcPr>
          <w:p w14:paraId="66AD4566"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A</w:t>
            </w:r>
            <w:r>
              <w:rPr>
                <w:rFonts w:ascii="Times New Roman" w:hAnsi="Times New Roman" w:cs="Times New Roman"/>
                <w:szCs w:val="22"/>
              </w:rPr>
              <w:t>TT -&gt; RB</w:t>
            </w:r>
          </w:p>
        </w:tc>
        <w:tc>
          <w:tcPr>
            <w:tcW w:w="1420" w:type="dxa"/>
            <w:tcBorders>
              <w:top w:val="nil"/>
              <w:left w:val="nil"/>
              <w:bottom w:val="nil"/>
              <w:right w:val="nil"/>
            </w:tcBorders>
            <w:vAlign w:val="center"/>
          </w:tcPr>
          <w:p w14:paraId="204C52B1" w14:textId="77777777" w:rsidR="00713B2B" w:rsidRDefault="00713B2B">
            <w:pPr>
              <w:jc w:val="center"/>
              <w:rPr>
                <w:rFonts w:ascii="Times New Roman" w:hAnsi="Times New Roman" w:cs="Times New Roman"/>
                <w:szCs w:val="22"/>
              </w:rPr>
            </w:pPr>
          </w:p>
        </w:tc>
        <w:tc>
          <w:tcPr>
            <w:tcW w:w="1420" w:type="dxa"/>
            <w:tcBorders>
              <w:top w:val="nil"/>
              <w:left w:val="nil"/>
              <w:bottom w:val="nil"/>
              <w:right w:val="nil"/>
            </w:tcBorders>
            <w:vAlign w:val="center"/>
          </w:tcPr>
          <w:p w14:paraId="2B0D14B6" w14:textId="77777777" w:rsidR="00713B2B" w:rsidRDefault="00713B2B">
            <w:pPr>
              <w:jc w:val="center"/>
              <w:rPr>
                <w:rFonts w:ascii="Times New Roman" w:hAnsi="Times New Roman" w:cs="Times New Roman"/>
                <w:szCs w:val="22"/>
              </w:rPr>
            </w:pPr>
          </w:p>
        </w:tc>
        <w:tc>
          <w:tcPr>
            <w:tcW w:w="1420" w:type="dxa"/>
            <w:tcBorders>
              <w:top w:val="nil"/>
              <w:left w:val="nil"/>
              <w:bottom w:val="nil"/>
              <w:right w:val="nil"/>
            </w:tcBorders>
            <w:vAlign w:val="center"/>
          </w:tcPr>
          <w:p w14:paraId="2FE05DBD" w14:textId="77777777" w:rsidR="00713B2B" w:rsidRDefault="00713B2B">
            <w:pPr>
              <w:jc w:val="center"/>
              <w:rPr>
                <w:rFonts w:ascii="Times New Roman" w:hAnsi="Times New Roman" w:cs="Times New Roman"/>
                <w:szCs w:val="22"/>
              </w:rPr>
            </w:pPr>
          </w:p>
        </w:tc>
        <w:tc>
          <w:tcPr>
            <w:tcW w:w="1421" w:type="dxa"/>
            <w:tcBorders>
              <w:top w:val="nil"/>
              <w:left w:val="nil"/>
              <w:bottom w:val="nil"/>
              <w:right w:val="nil"/>
            </w:tcBorders>
            <w:vAlign w:val="center"/>
          </w:tcPr>
          <w:p w14:paraId="4D78EA69"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.138***</w:t>
            </w:r>
          </w:p>
        </w:tc>
        <w:tc>
          <w:tcPr>
            <w:tcW w:w="1421" w:type="dxa"/>
            <w:tcBorders>
              <w:top w:val="nil"/>
              <w:left w:val="nil"/>
              <w:bottom w:val="nil"/>
              <w:right w:val="nil"/>
            </w:tcBorders>
            <w:vAlign w:val="center"/>
          </w:tcPr>
          <w:p w14:paraId="32C59450"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4.</w:t>
            </w:r>
            <w:r>
              <w:rPr>
                <w:rFonts w:ascii="Times New Roman" w:hAnsi="Times New Roman" w:cs="Times New Roman"/>
                <w:szCs w:val="22"/>
              </w:rPr>
              <w:t>893</w:t>
            </w:r>
          </w:p>
        </w:tc>
      </w:tr>
      <w:tr w:rsidR="00713B2B" w14:paraId="33A667B5" w14:textId="77777777">
        <w:trPr>
          <w:jc w:val="center"/>
        </w:trPr>
        <w:tc>
          <w:tcPr>
            <w:tcW w:w="1420" w:type="dxa"/>
            <w:tcBorders>
              <w:top w:val="nil"/>
              <w:left w:val="nil"/>
              <w:bottom w:val="nil"/>
              <w:right w:val="nil"/>
            </w:tcBorders>
            <w:vAlign w:val="center"/>
          </w:tcPr>
          <w:p w14:paraId="49B7A917"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I</w:t>
            </w:r>
            <w:r>
              <w:rPr>
                <w:rFonts w:ascii="Times New Roman" w:hAnsi="Times New Roman" w:cs="Times New Roman"/>
                <w:szCs w:val="22"/>
              </w:rPr>
              <w:t>N -&gt; SN</w:t>
            </w:r>
          </w:p>
        </w:tc>
        <w:tc>
          <w:tcPr>
            <w:tcW w:w="1420" w:type="dxa"/>
            <w:tcBorders>
              <w:top w:val="nil"/>
              <w:left w:val="nil"/>
              <w:bottom w:val="nil"/>
              <w:right w:val="nil"/>
            </w:tcBorders>
            <w:vAlign w:val="center"/>
          </w:tcPr>
          <w:p w14:paraId="25DEB997"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H</w:t>
            </w:r>
            <w:r>
              <w:rPr>
                <w:rFonts w:ascii="Times New Roman" w:hAnsi="Times New Roman" w:cs="Times New Roman"/>
                <w:szCs w:val="22"/>
              </w:rPr>
              <w:t>5</w:t>
            </w:r>
            <w:r>
              <w:rPr>
                <w:rFonts w:ascii="Times New Roman" w:hAnsi="Times New Roman" w:cs="Times New Roman" w:hint="eastAsia"/>
                <w:szCs w:val="22"/>
              </w:rPr>
              <w:t>a</w:t>
            </w:r>
          </w:p>
        </w:tc>
        <w:tc>
          <w:tcPr>
            <w:tcW w:w="1420" w:type="dxa"/>
            <w:tcBorders>
              <w:top w:val="nil"/>
              <w:left w:val="nil"/>
              <w:bottom w:val="nil"/>
              <w:right w:val="nil"/>
            </w:tcBorders>
            <w:vAlign w:val="center"/>
          </w:tcPr>
          <w:p w14:paraId="6C828E59" w14:textId="77777777" w:rsidR="00713B2B" w:rsidRDefault="00D04354">
            <w:pPr>
              <w:jc w:val="center"/>
              <w:rPr>
                <w:rFonts w:ascii="Times New Roman" w:hAnsi="Times New Roman" w:cs="Times New Roman"/>
                <w:szCs w:val="22"/>
              </w:rPr>
            </w:pPr>
            <w:r>
              <w:rPr>
                <w:rFonts w:ascii="Times New Roman" w:hAnsi="Times New Roman" w:cs="Times New Roman"/>
                <w:kern w:val="0"/>
              </w:rPr>
              <w:t>0.145*</w:t>
            </w:r>
          </w:p>
        </w:tc>
        <w:tc>
          <w:tcPr>
            <w:tcW w:w="1420" w:type="dxa"/>
            <w:tcBorders>
              <w:top w:val="nil"/>
              <w:left w:val="nil"/>
              <w:bottom w:val="nil"/>
              <w:right w:val="nil"/>
            </w:tcBorders>
            <w:vAlign w:val="center"/>
          </w:tcPr>
          <w:p w14:paraId="679BEAE2" w14:textId="77777777" w:rsidR="00713B2B" w:rsidRDefault="00D04354">
            <w:pPr>
              <w:jc w:val="center"/>
              <w:rPr>
                <w:rFonts w:ascii="Times New Roman" w:hAnsi="Times New Roman" w:cs="Times New Roman"/>
                <w:szCs w:val="22"/>
              </w:rPr>
            </w:pPr>
            <w:r>
              <w:rPr>
                <w:rFonts w:ascii="Times New Roman" w:hAnsi="Times New Roman" w:cs="Times New Roman"/>
                <w:kern w:val="0"/>
              </w:rPr>
              <w:t>2.283</w:t>
            </w:r>
          </w:p>
        </w:tc>
        <w:tc>
          <w:tcPr>
            <w:tcW w:w="1421" w:type="dxa"/>
            <w:tcBorders>
              <w:top w:val="nil"/>
              <w:left w:val="nil"/>
              <w:bottom w:val="nil"/>
              <w:right w:val="nil"/>
            </w:tcBorders>
            <w:vAlign w:val="center"/>
          </w:tcPr>
          <w:p w14:paraId="638ED85C"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.145*</w:t>
            </w:r>
          </w:p>
        </w:tc>
        <w:tc>
          <w:tcPr>
            <w:tcW w:w="1421" w:type="dxa"/>
            <w:tcBorders>
              <w:top w:val="nil"/>
              <w:left w:val="nil"/>
              <w:bottom w:val="nil"/>
              <w:right w:val="nil"/>
            </w:tcBorders>
            <w:vAlign w:val="center"/>
          </w:tcPr>
          <w:p w14:paraId="7A0F2FB7"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2</w:t>
            </w:r>
            <w:r>
              <w:rPr>
                <w:rFonts w:ascii="Times New Roman" w:hAnsi="Times New Roman" w:cs="Times New Roman"/>
                <w:szCs w:val="22"/>
              </w:rPr>
              <w:t>.283</w:t>
            </w:r>
          </w:p>
        </w:tc>
      </w:tr>
      <w:tr w:rsidR="00713B2B" w14:paraId="7DFC4085" w14:textId="77777777">
        <w:trPr>
          <w:jc w:val="center"/>
        </w:trPr>
        <w:tc>
          <w:tcPr>
            <w:tcW w:w="1420" w:type="dxa"/>
            <w:tcBorders>
              <w:top w:val="nil"/>
              <w:left w:val="nil"/>
              <w:bottom w:val="nil"/>
              <w:right w:val="nil"/>
            </w:tcBorders>
            <w:vAlign w:val="center"/>
          </w:tcPr>
          <w:p w14:paraId="11E557B5"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I</w:t>
            </w:r>
            <w:r>
              <w:rPr>
                <w:rFonts w:ascii="Times New Roman" w:hAnsi="Times New Roman" w:cs="Times New Roman"/>
                <w:szCs w:val="22"/>
              </w:rPr>
              <w:t>N -&gt; RI</w:t>
            </w:r>
          </w:p>
        </w:tc>
        <w:tc>
          <w:tcPr>
            <w:tcW w:w="1420" w:type="dxa"/>
            <w:tcBorders>
              <w:top w:val="nil"/>
              <w:left w:val="nil"/>
              <w:bottom w:val="nil"/>
              <w:right w:val="nil"/>
            </w:tcBorders>
            <w:vAlign w:val="center"/>
          </w:tcPr>
          <w:p w14:paraId="26628323" w14:textId="77777777" w:rsidR="00713B2B" w:rsidRDefault="00713B2B">
            <w:pPr>
              <w:jc w:val="center"/>
              <w:rPr>
                <w:rFonts w:ascii="Times New Roman" w:hAnsi="Times New Roman" w:cs="Times New Roman"/>
                <w:szCs w:val="22"/>
              </w:rPr>
            </w:pPr>
          </w:p>
        </w:tc>
        <w:tc>
          <w:tcPr>
            <w:tcW w:w="1420" w:type="dxa"/>
            <w:tcBorders>
              <w:top w:val="nil"/>
              <w:left w:val="nil"/>
              <w:bottom w:val="nil"/>
              <w:right w:val="nil"/>
            </w:tcBorders>
            <w:vAlign w:val="center"/>
          </w:tcPr>
          <w:p w14:paraId="2C4D9B06" w14:textId="77777777" w:rsidR="00713B2B" w:rsidRDefault="00713B2B">
            <w:pPr>
              <w:jc w:val="center"/>
              <w:rPr>
                <w:rFonts w:ascii="Times New Roman" w:hAnsi="Times New Roman" w:cs="Times New Roman"/>
                <w:szCs w:val="22"/>
              </w:rPr>
            </w:pPr>
          </w:p>
        </w:tc>
        <w:tc>
          <w:tcPr>
            <w:tcW w:w="1420" w:type="dxa"/>
            <w:tcBorders>
              <w:top w:val="nil"/>
              <w:left w:val="nil"/>
              <w:bottom w:val="nil"/>
              <w:right w:val="nil"/>
            </w:tcBorders>
            <w:vAlign w:val="center"/>
          </w:tcPr>
          <w:p w14:paraId="38410FB2" w14:textId="77777777" w:rsidR="00713B2B" w:rsidRDefault="00713B2B">
            <w:pPr>
              <w:jc w:val="center"/>
              <w:rPr>
                <w:rFonts w:ascii="Times New Roman" w:hAnsi="Times New Roman" w:cs="Times New Roman"/>
                <w:szCs w:val="22"/>
              </w:rPr>
            </w:pPr>
          </w:p>
        </w:tc>
        <w:tc>
          <w:tcPr>
            <w:tcW w:w="1421" w:type="dxa"/>
            <w:tcBorders>
              <w:top w:val="nil"/>
              <w:left w:val="nil"/>
              <w:bottom w:val="nil"/>
              <w:right w:val="nil"/>
            </w:tcBorders>
            <w:vAlign w:val="center"/>
          </w:tcPr>
          <w:p w14:paraId="3303E353"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138***</w:t>
            </w:r>
          </w:p>
        </w:tc>
        <w:tc>
          <w:tcPr>
            <w:tcW w:w="1421" w:type="dxa"/>
            <w:tcBorders>
              <w:top w:val="nil"/>
              <w:left w:val="nil"/>
              <w:bottom w:val="nil"/>
              <w:right w:val="nil"/>
            </w:tcBorders>
            <w:vAlign w:val="center"/>
          </w:tcPr>
          <w:p w14:paraId="3734C1D1"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4.</w:t>
            </w:r>
            <w:r>
              <w:rPr>
                <w:rFonts w:ascii="Times New Roman" w:hAnsi="Times New Roman" w:cs="Times New Roman"/>
                <w:szCs w:val="22"/>
              </w:rPr>
              <w:t>005</w:t>
            </w:r>
          </w:p>
        </w:tc>
      </w:tr>
      <w:tr w:rsidR="00713B2B" w14:paraId="0F5A53F2" w14:textId="77777777">
        <w:trPr>
          <w:jc w:val="center"/>
        </w:trPr>
        <w:tc>
          <w:tcPr>
            <w:tcW w:w="1420" w:type="dxa"/>
            <w:tcBorders>
              <w:top w:val="nil"/>
              <w:left w:val="nil"/>
              <w:bottom w:val="nil"/>
              <w:right w:val="nil"/>
            </w:tcBorders>
            <w:vAlign w:val="center"/>
          </w:tcPr>
          <w:p w14:paraId="5144271A"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I</w:t>
            </w:r>
            <w:r>
              <w:rPr>
                <w:rFonts w:ascii="Times New Roman" w:hAnsi="Times New Roman" w:cs="Times New Roman"/>
                <w:szCs w:val="22"/>
              </w:rPr>
              <w:t>N -&gt; RB</w:t>
            </w:r>
          </w:p>
        </w:tc>
        <w:tc>
          <w:tcPr>
            <w:tcW w:w="1420" w:type="dxa"/>
            <w:tcBorders>
              <w:top w:val="nil"/>
              <w:left w:val="nil"/>
              <w:bottom w:val="nil"/>
              <w:right w:val="nil"/>
            </w:tcBorders>
            <w:vAlign w:val="center"/>
          </w:tcPr>
          <w:p w14:paraId="3E9CE2CB" w14:textId="77777777" w:rsidR="00713B2B" w:rsidRDefault="00713B2B">
            <w:pPr>
              <w:jc w:val="center"/>
              <w:rPr>
                <w:rFonts w:ascii="Times New Roman" w:hAnsi="Times New Roman" w:cs="Times New Roman"/>
                <w:szCs w:val="22"/>
              </w:rPr>
            </w:pPr>
          </w:p>
        </w:tc>
        <w:tc>
          <w:tcPr>
            <w:tcW w:w="1420" w:type="dxa"/>
            <w:tcBorders>
              <w:top w:val="nil"/>
              <w:left w:val="nil"/>
              <w:bottom w:val="nil"/>
              <w:right w:val="nil"/>
            </w:tcBorders>
            <w:vAlign w:val="center"/>
          </w:tcPr>
          <w:p w14:paraId="23B55120" w14:textId="77777777" w:rsidR="00713B2B" w:rsidRDefault="00713B2B">
            <w:pPr>
              <w:jc w:val="center"/>
              <w:rPr>
                <w:rFonts w:ascii="Times New Roman" w:hAnsi="Times New Roman" w:cs="Times New Roman"/>
                <w:szCs w:val="22"/>
              </w:rPr>
            </w:pPr>
          </w:p>
        </w:tc>
        <w:tc>
          <w:tcPr>
            <w:tcW w:w="1420" w:type="dxa"/>
            <w:tcBorders>
              <w:top w:val="nil"/>
              <w:left w:val="nil"/>
              <w:bottom w:val="nil"/>
              <w:right w:val="nil"/>
            </w:tcBorders>
            <w:vAlign w:val="center"/>
          </w:tcPr>
          <w:p w14:paraId="7DF6081F" w14:textId="77777777" w:rsidR="00713B2B" w:rsidRDefault="00713B2B">
            <w:pPr>
              <w:jc w:val="center"/>
              <w:rPr>
                <w:rFonts w:ascii="Times New Roman" w:hAnsi="Times New Roman" w:cs="Times New Roman"/>
                <w:szCs w:val="22"/>
              </w:rPr>
            </w:pPr>
          </w:p>
        </w:tc>
        <w:tc>
          <w:tcPr>
            <w:tcW w:w="1421" w:type="dxa"/>
            <w:tcBorders>
              <w:top w:val="nil"/>
              <w:left w:val="nil"/>
              <w:bottom w:val="nil"/>
              <w:right w:val="nil"/>
            </w:tcBorders>
            <w:vAlign w:val="center"/>
          </w:tcPr>
          <w:p w14:paraId="62A282BF"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.056***</w:t>
            </w:r>
          </w:p>
        </w:tc>
        <w:tc>
          <w:tcPr>
            <w:tcW w:w="1421" w:type="dxa"/>
            <w:tcBorders>
              <w:top w:val="nil"/>
              <w:left w:val="nil"/>
              <w:bottom w:val="nil"/>
              <w:right w:val="nil"/>
            </w:tcBorders>
            <w:vAlign w:val="center"/>
          </w:tcPr>
          <w:p w14:paraId="0F7ED266"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3.</w:t>
            </w:r>
            <w:r>
              <w:rPr>
                <w:rFonts w:ascii="Times New Roman" w:hAnsi="Times New Roman" w:cs="Times New Roman"/>
                <w:szCs w:val="22"/>
              </w:rPr>
              <w:t>525</w:t>
            </w:r>
          </w:p>
        </w:tc>
      </w:tr>
      <w:tr w:rsidR="00713B2B" w14:paraId="71A771D5" w14:textId="77777777">
        <w:trPr>
          <w:jc w:val="center"/>
        </w:trPr>
        <w:tc>
          <w:tcPr>
            <w:tcW w:w="1420" w:type="dxa"/>
            <w:tcBorders>
              <w:top w:val="nil"/>
              <w:left w:val="nil"/>
              <w:bottom w:val="nil"/>
              <w:right w:val="nil"/>
            </w:tcBorders>
            <w:vAlign w:val="center"/>
          </w:tcPr>
          <w:p w14:paraId="175329EE"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I</w:t>
            </w:r>
            <w:r>
              <w:rPr>
                <w:rFonts w:ascii="Times New Roman" w:hAnsi="Times New Roman" w:cs="Times New Roman"/>
                <w:szCs w:val="22"/>
              </w:rPr>
              <w:t>N -&gt; ATT</w:t>
            </w:r>
          </w:p>
        </w:tc>
        <w:tc>
          <w:tcPr>
            <w:tcW w:w="1420" w:type="dxa"/>
            <w:tcBorders>
              <w:top w:val="nil"/>
              <w:left w:val="nil"/>
              <w:bottom w:val="nil"/>
              <w:right w:val="nil"/>
            </w:tcBorders>
            <w:vAlign w:val="center"/>
          </w:tcPr>
          <w:p w14:paraId="6C7C6015"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H5b</w:t>
            </w:r>
          </w:p>
        </w:tc>
        <w:tc>
          <w:tcPr>
            <w:tcW w:w="1420" w:type="dxa"/>
            <w:tcBorders>
              <w:top w:val="nil"/>
              <w:left w:val="nil"/>
              <w:bottom w:val="nil"/>
              <w:right w:val="nil"/>
            </w:tcBorders>
            <w:vAlign w:val="center"/>
          </w:tcPr>
          <w:p w14:paraId="7A7EF08C" w14:textId="77777777" w:rsidR="00713B2B" w:rsidRDefault="00D04354">
            <w:pPr>
              <w:jc w:val="center"/>
              <w:rPr>
                <w:rFonts w:ascii="Times New Roman" w:hAnsi="Times New Roman" w:cs="Times New Roman"/>
                <w:szCs w:val="22"/>
              </w:rPr>
            </w:pPr>
            <w:r>
              <w:rPr>
                <w:rFonts w:ascii="Times New Roman" w:hAnsi="Times New Roman" w:cs="Times New Roman"/>
                <w:kern w:val="0"/>
              </w:rPr>
              <w:t>0.193***</w:t>
            </w:r>
          </w:p>
        </w:tc>
        <w:tc>
          <w:tcPr>
            <w:tcW w:w="1420" w:type="dxa"/>
            <w:tcBorders>
              <w:top w:val="nil"/>
              <w:left w:val="nil"/>
              <w:bottom w:val="nil"/>
              <w:right w:val="nil"/>
            </w:tcBorders>
            <w:vAlign w:val="center"/>
          </w:tcPr>
          <w:p w14:paraId="72DF32DA" w14:textId="77777777" w:rsidR="00713B2B" w:rsidRDefault="00D04354">
            <w:pPr>
              <w:jc w:val="center"/>
              <w:rPr>
                <w:rFonts w:ascii="Times New Roman" w:hAnsi="Times New Roman" w:cs="Times New Roman"/>
                <w:szCs w:val="22"/>
              </w:rPr>
            </w:pPr>
            <w:r>
              <w:rPr>
                <w:rFonts w:ascii="Times New Roman" w:hAnsi="Times New Roman" w:cs="Times New Roman"/>
                <w:kern w:val="0"/>
              </w:rPr>
              <w:t>3.549</w:t>
            </w:r>
          </w:p>
        </w:tc>
        <w:tc>
          <w:tcPr>
            <w:tcW w:w="1421" w:type="dxa"/>
            <w:tcBorders>
              <w:top w:val="nil"/>
              <w:left w:val="nil"/>
              <w:bottom w:val="nil"/>
              <w:right w:val="nil"/>
            </w:tcBorders>
            <w:vAlign w:val="center"/>
          </w:tcPr>
          <w:p w14:paraId="77AEC91B"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.193***</w:t>
            </w:r>
          </w:p>
        </w:tc>
        <w:tc>
          <w:tcPr>
            <w:tcW w:w="1421" w:type="dxa"/>
            <w:tcBorders>
              <w:top w:val="nil"/>
              <w:left w:val="nil"/>
              <w:bottom w:val="nil"/>
              <w:right w:val="nil"/>
            </w:tcBorders>
            <w:vAlign w:val="center"/>
          </w:tcPr>
          <w:p w14:paraId="07661104"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3.</w:t>
            </w:r>
            <w:r>
              <w:rPr>
                <w:rFonts w:ascii="Times New Roman" w:hAnsi="Times New Roman" w:cs="Times New Roman"/>
                <w:szCs w:val="22"/>
              </w:rPr>
              <w:t>549</w:t>
            </w:r>
          </w:p>
        </w:tc>
      </w:tr>
      <w:tr w:rsidR="00713B2B" w14:paraId="567D320C" w14:textId="77777777">
        <w:trPr>
          <w:jc w:val="center"/>
        </w:trPr>
        <w:tc>
          <w:tcPr>
            <w:tcW w:w="1420" w:type="dxa"/>
            <w:tcBorders>
              <w:top w:val="nil"/>
              <w:left w:val="nil"/>
              <w:bottom w:val="nil"/>
              <w:right w:val="nil"/>
            </w:tcBorders>
            <w:vAlign w:val="center"/>
          </w:tcPr>
          <w:p w14:paraId="3FC6FF1A"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I</w:t>
            </w:r>
            <w:r>
              <w:rPr>
                <w:rFonts w:ascii="Times New Roman" w:hAnsi="Times New Roman" w:cs="Times New Roman"/>
                <w:szCs w:val="22"/>
              </w:rPr>
              <w:t>N -&gt; PBC</w:t>
            </w:r>
          </w:p>
        </w:tc>
        <w:tc>
          <w:tcPr>
            <w:tcW w:w="1420" w:type="dxa"/>
            <w:tcBorders>
              <w:top w:val="nil"/>
              <w:left w:val="nil"/>
              <w:bottom w:val="nil"/>
              <w:right w:val="nil"/>
            </w:tcBorders>
            <w:vAlign w:val="center"/>
          </w:tcPr>
          <w:p w14:paraId="503552B3"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H5c</w:t>
            </w:r>
          </w:p>
        </w:tc>
        <w:tc>
          <w:tcPr>
            <w:tcW w:w="1420" w:type="dxa"/>
            <w:tcBorders>
              <w:top w:val="nil"/>
              <w:left w:val="nil"/>
              <w:bottom w:val="nil"/>
              <w:right w:val="nil"/>
            </w:tcBorders>
            <w:vAlign w:val="center"/>
          </w:tcPr>
          <w:p w14:paraId="28B27718" w14:textId="77777777" w:rsidR="00713B2B" w:rsidRDefault="00D04354">
            <w:pPr>
              <w:jc w:val="center"/>
              <w:rPr>
                <w:rFonts w:ascii="Times New Roman" w:hAnsi="Times New Roman" w:cs="Times New Roman"/>
                <w:szCs w:val="22"/>
              </w:rPr>
            </w:pPr>
            <w:r>
              <w:rPr>
                <w:rFonts w:ascii="Times New Roman" w:hAnsi="Times New Roman" w:cs="Times New Roman"/>
                <w:kern w:val="0"/>
              </w:rPr>
              <w:t>0.123**</w:t>
            </w:r>
          </w:p>
        </w:tc>
        <w:tc>
          <w:tcPr>
            <w:tcW w:w="1420" w:type="dxa"/>
            <w:tcBorders>
              <w:top w:val="nil"/>
              <w:left w:val="nil"/>
              <w:bottom w:val="nil"/>
              <w:right w:val="nil"/>
            </w:tcBorders>
            <w:vAlign w:val="center"/>
          </w:tcPr>
          <w:p w14:paraId="618F93EE" w14:textId="77777777" w:rsidR="00713B2B" w:rsidRDefault="00D04354">
            <w:pPr>
              <w:jc w:val="center"/>
              <w:rPr>
                <w:rFonts w:ascii="Times New Roman" w:hAnsi="Times New Roman" w:cs="Times New Roman"/>
                <w:szCs w:val="22"/>
              </w:rPr>
            </w:pPr>
            <w:r>
              <w:rPr>
                <w:rFonts w:ascii="Times New Roman" w:hAnsi="Times New Roman" w:cs="Times New Roman"/>
                <w:kern w:val="0"/>
              </w:rPr>
              <w:t>2.650</w:t>
            </w:r>
          </w:p>
        </w:tc>
        <w:tc>
          <w:tcPr>
            <w:tcW w:w="1421" w:type="dxa"/>
            <w:tcBorders>
              <w:top w:val="nil"/>
              <w:left w:val="nil"/>
              <w:bottom w:val="nil"/>
              <w:right w:val="nil"/>
            </w:tcBorders>
            <w:vAlign w:val="center"/>
          </w:tcPr>
          <w:p w14:paraId="5C2B04D9"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.123**</w:t>
            </w:r>
          </w:p>
        </w:tc>
        <w:tc>
          <w:tcPr>
            <w:tcW w:w="1421" w:type="dxa"/>
            <w:tcBorders>
              <w:top w:val="nil"/>
              <w:left w:val="nil"/>
              <w:bottom w:val="nil"/>
              <w:right w:val="nil"/>
            </w:tcBorders>
            <w:vAlign w:val="center"/>
          </w:tcPr>
          <w:p w14:paraId="7965EE8B"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2.</w:t>
            </w:r>
            <w:r>
              <w:rPr>
                <w:rFonts w:ascii="Times New Roman" w:hAnsi="Times New Roman" w:cs="Times New Roman"/>
                <w:szCs w:val="22"/>
              </w:rPr>
              <w:t>650</w:t>
            </w:r>
          </w:p>
        </w:tc>
      </w:tr>
      <w:tr w:rsidR="00713B2B" w14:paraId="1FC8CFB3" w14:textId="77777777">
        <w:trPr>
          <w:jc w:val="center"/>
        </w:trPr>
        <w:tc>
          <w:tcPr>
            <w:tcW w:w="1420" w:type="dxa"/>
            <w:tcBorders>
              <w:top w:val="nil"/>
              <w:left w:val="nil"/>
              <w:bottom w:val="nil"/>
              <w:right w:val="nil"/>
            </w:tcBorders>
            <w:vAlign w:val="center"/>
          </w:tcPr>
          <w:p w14:paraId="1BF5D166"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P</w:t>
            </w:r>
            <w:r>
              <w:rPr>
                <w:rFonts w:ascii="Times New Roman" w:hAnsi="Times New Roman" w:cs="Times New Roman"/>
                <w:szCs w:val="22"/>
              </w:rPr>
              <w:t>BC -&gt; RI</w:t>
            </w:r>
          </w:p>
        </w:tc>
        <w:tc>
          <w:tcPr>
            <w:tcW w:w="1420" w:type="dxa"/>
            <w:tcBorders>
              <w:top w:val="nil"/>
              <w:left w:val="nil"/>
              <w:bottom w:val="nil"/>
              <w:right w:val="nil"/>
            </w:tcBorders>
            <w:vAlign w:val="center"/>
          </w:tcPr>
          <w:p w14:paraId="406F0421"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H</w:t>
            </w:r>
            <w:r>
              <w:rPr>
                <w:rFonts w:ascii="Times New Roman" w:hAnsi="Times New Roman" w:cs="Times New Roman"/>
                <w:szCs w:val="22"/>
              </w:rPr>
              <w:t>4</w:t>
            </w:r>
          </w:p>
        </w:tc>
        <w:tc>
          <w:tcPr>
            <w:tcW w:w="1420" w:type="dxa"/>
            <w:tcBorders>
              <w:top w:val="nil"/>
              <w:left w:val="nil"/>
              <w:bottom w:val="nil"/>
              <w:right w:val="nil"/>
            </w:tcBorders>
            <w:vAlign w:val="center"/>
          </w:tcPr>
          <w:p w14:paraId="7DFE4A2A" w14:textId="77777777" w:rsidR="00713B2B" w:rsidRDefault="00D04354">
            <w:pPr>
              <w:jc w:val="center"/>
              <w:rPr>
                <w:rFonts w:ascii="Times New Roman" w:hAnsi="Times New Roman" w:cs="Times New Roman"/>
                <w:szCs w:val="22"/>
              </w:rPr>
            </w:pPr>
            <w:r>
              <w:rPr>
                <w:rFonts w:ascii="Times New Roman" w:hAnsi="Times New Roman" w:cs="Times New Roman"/>
                <w:kern w:val="0"/>
              </w:rPr>
              <w:t>0.474***</w:t>
            </w:r>
          </w:p>
        </w:tc>
        <w:tc>
          <w:tcPr>
            <w:tcW w:w="1420" w:type="dxa"/>
            <w:tcBorders>
              <w:top w:val="nil"/>
              <w:left w:val="nil"/>
              <w:bottom w:val="nil"/>
              <w:right w:val="nil"/>
            </w:tcBorders>
            <w:vAlign w:val="center"/>
          </w:tcPr>
          <w:p w14:paraId="1F7027D8" w14:textId="77777777" w:rsidR="00713B2B" w:rsidRDefault="00D04354">
            <w:pPr>
              <w:jc w:val="center"/>
              <w:rPr>
                <w:rFonts w:ascii="Times New Roman" w:hAnsi="Times New Roman" w:cs="Times New Roman"/>
                <w:szCs w:val="22"/>
              </w:rPr>
            </w:pPr>
            <w:r>
              <w:rPr>
                <w:rFonts w:ascii="Times New Roman" w:hAnsi="Times New Roman" w:cs="Times New Roman"/>
                <w:kern w:val="0"/>
              </w:rPr>
              <w:t>8.359</w:t>
            </w:r>
          </w:p>
        </w:tc>
        <w:tc>
          <w:tcPr>
            <w:tcW w:w="1421" w:type="dxa"/>
            <w:tcBorders>
              <w:top w:val="nil"/>
              <w:left w:val="nil"/>
              <w:bottom w:val="nil"/>
              <w:right w:val="nil"/>
            </w:tcBorders>
            <w:vAlign w:val="center"/>
          </w:tcPr>
          <w:p w14:paraId="2CB5433D"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.474***</w:t>
            </w:r>
          </w:p>
        </w:tc>
        <w:tc>
          <w:tcPr>
            <w:tcW w:w="1421" w:type="dxa"/>
            <w:tcBorders>
              <w:top w:val="nil"/>
              <w:left w:val="nil"/>
              <w:bottom w:val="nil"/>
              <w:right w:val="nil"/>
            </w:tcBorders>
            <w:vAlign w:val="center"/>
          </w:tcPr>
          <w:p w14:paraId="40E156B9"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8</w:t>
            </w:r>
            <w:r>
              <w:rPr>
                <w:rFonts w:ascii="Times New Roman" w:hAnsi="Times New Roman" w:cs="Times New Roman"/>
                <w:szCs w:val="22"/>
              </w:rPr>
              <w:t>.359</w:t>
            </w:r>
          </w:p>
        </w:tc>
      </w:tr>
      <w:tr w:rsidR="00713B2B" w14:paraId="1105703D" w14:textId="77777777">
        <w:trPr>
          <w:jc w:val="center"/>
        </w:trPr>
        <w:tc>
          <w:tcPr>
            <w:tcW w:w="1420" w:type="dxa"/>
            <w:tcBorders>
              <w:top w:val="nil"/>
              <w:left w:val="nil"/>
              <w:bottom w:val="nil"/>
              <w:right w:val="nil"/>
            </w:tcBorders>
            <w:vAlign w:val="center"/>
          </w:tcPr>
          <w:p w14:paraId="75D4CD5B"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P</w:t>
            </w:r>
            <w:r>
              <w:rPr>
                <w:rFonts w:ascii="Times New Roman" w:hAnsi="Times New Roman" w:cs="Times New Roman"/>
                <w:szCs w:val="22"/>
              </w:rPr>
              <w:t>BC -&gt; RB</w:t>
            </w:r>
          </w:p>
        </w:tc>
        <w:tc>
          <w:tcPr>
            <w:tcW w:w="1420" w:type="dxa"/>
            <w:tcBorders>
              <w:top w:val="nil"/>
              <w:left w:val="nil"/>
              <w:bottom w:val="nil"/>
              <w:right w:val="nil"/>
            </w:tcBorders>
            <w:vAlign w:val="center"/>
          </w:tcPr>
          <w:p w14:paraId="7FD71943" w14:textId="77777777" w:rsidR="00713B2B" w:rsidRDefault="00713B2B">
            <w:pPr>
              <w:jc w:val="center"/>
              <w:rPr>
                <w:rFonts w:ascii="Times New Roman" w:hAnsi="Times New Roman" w:cs="Times New Roman"/>
                <w:szCs w:val="22"/>
              </w:rPr>
            </w:pPr>
          </w:p>
        </w:tc>
        <w:tc>
          <w:tcPr>
            <w:tcW w:w="1420" w:type="dxa"/>
            <w:tcBorders>
              <w:top w:val="nil"/>
              <w:left w:val="nil"/>
              <w:bottom w:val="nil"/>
              <w:right w:val="nil"/>
            </w:tcBorders>
            <w:vAlign w:val="center"/>
          </w:tcPr>
          <w:p w14:paraId="79F10D42" w14:textId="77777777" w:rsidR="00713B2B" w:rsidRDefault="00713B2B">
            <w:pPr>
              <w:jc w:val="center"/>
              <w:rPr>
                <w:rFonts w:ascii="Times New Roman" w:hAnsi="Times New Roman" w:cs="Times New Roman"/>
                <w:szCs w:val="22"/>
              </w:rPr>
            </w:pPr>
          </w:p>
        </w:tc>
        <w:tc>
          <w:tcPr>
            <w:tcW w:w="1420" w:type="dxa"/>
            <w:tcBorders>
              <w:top w:val="nil"/>
              <w:left w:val="nil"/>
              <w:bottom w:val="nil"/>
              <w:right w:val="nil"/>
            </w:tcBorders>
            <w:vAlign w:val="center"/>
          </w:tcPr>
          <w:p w14:paraId="2F9688CD" w14:textId="77777777" w:rsidR="00713B2B" w:rsidRDefault="00713B2B">
            <w:pPr>
              <w:jc w:val="center"/>
              <w:rPr>
                <w:rFonts w:ascii="Times New Roman" w:hAnsi="Times New Roman" w:cs="Times New Roman"/>
                <w:szCs w:val="22"/>
              </w:rPr>
            </w:pPr>
          </w:p>
        </w:tc>
        <w:tc>
          <w:tcPr>
            <w:tcW w:w="1421" w:type="dxa"/>
            <w:tcBorders>
              <w:top w:val="nil"/>
              <w:left w:val="nil"/>
              <w:bottom w:val="nil"/>
              <w:right w:val="nil"/>
            </w:tcBorders>
            <w:vAlign w:val="center"/>
          </w:tcPr>
          <w:p w14:paraId="3D0AE2A3"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192***</w:t>
            </w:r>
          </w:p>
        </w:tc>
        <w:tc>
          <w:tcPr>
            <w:tcW w:w="1421" w:type="dxa"/>
            <w:tcBorders>
              <w:top w:val="nil"/>
              <w:left w:val="nil"/>
              <w:bottom w:val="nil"/>
              <w:right w:val="nil"/>
            </w:tcBorders>
            <w:vAlign w:val="center"/>
          </w:tcPr>
          <w:p w14:paraId="65A54999"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5</w:t>
            </w:r>
            <w:r>
              <w:rPr>
                <w:rFonts w:ascii="Times New Roman" w:hAnsi="Times New Roman" w:cs="Times New Roman"/>
                <w:szCs w:val="22"/>
              </w:rPr>
              <w:t>.717</w:t>
            </w:r>
          </w:p>
        </w:tc>
      </w:tr>
      <w:tr w:rsidR="00713B2B" w14:paraId="0B39A783" w14:textId="77777777">
        <w:trPr>
          <w:jc w:val="center"/>
        </w:trPr>
        <w:tc>
          <w:tcPr>
            <w:tcW w:w="1420" w:type="dxa"/>
            <w:tcBorders>
              <w:top w:val="nil"/>
              <w:left w:val="nil"/>
              <w:bottom w:val="nil"/>
              <w:right w:val="nil"/>
            </w:tcBorders>
            <w:vAlign w:val="center"/>
          </w:tcPr>
          <w:p w14:paraId="18AF9F17"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F</w:t>
            </w:r>
            <w:r>
              <w:rPr>
                <w:rFonts w:ascii="Times New Roman" w:hAnsi="Times New Roman" w:cs="Times New Roman"/>
                <w:szCs w:val="22"/>
              </w:rPr>
              <w:t>C -&gt; SN</w:t>
            </w:r>
          </w:p>
        </w:tc>
        <w:tc>
          <w:tcPr>
            <w:tcW w:w="1420" w:type="dxa"/>
            <w:tcBorders>
              <w:top w:val="nil"/>
              <w:left w:val="nil"/>
              <w:bottom w:val="nil"/>
              <w:right w:val="nil"/>
            </w:tcBorders>
            <w:vAlign w:val="center"/>
          </w:tcPr>
          <w:p w14:paraId="24770169"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H6a</w:t>
            </w:r>
          </w:p>
        </w:tc>
        <w:tc>
          <w:tcPr>
            <w:tcW w:w="1420" w:type="dxa"/>
            <w:tcBorders>
              <w:top w:val="nil"/>
              <w:left w:val="nil"/>
              <w:bottom w:val="nil"/>
              <w:right w:val="nil"/>
            </w:tcBorders>
            <w:vAlign w:val="center"/>
          </w:tcPr>
          <w:p w14:paraId="047DDAA3" w14:textId="77777777" w:rsidR="00713B2B" w:rsidRDefault="00D04354">
            <w:pPr>
              <w:jc w:val="center"/>
              <w:rPr>
                <w:rFonts w:ascii="Times New Roman" w:hAnsi="Times New Roman" w:cs="Times New Roman"/>
                <w:szCs w:val="22"/>
              </w:rPr>
            </w:pPr>
            <w:r>
              <w:rPr>
                <w:rFonts w:ascii="Times New Roman" w:hAnsi="Times New Roman" w:cs="Times New Roman"/>
                <w:kern w:val="0"/>
              </w:rPr>
              <w:t>0.500***</w:t>
            </w:r>
          </w:p>
        </w:tc>
        <w:tc>
          <w:tcPr>
            <w:tcW w:w="1420" w:type="dxa"/>
            <w:tcBorders>
              <w:top w:val="nil"/>
              <w:left w:val="nil"/>
              <w:bottom w:val="nil"/>
              <w:right w:val="nil"/>
            </w:tcBorders>
            <w:vAlign w:val="center"/>
          </w:tcPr>
          <w:p w14:paraId="6B39493F" w14:textId="77777777" w:rsidR="00713B2B" w:rsidRDefault="00D04354">
            <w:pPr>
              <w:jc w:val="center"/>
              <w:rPr>
                <w:rFonts w:ascii="Times New Roman" w:hAnsi="Times New Roman" w:cs="Times New Roman"/>
                <w:szCs w:val="22"/>
              </w:rPr>
            </w:pPr>
            <w:r>
              <w:rPr>
                <w:rFonts w:ascii="Times New Roman" w:hAnsi="Times New Roman" w:cs="Times New Roman"/>
                <w:kern w:val="0"/>
              </w:rPr>
              <w:t>8.747</w:t>
            </w:r>
          </w:p>
        </w:tc>
        <w:tc>
          <w:tcPr>
            <w:tcW w:w="1421" w:type="dxa"/>
            <w:tcBorders>
              <w:top w:val="nil"/>
              <w:left w:val="nil"/>
              <w:bottom w:val="nil"/>
              <w:right w:val="nil"/>
            </w:tcBorders>
            <w:vAlign w:val="center"/>
          </w:tcPr>
          <w:p w14:paraId="0FBBF245"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500***</w:t>
            </w:r>
          </w:p>
        </w:tc>
        <w:tc>
          <w:tcPr>
            <w:tcW w:w="1421" w:type="dxa"/>
            <w:tcBorders>
              <w:top w:val="nil"/>
              <w:left w:val="nil"/>
              <w:bottom w:val="nil"/>
              <w:right w:val="nil"/>
            </w:tcBorders>
            <w:vAlign w:val="center"/>
          </w:tcPr>
          <w:p w14:paraId="384A08A0"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8</w:t>
            </w:r>
            <w:r>
              <w:rPr>
                <w:rFonts w:ascii="Times New Roman" w:hAnsi="Times New Roman" w:cs="Times New Roman"/>
                <w:szCs w:val="22"/>
              </w:rPr>
              <w:t>.747</w:t>
            </w:r>
          </w:p>
        </w:tc>
      </w:tr>
      <w:tr w:rsidR="00713B2B" w14:paraId="157669AA" w14:textId="77777777">
        <w:trPr>
          <w:jc w:val="center"/>
        </w:trPr>
        <w:tc>
          <w:tcPr>
            <w:tcW w:w="1420" w:type="dxa"/>
            <w:tcBorders>
              <w:top w:val="nil"/>
              <w:left w:val="nil"/>
              <w:bottom w:val="nil"/>
              <w:right w:val="nil"/>
            </w:tcBorders>
            <w:vAlign w:val="center"/>
          </w:tcPr>
          <w:p w14:paraId="3DDC07B5"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F</w:t>
            </w:r>
            <w:r>
              <w:rPr>
                <w:rFonts w:ascii="Times New Roman" w:hAnsi="Times New Roman" w:cs="Times New Roman"/>
                <w:szCs w:val="22"/>
              </w:rPr>
              <w:t>C -&gt; RI</w:t>
            </w:r>
          </w:p>
        </w:tc>
        <w:tc>
          <w:tcPr>
            <w:tcW w:w="1420" w:type="dxa"/>
            <w:tcBorders>
              <w:top w:val="nil"/>
              <w:left w:val="nil"/>
              <w:bottom w:val="nil"/>
              <w:right w:val="nil"/>
            </w:tcBorders>
            <w:vAlign w:val="center"/>
          </w:tcPr>
          <w:p w14:paraId="3D2090A8" w14:textId="77777777" w:rsidR="00713B2B" w:rsidRDefault="00713B2B">
            <w:pPr>
              <w:jc w:val="center"/>
              <w:rPr>
                <w:rFonts w:ascii="Times New Roman" w:hAnsi="Times New Roman" w:cs="Times New Roman"/>
                <w:szCs w:val="22"/>
              </w:rPr>
            </w:pPr>
          </w:p>
        </w:tc>
        <w:tc>
          <w:tcPr>
            <w:tcW w:w="1420" w:type="dxa"/>
            <w:tcBorders>
              <w:top w:val="nil"/>
              <w:left w:val="nil"/>
              <w:bottom w:val="nil"/>
              <w:right w:val="nil"/>
            </w:tcBorders>
            <w:vAlign w:val="center"/>
          </w:tcPr>
          <w:p w14:paraId="255A5812" w14:textId="77777777" w:rsidR="00713B2B" w:rsidRDefault="00713B2B">
            <w:pPr>
              <w:jc w:val="center"/>
              <w:rPr>
                <w:rFonts w:ascii="Times New Roman" w:hAnsi="Times New Roman" w:cs="Times New Roman"/>
                <w:szCs w:val="22"/>
              </w:rPr>
            </w:pPr>
          </w:p>
        </w:tc>
        <w:tc>
          <w:tcPr>
            <w:tcW w:w="1420" w:type="dxa"/>
            <w:tcBorders>
              <w:top w:val="nil"/>
              <w:left w:val="nil"/>
              <w:bottom w:val="nil"/>
              <w:right w:val="nil"/>
            </w:tcBorders>
            <w:vAlign w:val="center"/>
          </w:tcPr>
          <w:p w14:paraId="15F1789E" w14:textId="77777777" w:rsidR="00713B2B" w:rsidRDefault="00713B2B">
            <w:pPr>
              <w:jc w:val="center"/>
              <w:rPr>
                <w:rFonts w:ascii="Times New Roman" w:hAnsi="Times New Roman" w:cs="Times New Roman"/>
                <w:szCs w:val="22"/>
              </w:rPr>
            </w:pPr>
          </w:p>
        </w:tc>
        <w:tc>
          <w:tcPr>
            <w:tcW w:w="1421" w:type="dxa"/>
            <w:tcBorders>
              <w:top w:val="nil"/>
              <w:left w:val="nil"/>
              <w:bottom w:val="nil"/>
              <w:right w:val="nil"/>
            </w:tcBorders>
            <w:vAlign w:val="center"/>
          </w:tcPr>
          <w:p w14:paraId="6BAD0336"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547***</w:t>
            </w:r>
          </w:p>
        </w:tc>
        <w:tc>
          <w:tcPr>
            <w:tcW w:w="1421" w:type="dxa"/>
            <w:tcBorders>
              <w:top w:val="nil"/>
              <w:left w:val="nil"/>
              <w:bottom w:val="nil"/>
              <w:right w:val="nil"/>
            </w:tcBorders>
            <w:vAlign w:val="center"/>
          </w:tcPr>
          <w:p w14:paraId="67612933"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12</w:t>
            </w:r>
            <w:r>
              <w:rPr>
                <w:rFonts w:ascii="Times New Roman" w:hAnsi="Times New Roman" w:cs="Times New Roman"/>
                <w:szCs w:val="22"/>
              </w:rPr>
              <w:t>.735</w:t>
            </w:r>
          </w:p>
        </w:tc>
      </w:tr>
      <w:tr w:rsidR="00713B2B" w14:paraId="0A15EB08" w14:textId="77777777">
        <w:trPr>
          <w:jc w:val="center"/>
        </w:trPr>
        <w:tc>
          <w:tcPr>
            <w:tcW w:w="1420" w:type="dxa"/>
            <w:tcBorders>
              <w:top w:val="nil"/>
              <w:left w:val="nil"/>
              <w:bottom w:val="nil"/>
              <w:right w:val="nil"/>
            </w:tcBorders>
            <w:vAlign w:val="center"/>
          </w:tcPr>
          <w:p w14:paraId="7AC053F4"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F</w:t>
            </w:r>
            <w:r>
              <w:rPr>
                <w:rFonts w:ascii="Times New Roman" w:hAnsi="Times New Roman" w:cs="Times New Roman"/>
                <w:szCs w:val="22"/>
              </w:rPr>
              <w:t>C -&gt; RB</w:t>
            </w:r>
          </w:p>
        </w:tc>
        <w:tc>
          <w:tcPr>
            <w:tcW w:w="1420" w:type="dxa"/>
            <w:tcBorders>
              <w:top w:val="nil"/>
              <w:left w:val="nil"/>
              <w:bottom w:val="nil"/>
              <w:right w:val="nil"/>
            </w:tcBorders>
            <w:vAlign w:val="center"/>
          </w:tcPr>
          <w:p w14:paraId="3F61B67F" w14:textId="77777777" w:rsidR="00713B2B" w:rsidRDefault="00713B2B">
            <w:pPr>
              <w:jc w:val="center"/>
              <w:rPr>
                <w:rFonts w:ascii="Times New Roman" w:hAnsi="Times New Roman" w:cs="Times New Roman"/>
                <w:szCs w:val="22"/>
              </w:rPr>
            </w:pPr>
          </w:p>
        </w:tc>
        <w:tc>
          <w:tcPr>
            <w:tcW w:w="1420" w:type="dxa"/>
            <w:tcBorders>
              <w:top w:val="nil"/>
              <w:left w:val="nil"/>
              <w:bottom w:val="nil"/>
              <w:right w:val="nil"/>
            </w:tcBorders>
            <w:vAlign w:val="center"/>
          </w:tcPr>
          <w:p w14:paraId="22A2ED8C" w14:textId="77777777" w:rsidR="00713B2B" w:rsidRDefault="00713B2B">
            <w:pPr>
              <w:jc w:val="center"/>
              <w:rPr>
                <w:rFonts w:ascii="Times New Roman" w:hAnsi="Times New Roman" w:cs="Times New Roman"/>
                <w:szCs w:val="22"/>
              </w:rPr>
            </w:pPr>
          </w:p>
        </w:tc>
        <w:tc>
          <w:tcPr>
            <w:tcW w:w="1420" w:type="dxa"/>
            <w:tcBorders>
              <w:top w:val="nil"/>
              <w:left w:val="nil"/>
              <w:bottom w:val="nil"/>
              <w:right w:val="nil"/>
            </w:tcBorders>
            <w:vAlign w:val="center"/>
          </w:tcPr>
          <w:p w14:paraId="5F7FCB4E" w14:textId="77777777" w:rsidR="00713B2B" w:rsidRDefault="00713B2B">
            <w:pPr>
              <w:jc w:val="center"/>
              <w:rPr>
                <w:rFonts w:ascii="Times New Roman" w:hAnsi="Times New Roman" w:cs="Times New Roman"/>
                <w:szCs w:val="22"/>
              </w:rPr>
            </w:pPr>
          </w:p>
        </w:tc>
        <w:tc>
          <w:tcPr>
            <w:tcW w:w="1421" w:type="dxa"/>
            <w:tcBorders>
              <w:top w:val="nil"/>
              <w:left w:val="nil"/>
              <w:bottom w:val="nil"/>
              <w:right w:val="nil"/>
            </w:tcBorders>
            <w:vAlign w:val="center"/>
          </w:tcPr>
          <w:p w14:paraId="44A7590F"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221***</w:t>
            </w:r>
          </w:p>
        </w:tc>
        <w:tc>
          <w:tcPr>
            <w:tcW w:w="1421" w:type="dxa"/>
            <w:tcBorders>
              <w:top w:val="nil"/>
              <w:left w:val="nil"/>
              <w:bottom w:val="nil"/>
              <w:right w:val="nil"/>
            </w:tcBorders>
            <w:vAlign w:val="center"/>
          </w:tcPr>
          <w:p w14:paraId="6310799A"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6</w:t>
            </w:r>
            <w:r>
              <w:rPr>
                <w:rFonts w:ascii="Times New Roman" w:hAnsi="Times New Roman" w:cs="Times New Roman"/>
                <w:szCs w:val="22"/>
              </w:rPr>
              <w:t>.569</w:t>
            </w:r>
          </w:p>
        </w:tc>
      </w:tr>
      <w:tr w:rsidR="00713B2B" w14:paraId="4B8CBCD7" w14:textId="77777777">
        <w:trPr>
          <w:jc w:val="center"/>
        </w:trPr>
        <w:tc>
          <w:tcPr>
            <w:tcW w:w="1420" w:type="dxa"/>
            <w:tcBorders>
              <w:top w:val="nil"/>
              <w:left w:val="nil"/>
              <w:bottom w:val="nil"/>
              <w:right w:val="nil"/>
            </w:tcBorders>
            <w:vAlign w:val="center"/>
          </w:tcPr>
          <w:p w14:paraId="05E63C78"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F</w:t>
            </w:r>
            <w:r>
              <w:rPr>
                <w:rFonts w:ascii="Times New Roman" w:hAnsi="Times New Roman" w:cs="Times New Roman"/>
                <w:szCs w:val="22"/>
              </w:rPr>
              <w:t>C -&gt; ATT</w:t>
            </w:r>
          </w:p>
        </w:tc>
        <w:tc>
          <w:tcPr>
            <w:tcW w:w="1420" w:type="dxa"/>
            <w:tcBorders>
              <w:top w:val="nil"/>
              <w:left w:val="nil"/>
              <w:bottom w:val="nil"/>
              <w:right w:val="nil"/>
            </w:tcBorders>
            <w:vAlign w:val="center"/>
          </w:tcPr>
          <w:p w14:paraId="6CAA81A9"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H</w:t>
            </w:r>
            <w:r>
              <w:rPr>
                <w:rFonts w:ascii="Times New Roman" w:hAnsi="Times New Roman" w:cs="Times New Roman"/>
                <w:szCs w:val="22"/>
              </w:rPr>
              <w:t>6</w:t>
            </w:r>
            <w:r>
              <w:rPr>
                <w:rFonts w:ascii="Times New Roman" w:hAnsi="Times New Roman" w:cs="Times New Roman" w:hint="eastAsia"/>
                <w:szCs w:val="22"/>
              </w:rPr>
              <w:t>b</w:t>
            </w:r>
          </w:p>
        </w:tc>
        <w:tc>
          <w:tcPr>
            <w:tcW w:w="1420" w:type="dxa"/>
            <w:tcBorders>
              <w:top w:val="nil"/>
              <w:left w:val="nil"/>
              <w:bottom w:val="nil"/>
              <w:right w:val="nil"/>
            </w:tcBorders>
            <w:vAlign w:val="center"/>
          </w:tcPr>
          <w:p w14:paraId="643D27D4" w14:textId="77777777" w:rsidR="00713B2B" w:rsidRDefault="00D04354">
            <w:pPr>
              <w:jc w:val="center"/>
              <w:rPr>
                <w:rFonts w:ascii="Times New Roman" w:hAnsi="Times New Roman" w:cs="Times New Roman"/>
                <w:szCs w:val="22"/>
              </w:rPr>
            </w:pPr>
            <w:r>
              <w:rPr>
                <w:rFonts w:ascii="Times New Roman" w:hAnsi="Times New Roman" w:cs="Times New Roman"/>
                <w:kern w:val="0"/>
              </w:rPr>
              <w:t>0.565***</w:t>
            </w:r>
          </w:p>
        </w:tc>
        <w:tc>
          <w:tcPr>
            <w:tcW w:w="1420" w:type="dxa"/>
            <w:tcBorders>
              <w:top w:val="nil"/>
              <w:left w:val="nil"/>
              <w:bottom w:val="nil"/>
              <w:right w:val="nil"/>
            </w:tcBorders>
            <w:vAlign w:val="center"/>
          </w:tcPr>
          <w:p w14:paraId="192DDE8A" w14:textId="77777777" w:rsidR="00713B2B" w:rsidRDefault="00D04354">
            <w:pPr>
              <w:jc w:val="center"/>
              <w:rPr>
                <w:rFonts w:ascii="Times New Roman" w:hAnsi="Times New Roman" w:cs="Times New Roman"/>
                <w:szCs w:val="22"/>
              </w:rPr>
            </w:pPr>
            <w:r>
              <w:rPr>
                <w:rFonts w:ascii="Times New Roman" w:hAnsi="Times New Roman" w:cs="Times New Roman"/>
                <w:kern w:val="0"/>
              </w:rPr>
              <w:t>10.251</w:t>
            </w:r>
          </w:p>
        </w:tc>
        <w:tc>
          <w:tcPr>
            <w:tcW w:w="1421" w:type="dxa"/>
            <w:tcBorders>
              <w:top w:val="nil"/>
              <w:left w:val="nil"/>
              <w:bottom w:val="nil"/>
              <w:right w:val="nil"/>
            </w:tcBorders>
            <w:vAlign w:val="center"/>
          </w:tcPr>
          <w:p w14:paraId="0FBF048A"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.565***</w:t>
            </w:r>
          </w:p>
        </w:tc>
        <w:tc>
          <w:tcPr>
            <w:tcW w:w="1421" w:type="dxa"/>
            <w:tcBorders>
              <w:top w:val="nil"/>
              <w:left w:val="nil"/>
              <w:bottom w:val="nil"/>
              <w:right w:val="nil"/>
            </w:tcBorders>
            <w:vAlign w:val="center"/>
          </w:tcPr>
          <w:p w14:paraId="2E1DE2A6"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10</w:t>
            </w:r>
            <w:r>
              <w:rPr>
                <w:rFonts w:ascii="Times New Roman" w:hAnsi="Times New Roman" w:cs="Times New Roman"/>
                <w:szCs w:val="22"/>
              </w:rPr>
              <w:t>.251</w:t>
            </w:r>
          </w:p>
        </w:tc>
      </w:tr>
      <w:tr w:rsidR="00713B2B" w14:paraId="5EAE7AF7" w14:textId="77777777">
        <w:trPr>
          <w:jc w:val="center"/>
        </w:trPr>
        <w:tc>
          <w:tcPr>
            <w:tcW w:w="1420" w:type="dxa"/>
            <w:tcBorders>
              <w:top w:val="nil"/>
              <w:left w:val="nil"/>
              <w:bottom w:val="single" w:sz="4" w:space="0" w:color="auto"/>
              <w:right w:val="nil"/>
            </w:tcBorders>
            <w:vAlign w:val="center"/>
          </w:tcPr>
          <w:p w14:paraId="71356955"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F</w:t>
            </w:r>
            <w:r>
              <w:rPr>
                <w:rFonts w:ascii="Times New Roman" w:hAnsi="Times New Roman" w:cs="Times New Roman"/>
                <w:szCs w:val="22"/>
              </w:rPr>
              <w:t>C -&gt; PBC</w:t>
            </w:r>
          </w:p>
        </w:tc>
        <w:tc>
          <w:tcPr>
            <w:tcW w:w="1420" w:type="dxa"/>
            <w:tcBorders>
              <w:top w:val="nil"/>
              <w:left w:val="nil"/>
              <w:bottom w:val="single" w:sz="4" w:space="0" w:color="auto"/>
              <w:right w:val="nil"/>
            </w:tcBorders>
            <w:vAlign w:val="center"/>
          </w:tcPr>
          <w:p w14:paraId="2916CAEE"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H</w:t>
            </w:r>
            <w:r>
              <w:rPr>
                <w:rFonts w:ascii="Times New Roman" w:hAnsi="Times New Roman" w:cs="Times New Roman"/>
                <w:szCs w:val="22"/>
              </w:rPr>
              <w:t>6</w:t>
            </w:r>
            <w:r>
              <w:rPr>
                <w:rFonts w:ascii="Times New Roman" w:hAnsi="Times New Roman" w:cs="Times New Roman" w:hint="eastAsia"/>
                <w:szCs w:val="22"/>
              </w:rPr>
              <w:t>c</w:t>
            </w:r>
          </w:p>
        </w:tc>
        <w:tc>
          <w:tcPr>
            <w:tcW w:w="1420" w:type="dxa"/>
            <w:tcBorders>
              <w:top w:val="nil"/>
              <w:left w:val="nil"/>
              <w:bottom w:val="single" w:sz="4" w:space="0" w:color="auto"/>
              <w:right w:val="nil"/>
            </w:tcBorders>
            <w:vAlign w:val="center"/>
          </w:tcPr>
          <w:p w14:paraId="6A73D969" w14:textId="77777777" w:rsidR="00713B2B" w:rsidRDefault="00D04354">
            <w:pPr>
              <w:jc w:val="center"/>
              <w:rPr>
                <w:rFonts w:ascii="Times New Roman" w:hAnsi="Times New Roman" w:cs="Times New Roman"/>
                <w:szCs w:val="22"/>
              </w:rPr>
            </w:pPr>
            <w:r>
              <w:rPr>
                <w:rFonts w:ascii="Times New Roman" w:hAnsi="Times New Roman" w:cs="Times New Roman"/>
                <w:kern w:val="0"/>
              </w:rPr>
              <w:t>0.650***</w:t>
            </w:r>
          </w:p>
        </w:tc>
        <w:tc>
          <w:tcPr>
            <w:tcW w:w="1420" w:type="dxa"/>
            <w:tcBorders>
              <w:top w:val="nil"/>
              <w:left w:val="nil"/>
              <w:bottom w:val="single" w:sz="4" w:space="0" w:color="auto"/>
              <w:right w:val="nil"/>
            </w:tcBorders>
            <w:vAlign w:val="center"/>
          </w:tcPr>
          <w:p w14:paraId="79687FE3" w14:textId="77777777" w:rsidR="00713B2B" w:rsidRDefault="00D04354">
            <w:pPr>
              <w:jc w:val="center"/>
              <w:rPr>
                <w:rFonts w:ascii="Times New Roman" w:hAnsi="Times New Roman" w:cs="Times New Roman"/>
                <w:szCs w:val="22"/>
              </w:rPr>
            </w:pPr>
            <w:r>
              <w:rPr>
                <w:rFonts w:ascii="Times New Roman" w:hAnsi="Times New Roman" w:cs="Times New Roman"/>
                <w:kern w:val="0"/>
              </w:rPr>
              <w:t>14.349</w:t>
            </w:r>
          </w:p>
        </w:tc>
        <w:tc>
          <w:tcPr>
            <w:tcW w:w="1421" w:type="dxa"/>
            <w:tcBorders>
              <w:top w:val="nil"/>
              <w:left w:val="nil"/>
              <w:bottom w:val="single" w:sz="4" w:space="0" w:color="auto"/>
              <w:right w:val="nil"/>
            </w:tcBorders>
            <w:vAlign w:val="center"/>
          </w:tcPr>
          <w:p w14:paraId="38FF1323"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0</w:t>
            </w:r>
            <w:r>
              <w:rPr>
                <w:rFonts w:ascii="Times New Roman" w:hAnsi="Times New Roman" w:cs="Times New Roman"/>
                <w:szCs w:val="22"/>
              </w:rPr>
              <w:t>.650***</w:t>
            </w:r>
          </w:p>
        </w:tc>
        <w:tc>
          <w:tcPr>
            <w:tcW w:w="1421" w:type="dxa"/>
            <w:tcBorders>
              <w:top w:val="nil"/>
              <w:left w:val="nil"/>
              <w:bottom w:val="single" w:sz="4" w:space="0" w:color="auto"/>
              <w:right w:val="nil"/>
            </w:tcBorders>
            <w:vAlign w:val="center"/>
          </w:tcPr>
          <w:p w14:paraId="2C8E004E" w14:textId="77777777" w:rsidR="00713B2B" w:rsidRDefault="00D04354">
            <w:pPr>
              <w:jc w:val="center"/>
              <w:rPr>
                <w:rFonts w:ascii="Times New Roman" w:hAnsi="Times New Roman" w:cs="Times New Roman"/>
                <w:szCs w:val="22"/>
              </w:rPr>
            </w:pPr>
            <w:r>
              <w:rPr>
                <w:rFonts w:ascii="Times New Roman" w:hAnsi="Times New Roman" w:cs="Times New Roman" w:hint="eastAsia"/>
                <w:szCs w:val="22"/>
              </w:rPr>
              <w:t>1</w:t>
            </w:r>
            <w:r>
              <w:rPr>
                <w:rFonts w:ascii="Times New Roman" w:hAnsi="Times New Roman" w:cs="Times New Roman"/>
                <w:szCs w:val="22"/>
              </w:rPr>
              <w:t>4.349</w:t>
            </w:r>
          </w:p>
        </w:tc>
      </w:tr>
    </w:tbl>
    <w:p w14:paraId="66B02C45" w14:textId="77777777" w:rsidR="00713B2B" w:rsidRDefault="00D04354" w:rsidP="00363098">
      <w:pPr>
        <w:pStyle w:val="a9"/>
        <w:rPr>
          <w:rFonts w:ascii="Calibri" w:hAnsi="Calibri"/>
          <w:szCs w:val="21"/>
        </w:rPr>
      </w:pPr>
      <w:r>
        <w:rPr>
          <w:rFonts w:hint="eastAsia"/>
        </w:rPr>
        <w:t>注</w:t>
      </w:r>
      <w:r>
        <w:t>: *p &lt; 0.05, **p &lt; 0.01, ***p&lt;0.001</w:t>
      </w:r>
      <w:r>
        <w:rPr>
          <w:rFonts w:hint="eastAsia"/>
        </w:rPr>
        <w:t>；</w:t>
      </w:r>
      <w:r>
        <w:rPr>
          <w:rFonts w:hint="eastAsia"/>
        </w:rPr>
        <w:t>ATT</w:t>
      </w:r>
      <w:r>
        <w:rPr>
          <w:rFonts w:hint="eastAsia"/>
        </w:rPr>
        <w:t>：态度；</w:t>
      </w:r>
      <w:r>
        <w:rPr>
          <w:rFonts w:hint="eastAsia"/>
        </w:rPr>
        <w:t>IN</w:t>
      </w:r>
      <w:r>
        <w:rPr>
          <w:rFonts w:hint="eastAsia"/>
        </w:rPr>
        <w:t>：激励；</w:t>
      </w:r>
      <w:r>
        <w:rPr>
          <w:rFonts w:hint="eastAsia"/>
        </w:rPr>
        <w:t>IP</w:t>
      </w:r>
      <w:r>
        <w:rPr>
          <w:rFonts w:hint="eastAsia"/>
        </w:rPr>
        <w:t>：信息宣传；</w:t>
      </w:r>
      <w:r>
        <w:rPr>
          <w:rFonts w:hint="eastAsia"/>
        </w:rPr>
        <w:t>PBC</w:t>
      </w:r>
      <w:r>
        <w:rPr>
          <w:rFonts w:hint="eastAsia"/>
        </w:rPr>
        <w:t>：知觉行为控制；</w:t>
      </w:r>
      <w:r>
        <w:rPr>
          <w:rFonts w:hint="eastAsia"/>
        </w:rPr>
        <w:t>RB</w:t>
      </w:r>
      <w:r>
        <w:rPr>
          <w:rFonts w:hint="eastAsia"/>
        </w:rPr>
        <w:t>：回收行为；</w:t>
      </w:r>
      <w:r>
        <w:rPr>
          <w:rFonts w:hint="eastAsia"/>
        </w:rPr>
        <w:t>RI</w:t>
      </w:r>
      <w:r>
        <w:rPr>
          <w:rFonts w:hint="eastAsia"/>
        </w:rPr>
        <w:t>：回收意向；</w:t>
      </w:r>
      <w:r>
        <w:rPr>
          <w:rFonts w:hint="eastAsia"/>
        </w:rPr>
        <w:t>FC</w:t>
      </w:r>
      <w:r>
        <w:rPr>
          <w:rFonts w:hint="eastAsia"/>
        </w:rPr>
        <w:t>：促进条件；</w:t>
      </w:r>
      <w:r>
        <w:rPr>
          <w:rFonts w:hint="eastAsia"/>
        </w:rPr>
        <w:t>SN</w:t>
      </w:r>
      <w:r>
        <w:rPr>
          <w:rFonts w:hint="eastAsia"/>
        </w:rPr>
        <w:t>：主观规范。</w:t>
      </w:r>
    </w:p>
    <w:p w14:paraId="0F9F4B68" w14:textId="77777777" w:rsidR="00713B2B" w:rsidRDefault="00713B2B" w:rsidP="00363098">
      <w:pPr>
        <w:pStyle w:val="a9"/>
        <w:rPr>
          <w:rFonts w:ascii="SimSun" w:hAnsi="SimSun" w:cs="SimSun"/>
          <w:sz w:val="24"/>
        </w:rPr>
      </w:pPr>
    </w:p>
    <w:p w14:paraId="6D1C7D51" w14:textId="77777777" w:rsidR="00713B2B" w:rsidRDefault="00D04354">
      <w:pPr>
        <w:pStyle w:val="11"/>
      </w:pPr>
      <w:r>
        <w:rPr>
          <w:rFonts w:hint="eastAsia"/>
        </w:rPr>
        <w:t>总体而言，该模型解释了</w:t>
      </w:r>
      <w:r>
        <w:rPr>
          <w:rFonts w:hint="eastAsia"/>
        </w:rPr>
        <w:t>68.3%</w:t>
      </w:r>
      <w:r>
        <w:rPr>
          <w:rFonts w:hint="eastAsia"/>
        </w:rPr>
        <w:t>的回收意愿方差和</w:t>
      </w:r>
      <w:r>
        <w:rPr>
          <w:rFonts w:hint="eastAsia"/>
        </w:rPr>
        <w:t>26.5%</w:t>
      </w:r>
      <w:r>
        <w:rPr>
          <w:rFonts w:hint="eastAsia"/>
        </w:rPr>
        <w:t>的回收行为方差。</w:t>
      </w:r>
      <w:r>
        <w:rPr>
          <w:rFonts w:hint="eastAsia"/>
        </w:rPr>
        <w:lastRenderedPageBreak/>
        <w:t>模型测试结果如图</w:t>
      </w:r>
      <w:r>
        <w:t>3-3</w:t>
      </w:r>
      <w:r>
        <w:rPr>
          <w:rFonts w:hint="eastAsia"/>
        </w:rPr>
        <w:t>所示。</w:t>
      </w:r>
    </w:p>
    <w:p w14:paraId="79007087" w14:textId="77777777" w:rsidR="00713B2B" w:rsidRDefault="00D04354">
      <w:pPr>
        <w:spacing w:line="360" w:lineRule="auto"/>
        <w:jc w:val="center"/>
        <w:rPr>
          <w:rFonts w:ascii="SimSun" w:eastAsia="SimSun" w:hAnsi="SimSun" w:cs="SimSun"/>
          <w:sz w:val="24"/>
        </w:rPr>
      </w:pPr>
      <w:commentRangeStart w:id="83"/>
      <w:r>
        <w:rPr>
          <w:rFonts w:ascii="SimSun" w:eastAsia="SimSun" w:hAnsi="SimSun" w:cs="SimSun"/>
          <w:noProof/>
          <w:sz w:val="24"/>
        </w:rPr>
        <w:drawing>
          <wp:inline distT="0" distB="0" distL="0" distR="0" wp14:anchorId="61310D4A" wp14:editId="31D7AD8B">
            <wp:extent cx="5274310" cy="2511425"/>
            <wp:effectExtent l="0" t="0" r="254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74310" cy="2511425"/>
                    </a:xfrm>
                    <a:prstGeom prst="rect">
                      <a:avLst/>
                    </a:prstGeom>
                  </pic:spPr>
                </pic:pic>
              </a:graphicData>
            </a:graphic>
          </wp:inline>
        </w:drawing>
      </w:r>
      <w:commentRangeEnd w:id="83"/>
      <w:r w:rsidR="009963F7">
        <w:rPr>
          <w:rStyle w:val="CommentReference"/>
        </w:rPr>
        <w:commentReference w:id="83"/>
      </w:r>
    </w:p>
    <w:p w14:paraId="20E9DEA9" w14:textId="77777777" w:rsidR="00713B2B" w:rsidRPr="00363098" w:rsidRDefault="00D04354" w:rsidP="00363098">
      <w:pPr>
        <w:pStyle w:val="a5"/>
        <w:ind w:firstLine="428"/>
      </w:pPr>
      <w:bookmarkStart w:id="84" w:name="_Toc192689020"/>
      <w:r w:rsidRPr="00363098">
        <w:rPr>
          <w:rFonts w:hint="eastAsia"/>
        </w:rPr>
        <w:t>图</w:t>
      </w:r>
      <w:r w:rsidRPr="00363098">
        <w:rPr>
          <w:rFonts w:hint="eastAsia"/>
        </w:rPr>
        <w:t>3</w:t>
      </w:r>
      <w:r w:rsidRPr="00363098">
        <w:t xml:space="preserve">-3 </w:t>
      </w:r>
      <w:r w:rsidRPr="00363098">
        <w:rPr>
          <w:rFonts w:hint="eastAsia"/>
        </w:rPr>
        <w:t>PLS-SEM</w:t>
      </w:r>
      <w:r w:rsidRPr="00363098">
        <w:rPr>
          <w:rFonts w:hint="eastAsia"/>
        </w:rPr>
        <w:t>分析的模型测试结果</w:t>
      </w:r>
      <w:bookmarkEnd w:id="84"/>
    </w:p>
    <w:p w14:paraId="470FB75C" w14:textId="77777777" w:rsidR="00713B2B" w:rsidRDefault="00713B2B">
      <w:pPr>
        <w:spacing w:line="360" w:lineRule="auto"/>
        <w:rPr>
          <w:rFonts w:ascii="SimSun" w:eastAsia="SimSun" w:hAnsi="SimSun" w:cs="SimSun"/>
          <w:sz w:val="24"/>
        </w:rPr>
      </w:pPr>
    </w:p>
    <w:p w14:paraId="40FA2694" w14:textId="77777777" w:rsidR="00713B2B" w:rsidRDefault="00D04354">
      <w:pPr>
        <w:pStyle w:val="11"/>
      </w:pPr>
      <w:r>
        <w:rPr>
          <w:rFonts w:hint="eastAsia"/>
        </w:rPr>
        <w:t>（</w:t>
      </w:r>
      <w:r>
        <w:rPr>
          <w:rFonts w:hint="eastAsia"/>
        </w:rPr>
        <w:t>2</w:t>
      </w:r>
      <w:r>
        <w:rPr>
          <w:rFonts w:hint="eastAsia"/>
        </w:rPr>
        <w:t>）中介效应分析</w:t>
      </w:r>
    </w:p>
    <w:p w14:paraId="57A6D3A8" w14:textId="77777777" w:rsidR="00713B2B" w:rsidRDefault="00D04354">
      <w:pPr>
        <w:pStyle w:val="11"/>
      </w:pPr>
      <w:r>
        <w:rPr>
          <w:rFonts w:hint="eastAsia"/>
        </w:rPr>
        <w:t>此外，进行了中介效应检验，以加深对本研究提出的结构模型的理解。中介分析的目的是考察自变量影响因变量的过程和机制，从而提供更全面的见解。</w:t>
      </w:r>
      <w:r>
        <w:rPr>
          <w:rFonts w:hint="eastAsia"/>
        </w:rPr>
        <w:t>Zhao</w:t>
      </w:r>
      <w:r>
        <w:rPr>
          <w:rFonts w:hint="eastAsia"/>
        </w:rPr>
        <w:t>等</w:t>
      </w:r>
      <w:r>
        <w:rPr>
          <w:vertAlign w:val="superscript"/>
        </w:rPr>
        <w:fldChar w:fldCharType="begin"/>
      </w:r>
      <w:r>
        <w:rPr>
          <w:vertAlign w:val="superscript"/>
        </w:rPr>
        <w:instrText xml:space="preserve"> </w:instrText>
      </w:r>
      <w:r>
        <w:rPr>
          <w:rFonts w:hint="eastAsia"/>
          <w:vertAlign w:val="superscript"/>
        </w:rPr>
        <w:instrText>REF _Ref188885718 \r \h</w:instrText>
      </w:r>
      <w:r>
        <w:rPr>
          <w:vertAlign w:val="superscript"/>
        </w:rPr>
        <w:instrText xml:space="preserve">  \* MERGEFORMAT </w:instrText>
      </w:r>
      <w:r>
        <w:rPr>
          <w:vertAlign w:val="superscript"/>
        </w:rPr>
      </w:r>
      <w:r>
        <w:rPr>
          <w:vertAlign w:val="superscript"/>
        </w:rPr>
        <w:fldChar w:fldCharType="separate"/>
      </w:r>
      <w:r>
        <w:rPr>
          <w:vertAlign w:val="superscript"/>
        </w:rPr>
        <w:t>[115]</w:t>
      </w:r>
      <w:r>
        <w:rPr>
          <w:vertAlign w:val="superscript"/>
        </w:rPr>
        <w:fldChar w:fldCharType="end"/>
      </w:r>
      <w:r>
        <w:rPr>
          <w:rFonts w:hint="eastAsia"/>
        </w:rPr>
        <w:t>认为，建立中介的唯一标准是间接效应的显著性。鉴于本研究考察了多个路径，且重点是了解影响因素如何影响居民快递包装回收行为的选择，因此在中介分析中只考虑涉及回收行为选择变量的路径。结果如表</w:t>
      </w:r>
      <w:r>
        <w:t>3-15</w:t>
      </w:r>
      <w:r>
        <w:rPr>
          <w:rFonts w:hint="eastAsia"/>
        </w:rPr>
        <w:t>所示。</w:t>
      </w:r>
    </w:p>
    <w:p w14:paraId="3612B058" w14:textId="77777777" w:rsidR="00713B2B" w:rsidRDefault="00D04354" w:rsidP="00363098">
      <w:pPr>
        <w:pStyle w:val="a7"/>
      </w:pPr>
      <w:bookmarkStart w:id="85" w:name="_Toc192689100"/>
      <w:commentRangeStart w:id="86"/>
      <w:r>
        <w:rPr>
          <w:rFonts w:hint="eastAsia"/>
        </w:rPr>
        <w:t>表</w:t>
      </w:r>
      <w:r>
        <w:rPr>
          <w:rFonts w:hint="eastAsia"/>
        </w:rPr>
        <w:t>3</w:t>
      </w:r>
      <w:r>
        <w:t>-</w:t>
      </w:r>
      <w:r>
        <w:rPr>
          <w:rFonts w:hint="eastAsia"/>
        </w:rPr>
        <w:t>1</w:t>
      </w:r>
      <w:r>
        <w:t>5</w:t>
      </w:r>
      <w:r>
        <w:rPr>
          <w:rFonts w:hint="eastAsia"/>
        </w:rPr>
        <w:t xml:space="preserve"> </w:t>
      </w:r>
      <w:r>
        <w:rPr>
          <w:rFonts w:hint="eastAsia"/>
        </w:rPr>
        <w:t>中介效应影响路径</w:t>
      </w:r>
      <w:bookmarkEnd w:id="85"/>
      <w:commentRangeEnd w:id="86"/>
      <w:r w:rsidR="00631C27">
        <w:rPr>
          <w:rStyle w:val="CommentReference"/>
          <w:rFonts w:asciiTheme="minorHAnsi" w:eastAsiaTheme="minorEastAsia" w:hAnsiTheme="minorHAnsi" w:cstheme="minorBidi"/>
          <w:b w:val="0"/>
        </w:rPr>
        <w:commentReference w:id="86"/>
      </w:r>
    </w:p>
    <w:tbl>
      <w:tblPr>
        <w:tblStyle w:val="9"/>
        <w:tblW w:w="0" w:type="auto"/>
        <w:jc w:val="center"/>
        <w:tblBorders>
          <w:left w:val="none" w:sz="0" w:space="0" w:color="auto"/>
          <w:right w:val="none" w:sz="0" w:space="0" w:color="auto"/>
        </w:tblBorders>
        <w:tblLook w:val="04A0" w:firstRow="1" w:lastRow="0" w:firstColumn="1" w:lastColumn="0" w:noHBand="0" w:noVBand="1"/>
      </w:tblPr>
      <w:tblGrid>
        <w:gridCol w:w="2183"/>
        <w:gridCol w:w="2050"/>
        <w:gridCol w:w="2114"/>
        <w:gridCol w:w="2114"/>
      </w:tblGrid>
      <w:tr w:rsidR="00713B2B" w14:paraId="4617505E" w14:textId="77777777">
        <w:trPr>
          <w:jc w:val="center"/>
        </w:trPr>
        <w:tc>
          <w:tcPr>
            <w:tcW w:w="2183" w:type="dxa"/>
            <w:tcBorders>
              <w:top w:val="single" w:sz="4" w:space="0" w:color="auto"/>
              <w:left w:val="nil"/>
              <w:bottom w:val="single" w:sz="4" w:space="0" w:color="auto"/>
              <w:right w:val="nil"/>
            </w:tcBorders>
            <w:vAlign w:val="center"/>
          </w:tcPr>
          <w:p w14:paraId="0603F16B" w14:textId="77777777" w:rsidR="00713B2B" w:rsidRDefault="00713B2B">
            <w:pPr>
              <w:jc w:val="center"/>
              <w:rPr>
                <w:rFonts w:ascii="Times New Roman" w:eastAsia="SimSun" w:hAnsi="Times New Roman" w:cs="Times New Roman"/>
                <w:kern w:val="0"/>
                <w:szCs w:val="21"/>
              </w:rPr>
            </w:pPr>
          </w:p>
        </w:tc>
        <w:tc>
          <w:tcPr>
            <w:tcW w:w="2050" w:type="dxa"/>
            <w:tcBorders>
              <w:top w:val="single" w:sz="4" w:space="0" w:color="auto"/>
              <w:left w:val="nil"/>
              <w:bottom w:val="single" w:sz="4" w:space="0" w:color="auto"/>
              <w:right w:val="nil"/>
            </w:tcBorders>
            <w:vAlign w:val="center"/>
          </w:tcPr>
          <w:p w14:paraId="60515A5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Indirect effect</w:t>
            </w:r>
            <w:r>
              <w:rPr>
                <w:rFonts w:ascii="Times New Roman" w:eastAsia="SimSun" w:hAnsi="Times New Roman" w:cs="Times New Roman"/>
                <w:kern w:val="0"/>
                <w:szCs w:val="21"/>
              </w:rPr>
              <w:t>（</w:t>
            </w:r>
            <w:r>
              <w:rPr>
                <w:rFonts w:ascii="Times New Roman" w:eastAsia="SimSun" w:hAnsi="Times New Roman" w:cs="Times New Roman"/>
                <w:kern w:val="0"/>
                <w:szCs w:val="21"/>
              </w:rPr>
              <w:t>t-value</w:t>
            </w:r>
            <w:r>
              <w:rPr>
                <w:rFonts w:ascii="Times New Roman" w:eastAsia="SimSun" w:hAnsi="Times New Roman" w:cs="Times New Roman"/>
                <w:kern w:val="0"/>
                <w:szCs w:val="21"/>
              </w:rPr>
              <w:t>）</w:t>
            </w:r>
          </w:p>
        </w:tc>
        <w:tc>
          <w:tcPr>
            <w:tcW w:w="2114" w:type="dxa"/>
            <w:tcBorders>
              <w:top w:val="single" w:sz="4" w:space="0" w:color="auto"/>
              <w:left w:val="nil"/>
              <w:bottom w:val="single" w:sz="4" w:space="0" w:color="auto"/>
              <w:right w:val="nil"/>
            </w:tcBorders>
            <w:vAlign w:val="center"/>
          </w:tcPr>
          <w:p w14:paraId="2C042FA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Overall effect</w:t>
            </w:r>
            <w:r>
              <w:rPr>
                <w:rFonts w:ascii="Times New Roman" w:eastAsia="SimSun" w:hAnsi="Times New Roman" w:cs="Times New Roman"/>
                <w:kern w:val="0"/>
                <w:szCs w:val="21"/>
              </w:rPr>
              <w:t>（</w:t>
            </w:r>
            <w:r>
              <w:rPr>
                <w:rFonts w:ascii="Times New Roman" w:eastAsia="SimSun" w:hAnsi="Times New Roman" w:cs="Times New Roman"/>
                <w:kern w:val="0"/>
                <w:szCs w:val="21"/>
              </w:rPr>
              <w:t>t-value</w:t>
            </w:r>
            <w:r>
              <w:rPr>
                <w:rFonts w:ascii="Times New Roman" w:eastAsia="SimSun" w:hAnsi="Times New Roman" w:cs="Times New Roman"/>
                <w:kern w:val="0"/>
                <w:szCs w:val="21"/>
              </w:rPr>
              <w:t>）</w:t>
            </w:r>
          </w:p>
        </w:tc>
        <w:tc>
          <w:tcPr>
            <w:tcW w:w="2114" w:type="dxa"/>
            <w:tcBorders>
              <w:top w:val="single" w:sz="4" w:space="0" w:color="auto"/>
              <w:left w:val="nil"/>
              <w:bottom w:val="single" w:sz="4" w:space="0" w:color="auto"/>
              <w:right w:val="nil"/>
            </w:tcBorders>
            <w:vAlign w:val="center"/>
          </w:tcPr>
          <w:p w14:paraId="37A4BDE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Mediation type</w:t>
            </w:r>
          </w:p>
        </w:tc>
      </w:tr>
      <w:tr w:rsidR="00713B2B" w14:paraId="785DC180" w14:textId="77777777">
        <w:trPr>
          <w:jc w:val="center"/>
        </w:trPr>
        <w:tc>
          <w:tcPr>
            <w:tcW w:w="2183" w:type="dxa"/>
            <w:tcBorders>
              <w:top w:val="single" w:sz="4" w:space="0" w:color="auto"/>
              <w:left w:val="nil"/>
              <w:bottom w:val="nil"/>
              <w:right w:val="nil"/>
            </w:tcBorders>
            <w:vAlign w:val="center"/>
          </w:tcPr>
          <w:p w14:paraId="0772F82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IN-&gt;SN-&gt;RI-&gt;RB</w:t>
            </w:r>
          </w:p>
        </w:tc>
        <w:tc>
          <w:tcPr>
            <w:tcW w:w="2050" w:type="dxa"/>
            <w:tcBorders>
              <w:top w:val="single" w:sz="4" w:space="0" w:color="auto"/>
              <w:left w:val="nil"/>
              <w:bottom w:val="nil"/>
              <w:right w:val="nil"/>
            </w:tcBorders>
            <w:vAlign w:val="center"/>
          </w:tcPr>
          <w:p w14:paraId="60A58C2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0.005(1.298)</w:t>
            </w:r>
          </w:p>
        </w:tc>
        <w:tc>
          <w:tcPr>
            <w:tcW w:w="2114" w:type="dxa"/>
            <w:vMerge w:val="restart"/>
            <w:tcBorders>
              <w:top w:val="nil"/>
              <w:left w:val="nil"/>
              <w:bottom w:val="nil"/>
              <w:right w:val="nil"/>
            </w:tcBorders>
            <w:vAlign w:val="center"/>
          </w:tcPr>
          <w:p w14:paraId="49FEE50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0.056***(3.525)</w:t>
            </w:r>
          </w:p>
        </w:tc>
        <w:tc>
          <w:tcPr>
            <w:tcW w:w="2114" w:type="dxa"/>
            <w:tcBorders>
              <w:top w:val="single" w:sz="4" w:space="0" w:color="auto"/>
              <w:left w:val="nil"/>
              <w:bottom w:val="nil"/>
              <w:right w:val="nil"/>
            </w:tcBorders>
            <w:vAlign w:val="center"/>
          </w:tcPr>
          <w:p w14:paraId="52A3FE4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Indirect-only mediation</w:t>
            </w:r>
          </w:p>
        </w:tc>
      </w:tr>
      <w:tr w:rsidR="00713B2B" w14:paraId="3A07FD7F" w14:textId="77777777">
        <w:trPr>
          <w:jc w:val="center"/>
        </w:trPr>
        <w:tc>
          <w:tcPr>
            <w:tcW w:w="2183" w:type="dxa"/>
            <w:tcBorders>
              <w:top w:val="nil"/>
              <w:left w:val="nil"/>
              <w:bottom w:val="nil"/>
              <w:right w:val="nil"/>
            </w:tcBorders>
            <w:vAlign w:val="center"/>
          </w:tcPr>
          <w:p w14:paraId="3FD54D0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IN-&gt;ATT-&gt;RI-&gt;RB</w:t>
            </w:r>
          </w:p>
        </w:tc>
        <w:tc>
          <w:tcPr>
            <w:tcW w:w="2050" w:type="dxa"/>
            <w:tcBorders>
              <w:top w:val="nil"/>
              <w:left w:val="nil"/>
              <w:bottom w:val="nil"/>
              <w:right w:val="nil"/>
            </w:tcBorders>
            <w:vAlign w:val="center"/>
          </w:tcPr>
          <w:p w14:paraId="74F9C7C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0.027**(2.781)</w:t>
            </w:r>
          </w:p>
        </w:tc>
        <w:tc>
          <w:tcPr>
            <w:tcW w:w="0" w:type="auto"/>
            <w:vMerge/>
            <w:tcBorders>
              <w:top w:val="nil"/>
              <w:left w:val="nil"/>
              <w:bottom w:val="nil"/>
              <w:right w:val="nil"/>
            </w:tcBorders>
            <w:vAlign w:val="center"/>
          </w:tcPr>
          <w:p w14:paraId="2D73331B" w14:textId="77777777" w:rsidR="00713B2B" w:rsidRDefault="00713B2B">
            <w:pPr>
              <w:rPr>
                <w:rFonts w:ascii="Times New Roman" w:eastAsia="SimSun" w:hAnsi="Times New Roman" w:cs="Times New Roman"/>
                <w:kern w:val="0"/>
                <w:szCs w:val="21"/>
              </w:rPr>
            </w:pPr>
          </w:p>
        </w:tc>
        <w:tc>
          <w:tcPr>
            <w:tcW w:w="2114" w:type="dxa"/>
            <w:tcBorders>
              <w:top w:val="nil"/>
              <w:left w:val="nil"/>
              <w:bottom w:val="nil"/>
              <w:right w:val="nil"/>
            </w:tcBorders>
            <w:vAlign w:val="center"/>
          </w:tcPr>
          <w:p w14:paraId="377C63A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Indirect-only mediation</w:t>
            </w:r>
          </w:p>
        </w:tc>
      </w:tr>
      <w:tr w:rsidR="00713B2B" w14:paraId="37C471EC" w14:textId="77777777">
        <w:trPr>
          <w:jc w:val="center"/>
        </w:trPr>
        <w:tc>
          <w:tcPr>
            <w:tcW w:w="2183" w:type="dxa"/>
            <w:tcBorders>
              <w:top w:val="nil"/>
              <w:left w:val="nil"/>
              <w:bottom w:val="nil"/>
              <w:right w:val="nil"/>
            </w:tcBorders>
            <w:vAlign w:val="center"/>
          </w:tcPr>
          <w:p w14:paraId="5F94C65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IN-&gt;PBC-&gt;RI-&gt;RB</w:t>
            </w:r>
          </w:p>
        </w:tc>
        <w:tc>
          <w:tcPr>
            <w:tcW w:w="2050" w:type="dxa"/>
            <w:tcBorders>
              <w:top w:val="nil"/>
              <w:left w:val="nil"/>
              <w:bottom w:val="nil"/>
              <w:right w:val="nil"/>
            </w:tcBorders>
            <w:vAlign w:val="center"/>
          </w:tcPr>
          <w:p w14:paraId="6989728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0.024*(2.499)</w:t>
            </w:r>
          </w:p>
        </w:tc>
        <w:tc>
          <w:tcPr>
            <w:tcW w:w="0" w:type="auto"/>
            <w:vMerge/>
            <w:tcBorders>
              <w:top w:val="nil"/>
              <w:left w:val="nil"/>
              <w:bottom w:val="nil"/>
              <w:right w:val="nil"/>
            </w:tcBorders>
            <w:vAlign w:val="center"/>
          </w:tcPr>
          <w:p w14:paraId="58FAD7F1" w14:textId="77777777" w:rsidR="00713B2B" w:rsidRDefault="00713B2B">
            <w:pPr>
              <w:rPr>
                <w:rFonts w:ascii="Times New Roman" w:eastAsia="SimSun" w:hAnsi="Times New Roman" w:cs="Times New Roman"/>
                <w:kern w:val="0"/>
                <w:szCs w:val="21"/>
              </w:rPr>
            </w:pPr>
          </w:p>
        </w:tc>
        <w:tc>
          <w:tcPr>
            <w:tcW w:w="2114" w:type="dxa"/>
            <w:tcBorders>
              <w:top w:val="nil"/>
              <w:left w:val="nil"/>
              <w:bottom w:val="nil"/>
              <w:right w:val="nil"/>
            </w:tcBorders>
            <w:vAlign w:val="center"/>
          </w:tcPr>
          <w:p w14:paraId="2A3B15E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Indirect-only mediation</w:t>
            </w:r>
          </w:p>
        </w:tc>
      </w:tr>
      <w:tr w:rsidR="00713B2B" w14:paraId="214C5B59" w14:textId="77777777">
        <w:trPr>
          <w:jc w:val="center"/>
        </w:trPr>
        <w:tc>
          <w:tcPr>
            <w:tcW w:w="2183" w:type="dxa"/>
            <w:tcBorders>
              <w:top w:val="nil"/>
              <w:left w:val="nil"/>
              <w:bottom w:val="nil"/>
              <w:right w:val="nil"/>
            </w:tcBorders>
            <w:vAlign w:val="center"/>
          </w:tcPr>
          <w:p w14:paraId="0653424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FC-&gt;SN-&gt;RI-&gt;RB</w:t>
            </w:r>
          </w:p>
        </w:tc>
        <w:tc>
          <w:tcPr>
            <w:tcW w:w="2050" w:type="dxa"/>
            <w:tcBorders>
              <w:top w:val="nil"/>
              <w:left w:val="nil"/>
              <w:bottom w:val="nil"/>
              <w:right w:val="nil"/>
            </w:tcBorders>
            <w:vAlign w:val="center"/>
          </w:tcPr>
          <w:p w14:paraId="4321711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0.019(1.952)</w:t>
            </w:r>
          </w:p>
        </w:tc>
        <w:tc>
          <w:tcPr>
            <w:tcW w:w="2114" w:type="dxa"/>
            <w:vMerge w:val="restart"/>
            <w:tcBorders>
              <w:top w:val="nil"/>
              <w:left w:val="nil"/>
              <w:bottom w:val="nil"/>
              <w:right w:val="nil"/>
            </w:tcBorders>
            <w:vAlign w:val="center"/>
          </w:tcPr>
          <w:p w14:paraId="74FC18A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0.221***(6.569)</w:t>
            </w:r>
          </w:p>
        </w:tc>
        <w:tc>
          <w:tcPr>
            <w:tcW w:w="2114" w:type="dxa"/>
            <w:tcBorders>
              <w:top w:val="nil"/>
              <w:left w:val="nil"/>
              <w:bottom w:val="nil"/>
              <w:right w:val="nil"/>
            </w:tcBorders>
            <w:vAlign w:val="center"/>
          </w:tcPr>
          <w:p w14:paraId="064BB43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Indirect-only mediation</w:t>
            </w:r>
          </w:p>
        </w:tc>
      </w:tr>
      <w:tr w:rsidR="00713B2B" w14:paraId="41D7989F" w14:textId="77777777">
        <w:trPr>
          <w:jc w:val="center"/>
        </w:trPr>
        <w:tc>
          <w:tcPr>
            <w:tcW w:w="2183" w:type="dxa"/>
            <w:tcBorders>
              <w:top w:val="nil"/>
              <w:left w:val="nil"/>
              <w:bottom w:val="nil"/>
              <w:right w:val="nil"/>
            </w:tcBorders>
            <w:vAlign w:val="center"/>
          </w:tcPr>
          <w:p w14:paraId="09592AD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FC-&gt;ATT-&gt;RI-&gt;RB</w:t>
            </w:r>
          </w:p>
        </w:tc>
        <w:tc>
          <w:tcPr>
            <w:tcW w:w="2050" w:type="dxa"/>
            <w:tcBorders>
              <w:top w:val="nil"/>
              <w:left w:val="nil"/>
              <w:bottom w:val="nil"/>
              <w:right w:val="nil"/>
            </w:tcBorders>
            <w:vAlign w:val="center"/>
          </w:tcPr>
          <w:p w14:paraId="3CCE4FB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0.078***(4.023)</w:t>
            </w:r>
          </w:p>
        </w:tc>
        <w:tc>
          <w:tcPr>
            <w:tcW w:w="0" w:type="auto"/>
            <w:vMerge/>
            <w:tcBorders>
              <w:top w:val="nil"/>
              <w:left w:val="nil"/>
              <w:bottom w:val="nil"/>
              <w:right w:val="nil"/>
            </w:tcBorders>
            <w:vAlign w:val="center"/>
          </w:tcPr>
          <w:p w14:paraId="51D48A0D" w14:textId="77777777" w:rsidR="00713B2B" w:rsidRDefault="00713B2B">
            <w:pPr>
              <w:rPr>
                <w:rFonts w:ascii="Times New Roman" w:eastAsia="SimSun" w:hAnsi="Times New Roman" w:cs="Times New Roman"/>
                <w:kern w:val="0"/>
                <w:szCs w:val="21"/>
              </w:rPr>
            </w:pPr>
          </w:p>
        </w:tc>
        <w:tc>
          <w:tcPr>
            <w:tcW w:w="2114" w:type="dxa"/>
            <w:tcBorders>
              <w:top w:val="nil"/>
              <w:left w:val="nil"/>
              <w:bottom w:val="nil"/>
              <w:right w:val="nil"/>
            </w:tcBorders>
            <w:vAlign w:val="center"/>
          </w:tcPr>
          <w:p w14:paraId="61C0F08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Indirect-only mediation</w:t>
            </w:r>
          </w:p>
        </w:tc>
      </w:tr>
      <w:tr w:rsidR="00713B2B" w14:paraId="2A6AD853" w14:textId="77777777">
        <w:trPr>
          <w:jc w:val="center"/>
        </w:trPr>
        <w:tc>
          <w:tcPr>
            <w:tcW w:w="2183" w:type="dxa"/>
            <w:tcBorders>
              <w:top w:val="nil"/>
              <w:left w:val="nil"/>
              <w:bottom w:val="nil"/>
              <w:right w:val="nil"/>
            </w:tcBorders>
            <w:vAlign w:val="center"/>
          </w:tcPr>
          <w:p w14:paraId="0706ED1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FC-&gt;PBC-&gt;RI-&gt;RB</w:t>
            </w:r>
          </w:p>
        </w:tc>
        <w:tc>
          <w:tcPr>
            <w:tcW w:w="2050" w:type="dxa"/>
            <w:tcBorders>
              <w:top w:val="nil"/>
              <w:left w:val="nil"/>
              <w:bottom w:val="nil"/>
              <w:right w:val="nil"/>
            </w:tcBorders>
            <w:vAlign w:val="center"/>
          </w:tcPr>
          <w:p w14:paraId="2FC289B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0.125***(4.971)</w:t>
            </w:r>
          </w:p>
        </w:tc>
        <w:tc>
          <w:tcPr>
            <w:tcW w:w="0" w:type="auto"/>
            <w:vMerge/>
            <w:tcBorders>
              <w:top w:val="nil"/>
              <w:left w:val="nil"/>
              <w:bottom w:val="nil"/>
              <w:right w:val="nil"/>
            </w:tcBorders>
            <w:vAlign w:val="center"/>
          </w:tcPr>
          <w:p w14:paraId="5528E1DA" w14:textId="77777777" w:rsidR="00713B2B" w:rsidRDefault="00713B2B">
            <w:pPr>
              <w:rPr>
                <w:rFonts w:ascii="Times New Roman" w:eastAsia="SimSun" w:hAnsi="Times New Roman" w:cs="Times New Roman"/>
                <w:kern w:val="0"/>
                <w:szCs w:val="21"/>
              </w:rPr>
            </w:pPr>
          </w:p>
        </w:tc>
        <w:tc>
          <w:tcPr>
            <w:tcW w:w="2114" w:type="dxa"/>
            <w:tcBorders>
              <w:top w:val="nil"/>
              <w:left w:val="nil"/>
              <w:bottom w:val="nil"/>
              <w:right w:val="nil"/>
            </w:tcBorders>
            <w:vAlign w:val="center"/>
          </w:tcPr>
          <w:p w14:paraId="1C6D5BE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Indirect-only mediation</w:t>
            </w:r>
          </w:p>
        </w:tc>
      </w:tr>
      <w:tr w:rsidR="00713B2B" w14:paraId="11C9C06A" w14:textId="77777777">
        <w:trPr>
          <w:jc w:val="center"/>
        </w:trPr>
        <w:tc>
          <w:tcPr>
            <w:tcW w:w="2183" w:type="dxa"/>
            <w:tcBorders>
              <w:top w:val="nil"/>
              <w:left w:val="nil"/>
              <w:bottom w:val="nil"/>
              <w:right w:val="nil"/>
            </w:tcBorders>
            <w:vAlign w:val="center"/>
          </w:tcPr>
          <w:p w14:paraId="5FF9BF3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SN-&gt;RI-&gt;RB</w:t>
            </w:r>
          </w:p>
        </w:tc>
        <w:tc>
          <w:tcPr>
            <w:tcW w:w="2050" w:type="dxa"/>
            <w:tcBorders>
              <w:top w:val="nil"/>
              <w:left w:val="nil"/>
              <w:bottom w:val="nil"/>
              <w:right w:val="nil"/>
            </w:tcBorders>
            <w:vAlign w:val="center"/>
          </w:tcPr>
          <w:p w14:paraId="0B29A3B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0.037*(2.078)</w:t>
            </w:r>
          </w:p>
        </w:tc>
        <w:tc>
          <w:tcPr>
            <w:tcW w:w="2114" w:type="dxa"/>
            <w:tcBorders>
              <w:top w:val="nil"/>
              <w:left w:val="nil"/>
              <w:bottom w:val="nil"/>
              <w:right w:val="nil"/>
            </w:tcBorders>
            <w:vAlign w:val="center"/>
          </w:tcPr>
          <w:p w14:paraId="577B155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0.037*(2.078)</w:t>
            </w:r>
          </w:p>
        </w:tc>
        <w:tc>
          <w:tcPr>
            <w:tcW w:w="2114" w:type="dxa"/>
            <w:tcBorders>
              <w:top w:val="nil"/>
              <w:left w:val="nil"/>
              <w:bottom w:val="nil"/>
              <w:right w:val="nil"/>
            </w:tcBorders>
            <w:vAlign w:val="center"/>
          </w:tcPr>
          <w:p w14:paraId="27EEDE0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Indirect-only mediation</w:t>
            </w:r>
          </w:p>
        </w:tc>
      </w:tr>
      <w:tr w:rsidR="00713B2B" w14:paraId="09E6501D" w14:textId="77777777">
        <w:trPr>
          <w:jc w:val="center"/>
        </w:trPr>
        <w:tc>
          <w:tcPr>
            <w:tcW w:w="2183" w:type="dxa"/>
            <w:tcBorders>
              <w:top w:val="nil"/>
              <w:left w:val="nil"/>
              <w:bottom w:val="nil"/>
              <w:right w:val="nil"/>
            </w:tcBorders>
            <w:vAlign w:val="center"/>
          </w:tcPr>
          <w:p w14:paraId="03E7699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lastRenderedPageBreak/>
              <w:t>ATT-&gt;RI-&gt;RB</w:t>
            </w:r>
          </w:p>
        </w:tc>
        <w:tc>
          <w:tcPr>
            <w:tcW w:w="2050" w:type="dxa"/>
            <w:tcBorders>
              <w:top w:val="nil"/>
              <w:left w:val="nil"/>
              <w:bottom w:val="nil"/>
              <w:right w:val="nil"/>
            </w:tcBorders>
            <w:vAlign w:val="center"/>
          </w:tcPr>
          <w:p w14:paraId="5FCB945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0.138***(4.893)</w:t>
            </w:r>
          </w:p>
        </w:tc>
        <w:tc>
          <w:tcPr>
            <w:tcW w:w="2114" w:type="dxa"/>
            <w:tcBorders>
              <w:top w:val="nil"/>
              <w:left w:val="nil"/>
              <w:bottom w:val="nil"/>
              <w:right w:val="nil"/>
            </w:tcBorders>
            <w:vAlign w:val="center"/>
          </w:tcPr>
          <w:p w14:paraId="20067B1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0.138***(4.893)</w:t>
            </w:r>
          </w:p>
        </w:tc>
        <w:tc>
          <w:tcPr>
            <w:tcW w:w="2114" w:type="dxa"/>
            <w:tcBorders>
              <w:top w:val="nil"/>
              <w:left w:val="nil"/>
              <w:bottom w:val="nil"/>
              <w:right w:val="nil"/>
            </w:tcBorders>
            <w:vAlign w:val="center"/>
          </w:tcPr>
          <w:p w14:paraId="33ACDEA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Indirect-only mediation</w:t>
            </w:r>
          </w:p>
        </w:tc>
      </w:tr>
      <w:tr w:rsidR="00713B2B" w14:paraId="6EEDF505" w14:textId="77777777">
        <w:trPr>
          <w:jc w:val="center"/>
        </w:trPr>
        <w:tc>
          <w:tcPr>
            <w:tcW w:w="2183" w:type="dxa"/>
            <w:tcBorders>
              <w:top w:val="nil"/>
              <w:left w:val="nil"/>
              <w:bottom w:val="single" w:sz="4" w:space="0" w:color="auto"/>
              <w:right w:val="nil"/>
            </w:tcBorders>
            <w:vAlign w:val="center"/>
          </w:tcPr>
          <w:p w14:paraId="639C18C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PBC-&gt;RI-&gt;RB</w:t>
            </w:r>
          </w:p>
        </w:tc>
        <w:tc>
          <w:tcPr>
            <w:tcW w:w="2050" w:type="dxa"/>
            <w:tcBorders>
              <w:top w:val="nil"/>
              <w:left w:val="nil"/>
              <w:bottom w:val="single" w:sz="4" w:space="0" w:color="auto"/>
              <w:right w:val="nil"/>
            </w:tcBorders>
            <w:vAlign w:val="center"/>
          </w:tcPr>
          <w:p w14:paraId="766FD65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0.192***(5.717)</w:t>
            </w:r>
          </w:p>
        </w:tc>
        <w:tc>
          <w:tcPr>
            <w:tcW w:w="2114" w:type="dxa"/>
            <w:tcBorders>
              <w:top w:val="nil"/>
              <w:left w:val="nil"/>
              <w:bottom w:val="single" w:sz="4" w:space="0" w:color="auto"/>
              <w:right w:val="nil"/>
            </w:tcBorders>
            <w:vAlign w:val="center"/>
          </w:tcPr>
          <w:p w14:paraId="3B7DF8E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0.192***(5.717)</w:t>
            </w:r>
          </w:p>
        </w:tc>
        <w:tc>
          <w:tcPr>
            <w:tcW w:w="2114" w:type="dxa"/>
            <w:tcBorders>
              <w:top w:val="nil"/>
              <w:left w:val="nil"/>
              <w:bottom w:val="single" w:sz="4" w:space="0" w:color="auto"/>
              <w:right w:val="nil"/>
            </w:tcBorders>
            <w:vAlign w:val="center"/>
          </w:tcPr>
          <w:p w14:paraId="6AC3A71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Indirect-only mediation</w:t>
            </w:r>
          </w:p>
        </w:tc>
      </w:tr>
    </w:tbl>
    <w:p w14:paraId="39DDAE96" w14:textId="77777777" w:rsidR="00713B2B" w:rsidRDefault="00D04354" w:rsidP="00363098">
      <w:pPr>
        <w:pStyle w:val="a9"/>
        <w:rPr>
          <w:rFonts w:ascii="SimSun" w:hAnsi="SimSun"/>
        </w:rPr>
      </w:pPr>
      <w:r>
        <w:rPr>
          <w:rFonts w:hint="eastAsia"/>
        </w:rPr>
        <w:t>注</w:t>
      </w:r>
      <w:r>
        <w:rPr>
          <w:rFonts w:hint="eastAsia"/>
        </w:rPr>
        <w:t>: *p &lt; 0.05, **p &lt; 0.01, ***p&lt;0.001</w:t>
      </w:r>
      <w:r>
        <w:rPr>
          <w:rFonts w:hint="eastAsia"/>
        </w:rPr>
        <w:t>；</w:t>
      </w:r>
      <w:r>
        <w:rPr>
          <w:rFonts w:hint="eastAsia"/>
        </w:rPr>
        <w:t>ATT</w:t>
      </w:r>
      <w:r>
        <w:rPr>
          <w:rFonts w:hint="eastAsia"/>
        </w:rPr>
        <w:t>：态度；</w:t>
      </w:r>
      <w:r>
        <w:rPr>
          <w:rFonts w:hint="eastAsia"/>
        </w:rPr>
        <w:t>IN</w:t>
      </w:r>
      <w:r>
        <w:rPr>
          <w:rFonts w:hint="eastAsia"/>
        </w:rPr>
        <w:t>：激励；</w:t>
      </w:r>
      <w:r>
        <w:rPr>
          <w:rFonts w:hint="eastAsia"/>
        </w:rPr>
        <w:t>IP</w:t>
      </w:r>
      <w:r>
        <w:rPr>
          <w:rFonts w:hint="eastAsia"/>
        </w:rPr>
        <w:t>：信息宣传；</w:t>
      </w:r>
      <w:r>
        <w:rPr>
          <w:rFonts w:hint="eastAsia"/>
        </w:rPr>
        <w:t>PBC</w:t>
      </w:r>
      <w:r>
        <w:rPr>
          <w:rFonts w:hint="eastAsia"/>
        </w:rPr>
        <w:t>：知觉行为控制；</w:t>
      </w:r>
      <w:r>
        <w:rPr>
          <w:rFonts w:hint="eastAsia"/>
        </w:rPr>
        <w:t>RB</w:t>
      </w:r>
      <w:r>
        <w:rPr>
          <w:rFonts w:hint="eastAsia"/>
        </w:rPr>
        <w:t>：回收行为；</w:t>
      </w:r>
      <w:r>
        <w:rPr>
          <w:rFonts w:hint="eastAsia"/>
        </w:rPr>
        <w:t>RI</w:t>
      </w:r>
      <w:r>
        <w:rPr>
          <w:rFonts w:hint="eastAsia"/>
        </w:rPr>
        <w:t>：回收意向；</w:t>
      </w:r>
      <w:r>
        <w:rPr>
          <w:rFonts w:hint="eastAsia"/>
        </w:rPr>
        <w:t>FC</w:t>
      </w:r>
      <w:r>
        <w:rPr>
          <w:rFonts w:hint="eastAsia"/>
        </w:rPr>
        <w:t>：促进条件；</w:t>
      </w:r>
      <w:r>
        <w:rPr>
          <w:rFonts w:hint="eastAsia"/>
        </w:rPr>
        <w:t>SN</w:t>
      </w:r>
      <w:r>
        <w:rPr>
          <w:rFonts w:hint="eastAsia"/>
        </w:rPr>
        <w:t>：主观规范。</w:t>
      </w:r>
    </w:p>
    <w:p w14:paraId="087F8E62" w14:textId="77777777" w:rsidR="00713B2B" w:rsidRDefault="00713B2B">
      <w:pPr>
        <w:spacing w:line="360" w:lineRule="auto"/>
        <w:rPr>
          <w:rFonts w:ascii="SimSun" w:eastAsia="SimSun" w:hAnsi="SimSun" w:cs="SimSun"/>
          <w:sz w:val="24"/>
        </w:rPr>
      </w:pPr>
    </w:p>
    <w:p w14:paraId="2085E992" w14:textId="77777777" w:rsidR="00713B2B" w:rsidRDefault="00D04354">
      <w:pPr>
        <w:pStyle w:val="11"/>
      </w:pPr>
      <w:r>
        <w:rPr>
          <w:rFonts w:hint="eastAsia"/>
        </w:rPr>
        <w:t>（</w:t>
      </w:r>
      <w:r>
        <w:rPr>
          <w:rFonts w:hint="eastAsia"/>
        </w:rPr>
        <w:t>3</w:t>
      </w:r>
      <w:r>
        <w:rPr>
          <w:rFonts w:hint="eastAsia"/>
        </w:rPr>
        <w:t>）调节效应</w:t>
      </w:r>
    </w:p>
    <w:p w14:paraId="4C5E40B5" w14:textId="77777777" w:rsidR="00713B2B" w:rsidRDefault="00D04354">
      <w:pPr>
        <w:pStyle w:val="11"/>
      </w:pPr>
      <w:r>
        <w:rPr>
          <w:rFonts w:hint="eastAsia"/>
        </w:rPr>
        <w:t>利用</w:t>
      </w:r>
      <w:r>
        <w:rPr>
          <w:rFonts w:hint="eastAsia"/>
        </w:rPr>
        <w:t>PROCESS</w:t>
      </w:r>
      <w:r>
        <w:rPr>
          <w:rFonts w:hint="eastAsia"/>
        </w:rPr>
        <w:t>构建变量间的交互项，评估信息宣传的调节作用。结果表明，信息宣传对回收意愿的调节作用显著（</w:t>
      </w:r>
      <w:r>
        <w:rPr>
          <w:rFonts w:hint="eastAsia"/>
        </w:rPr>
        <w:t>p &lt; 0.05</w:t>
      </w:r>
      <w:r>
        <w:rPr>
          <w:rFonts w:hint="eastAsia"/>
        </w:rPr>
        <w:t>），呈正向调节作用。详细结果见表</w:t>
      </w:r>
      <w:r>
        <w:t>3-16</w:t>
      </w:r>
      <w:r>
        <w:rPr>
          <w:rFonts w:hint="eastAsia"/>
        </w:rPr>
        <w:t>。</w:t>
      </w:r>
    </w:p>
    <w:p w14:paraId="56E54235" w14:textId="77777777" w:rsidR="00713B2B" w:rsidRDefault="00D04354" w:rsidP="00363098">
      <w:pPr>
        <w:pStyle w:val="a7"/>
      </w:pPr>
      <w:bookmarkStart w:id="87" w:name="_Toc192689101"/>
      <w:r>
        <w:rPr>
          <w:rFonts w:hint="eastAsia"/>
        </w:rPr>
        <w:t>表</w:t>
      </w:r>
      <w:r>
        <w:rPr>
          <w:rFonts w:hint="eastAsia"/>
        </w:rPr>
        <w:t>3-1</w:t>
      </w:r>
      <w:r>
        <w:t>6</w:t>
      </w:r>
      <w:r>
        <w:rPr>
          <w:rFonts w:hint="eastAsia"/>
        </w:rPr>
        <w:t xml:space="preserve"> </w:t>
      </w:r>
      <w:r>
        <w:rPr>
          <w:rFonts w:hint="eastAsia"/>
        </w:rPr>
        <w:t>信息宣传对回收意愿的调节作用</w:t>
      </w:r>
      <w:bookmarkEnd w:id="87"/>
    </w:p>
    <w:tbl>
      <w:tblPr>
        <w:tblStyle w:val="10"/>
        <w:tblW w:w="0" w:type="auto"/>
        <w:jc w:val="center"/>
        <w:tblBorders>
          <w:left w:val="none" w:sz="0" w:space="0" w:color="auto"/>
          <w:right w:val="none" w:sz="0" w:space="0" w:color="auto"/>
        </w:tblBorders>
        <w:tblLook w:val="04A0" w:firstRow="1" w:lastRow="0" w:firstColumn="1" w:lastColumn="0" w:noHBand="0" w:noVBand="1"/>
      </w:tblPr>
      <w:tblGrid>
        <w:gridCol w:w="1316"/>
        <w:gridCol w:w="978"/>
        <w:gridCol w:w="1000"/>
        <w:gridCol w:w="1000"/>
        <w:gridCol w:w="1023"/>
        <w:gridCol w:w="978"/>
        <w:gridCol w:w="1023"/>
        <w:gridCol w:w="978"/>
      </w:tblGrid>
      <w:tr w:rsidR="00713B2B" w14:paraId="55828E91" w14:textId="77777777">
        <w:trPr>
          <w:jc w:val="center"/>
        </w:trPr>
        <w:tc>
          <w:tcPr>
            <w:tcW w:w="1316" w:type="dxa"/>
            <w:tcBorders>
              <w:top w:val="single" w:sz="4" w:space="0" w:color="auto"/>
              <w:left w:val="nil"/>
              <w:bottom w:val="single" w:sz="4" w:space="0" w:color="auto"/>
              <w:right w:val="nil"/>
            </w:tcBorders>
            <w:vAlign w:val="center"/>
          </w:tcPr>
          <w:p w14:paraId="3429DF0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Model Summary</w:t>
            </w:r>
          </w:p>
        </w:tc>
        <w:tc>
          <w:tcPr>
            <w:tcW w:w="978" w:type="dxa"/>
            <w:tcBorders>
              <w:top w:val="single" w:sz="4" w:space="0" w:color="auto"/>
              <w:left w:val="nil"/>
              <w:bottom w:val="single" w:sz="4" w:space="0" w:color="auto"/>
              <w:right w:val="nil"/>
            </w:tcBorders>
            <w:vAlign w:val="center"/>
          </w:tcPr>
          <w:p w14:paraId="455D8EA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w:t>
            </w:r>
          </w:p>
        </w:tc>
        <w:tc>
          <w:tcPr>
            <w:tcW w:w="1000" w:type="dxa"/>
            <w:tcBorders>
              <w:top w:val="single" w:sz="4" w:space="0" w:color="auto"/>
              <w:left w:val="nil"/>
              <w:bottom w:val="single" w:sz="4" w:space="0" w:color="auto"/>
              <w:right w:val="nil"/>
            </w:tcBorders>
            <w:vAlign w:val="center"/>
          </w:tcPr>
          <w:p w14:paraId="313622E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R-sq</w:t>
            </w:r>
          </w:p>
        </w:tc>
        <w:tc>
          <w:tcPr>
            <w:tcW w:w="1000" w:type="dxa"/>
            <w:tcBorders>
              <w:top w:val="single" w:sz="4" w:space="0" w:color="auto"/>
              <w:left w:val="nil"/>
              <w:bottom w:val="single" w:sz="4" w:space="0" w:color="auto"/>
              <w:right w:val="nil"/>
            </w:tcBorders>
            <w:vAlign w:val="center"/>
          </w:tcPr>
          <w:p w14:paraId="04E53B3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MSE</w:t>
            </w:r>
          </w:p>
        </w:tc>
        <w:tc>
          <w:tcPr>
            <w:tcW w:w="1023" w:type="dxa"/>
            <w:tcBorders>
              <w:top w:val="single" w:sz="4" w:space="0" w:color="auto"/>
              <w:left w:val="nil"/>
              <w:bottom w:val="single" w:sz="4" w:space="0" w:color="auto"/>
              <w:right w:val="nil"/>
            </w:tcBorders>
            <w:vAlign w:val="center"/>
          </w:tcPr>
          <w:p w14:paraId="691DF4F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F</w:t>
            </w:r>
          </w:p>
        </w:tc>
        <w:tc>
          <w:tcPr>
            <w:tcW w:w="978" w:type="dxa"/>
            <w:tcBorders>
              <w:top w:val="single" w:sz="4" w:space="0" w:color="auto"/>
              <w:left w:val="nil"/>
              <w:bottom w:val="single" w:sz="4" w:space="0" w:color="auto"/>
              <w:right w:val="nil"/>
            </w:tcBorders>
            <w:vAlign w:val="center"/>
          </w:tcPr>
          <w:p w14:paraId="3D4B79D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df1</w:t>
            </w:r>
          </w:p>
        </w:tc>
        <w:tc>
          <w:tcPr>
            <w:tcW w:w="1023" w:type="dxa"/>
            <w:tcBorders>
              <w:top w:val="single" w:sz="4" w:space="0" w:color="auto"/>
              <w:left w:val="nil"/>
              <w:bottom w:val="single" w:sz="4" w:space="0" w:color="auto"/>
              <w:right w:val="nil"/>
            </w:tcBorders>
            <w:vAlign w:val="center"/>
          </w:tcPr>
          <w:p w14:paraId="138E7D0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df2</w:t>
            </w:r>
          </w:p>
        </w:tc>
        <w:tc>
          <w:tcPr>
            <w:tcW w:w="978" w:type="dxa"/>
            <w:tcBorders>
              <w:top w:val="single" w:sz="4" w:space="0" w:color="auto"/>
              <w:left w:val="nil"/>
              <w:bottom w:val="single" w:sz="4" w:space="0" w:color="auto"/>
              <w:right w:val="nil"/>
            </w:tcBorders>
            <w:vAlign w:val="center"/>
          </w:tcPr>
          <w:p w14:paraId="5C5F77C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p</w:t>
            </w:r>
          </w:p>
        </w:tc>
      </w:tr>
      <w:tr w:rsidR="00713B2B" w14:paraId="71614657" w14:textId="77777777">
        <w:trPr>
          <w:jc w:val="center"/>
        </w:trPr>
        <w:tc>
          <w:tcPr>
            <w:tcW w:w="1316" w:type="dxa"/>
            <w:tcBorders>
              <w:top w:val="single" w:sz="4" w:space="0" w:color="auto"/>
              <w:left w:val="nil"/>
              <w:bottom w:val="nil"/>
              <w:right w:val="nil"/>
            </w:tcBorders>
            <w:vAlign w:val="center"/>
          </w:tcPr>
          <w:p w14:paraId="0CA42DE4" w14:textId="77777777" w:rsidR="00713B2B" w:rsidRDefault="00713B2B">
            <w:pPr>
              <w:jc w:val="center"/>
              <w:rPr>
                <w:rFonts w:ascii="Times New Roman" w:eastAsia="SimSun" w:hAnsi="Times New Roman" w:cs="Times New Roman"/>
                <w:kern w:val="0"/>
                <w:szCs w:val="21"/>
              </w:rPr>
            </w:pPr>
          </w:p>
        </w:tc>
        <w:tc>
          <w:tcPr>
            <w:tcW w:w="978" w:type="dxa"/>
            <w:tcBorders>
              <w:top w:val="single" w:sz="4" w:space="0" w:color="auto"/>
              <w:left w:val="nil"/>
              <w:bottom w:val="nil"/>
              <w:right w:val="nil"/>
            </w:tcBorders>
            <w:vAlign w:val="center"/>
          </w:tcPr>
          <w:p w14:paraId="118135C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0.5124</w:t>
            </w:r>
          </w:p>
        </w:tc>
        <w:tc>
          <w:tcPr>
            <w:tcW w:w="1000" w:type="dxa"/>
            <w:tcBorders>
              <w:top w:val="single" w:sz="4" w:space="0" w:color="auto"/>
              <w:left w:val="nil"/>
              <w:bottom w:val="nil"/>
              <w:right w:val="nil"/>
            </w:tcBorders>
            <w:vAlign w:val="center"/>
          </w:tcPr>
          <w:p w14:paraId="24F9FF9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0.2625</w:t>
            </w:r>
          </w:p>
        </w:tc>
        <w:tc>
          <w:tcPr>
            <w:tcW w:w="1000" w:type="dxa"/>
            <w:tcBorders>
              <w:top w:val="single" w:sz="4" w:space="0" w:color="auto"/>
              <w:left w:val="nil"/>
              <w:bottom w:val="nil"/>
              <w:right w:val="nil"/>
            </w:tcBorders>
            <w:vAlign w:val="center"/>
          </w:tcPr>
          <w:p w14:paraId="25CF494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2.8919</w:t>
            </w:r>
          </w:p>
        </w:tc>
        <w:tc>
          <w:tcPr>
            <w:tcW w:w="1023" w:type="dxa"/>
            <w:tcBorders>
              <w:top w:val="single" w:sz="4" w:space="0" w:color="auto"/>
              <w:left w:val="nil"/>
              <w:bottom w:val="nil"/>
              <w:right w:val="nil"/>
            </w:tcBorders>
            <w:vAlign w:val="center"/>
          </w:tcPr>
          <w:p w14:paraId="1C3BFC1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72.6147</w:t>
            </w:r>
          </w:p>
        </w:tc>
        <w:tc>
          <w:tcPr>
            <w:tcW w:w="978" w:type="dxa"/>
            <w:tcBorders>
              <w:top w:val="single" w:sz="4" w:space="0" w:color="auto"/>
              <w:left w:val="nil"/>
              <w:bottom w:val="nil"/>
              <w:right w:val="nil"/>
            </w:tcBorders>
            <w:vAlign w:val="center"/>
          </w:tcPr>
          <w:p w14:paraId="444203F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3.0000</w:t>
            </w:r>
          </w:p>
        </w:tc>
        <w:tc>
          <w:tcPr>
            <w:tcW w:w="1023" w:type="dxa"/>
            <w:tcBorders>
              <w:top w:val="single" w:sz="4" w:space="0" w:color="auto"/>
              <w:left w:val="nil"/>
              <w:bottom w:val="nil"/>
              <w:right w:val="nil"/>
            </w:tcBorders>
            <w:vAlign w:val="center"/>
          </w:tcPr>
          <w:p w14:paraId="33A0361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612.0000</w:t>
            </w:r>
          </w:p>
        </w:tc>
        <w:tc>
          <w:tcPr>
            <w:tcW w:w="978" w:type="dxa"/>
            <w:tcBorders>
              <w:top w:val="single" w:sz="4" w:space="0" w:color="auto"/>
              <w:left w:val="nil"/>
              <w:bottom w:val="nil"/>
              <w:right w:val="nil"/>
            </w:tcBorders>
            <w:vAlign w:val="center"/>
          </w:tcPr>
          <w:p w14:paraId="2447CBC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0.0000</w:t>
            </w:r>
          </w:p>
        </w:tc>
      </w:tr>
      <w:tr w:rsidR="00713B2B" w14:paraId="5B06BDAA" w14:textId="77777777">
        <w:trPr>
          <w:jc w:val="center"/>
        </w:trPr>
        <w:tc>
          <w:tcPr>
            <w:tcW w:w="1316" w:type="dxa"/>
            <w:tcBorders>
              <w:top w:val="nil"/>
              <w:left w:val="nil"/>
              <w:bottom w:val="nil"/>
              <w:right w:val="nil"/>
            </w:tcBorders>
            <w:vAlign w:val="center"/>
          </w:tcPr>
          <w:p w14:paraId="3BD4688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Model</w:t>
            </w:r>
          </w:p>
        </w:tc>
        <w:tc>
          <w:tcPr>
            <w:tcW w:w="978" w:type="dxa"/>
            <w:tcBorders>
              <w:top w:val="nil"/>
              <w:left w:val="nil"/>
              <w:bottom w:val="nil"/>
              <w:right w:val="nil"/>
            </w:tcBorders>
            <w:vAlign w:val="center"/>
          </w:tcPr>
          <w:p w14:paraId="5EBAAC54" w14:textId="77777777" w:rsidR="00713B2B" w:rsidRDefault="00D04354">
            <w:pPr>
              <w:jc w:val="center"/>
              <w:rPr>
                <w:rFonts w:ascii="Times New Roman" w:eastAsia="SimSun" w:hAnsi="Times New Roman" w:cs="Times New Roman"/>
                <w:kern w:val="0"/>
                <w:szCs w:val="21"/>
              </w:rPr>
            </w:pPr>
            <w:proofErr w:type="spellStart"/>
            <w:r>
              <w:rPr>
                <w:rFonts w:ascii="Times New Roman" w:eastAsia="SimSun" w:hAnsi="Times New Roman" w:cs="Times New Roman"/>
                <w:kern w:val="0"/>
                <w:szCs w:val="21"/>
              </w:rPr>
              <w:t>coeff</w:t>
            </w:r>
            <w:proofErr w:type="spellEnd"/>
          </w:p>
        </w:tc>
        <w:tc>
          <w:tcPr>
            <w:tcW w:w="1000" w:type="dxa"/>
            <w:tcBorders>
              <w:top w:val="nil"/>
              <w:left w:val="nil"/>
              <w:bottom w:val="nil"/>
              <w:right w:val="nil"/>
            </w:tcBorders>
            <w:vAlign w:val="center"/>
          </w:tcPr>
          <w:p w14:paraId="3A71EF9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se</w:t>
            </w:r>
          </w:p>
        </w:tc>
        <w:tc>
          <w:tcPr>
            <w:tcW w:w="1000" w:type="dxa"/>
            <w:tcBorders>
              <w:top w:val="nil"/>
              <w:left w:val="nil"/>
              <w:bottom w:val="nil"/>
              <w:right w:val="nil"/>
            </w:tcBorders>
            <w:vAlign w:val="center"/>
          </w:tcPr>
          <w:p w14:paraId="4000CB2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t</w:t>
            </w:r>
          </w:p>
        </w:tc>
        <w:tc>
          <w:tcPr>
            <w:tcW w:w="1023" w:type="dxa"/>
            <w:tcBorders>
              <w:top w:val="nil"/>
              <w:left w:val="nil"/>
              <w:bottom w:val="nil"/>
              <w:right w:val="nil"/>
            </w:tcBorders>
            <w:vAlign w:val="center"/>
          </w:tcPr>
          <w:p w14:paraId="797F189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p</w:t>
            </w:r>
          </w:p>
        </w:tc>
        <w:tc>
          <w:tcPr>
            <w:tcW w:w="978" w:type="dxa"/>
            <w:tcBorders>
              <w:top w:val="nil"/>
              <w:left w:val="nil"/>
              <w:bottom w:val="nil"/>
              <w:right w:val="nil"/>
            </w:tcBorders>
            <w:vAlign w:val="center"/>
          </w:tcPr>
          <w:p w14:paraId="1BE06A1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LLCI</w:t>
            </w:r>
          </w:p>
        </w:tc>
        <w:tc>
          <w:tcPr>
            <w:tcW w:w="1023" w:type="dxa"/>
            <w:tcBorders>
              <w:top w:val="nil"/>
              <w:left w:val="nil"/>
              <w:bottom w:val="nil"/>
              <w:right w:val="nil"/>
            </w:tcBorders>
            <w:vAlign w:val="center"/>
          </w:tcPr>
          <w:p w14:paraId="0B530EF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ULCI</w:t>
            </w:r>
          </w:p>
        </w:tc>
        <w:tc>
          <w:tcPr>
            <w:tcW w:w="978" w:type="dxa"/>
            <w:tcBorders>
              <w:top w:val="nil"/>
              <w:left w:val="nil"/>
              <w:bottom w:val="nil"/>
              <w:right w:val="nil"/>
            </w:tcBorders>
            <w:vAlign w:val="center"/>
          </w:tcPr>
          <w:p w14:paraId="0C70B61A" w14:textId="77777777" w:rsidR="00713B2B" w:rsidRDefault="00713B2B">
            <w:pPr>
              <w:jc w:val="center"/>
              <w:rPr>
                <w:rFonts w:ascii="Times New Roman" w:eastAsia="SimSun" w:hAnsi="Times New Roman" w:cs="Times New Roman"/>
                <w:kern w:val="0"/>
                <w:szCs w:val="21"/>
              </w:rPr>
            </w:pPr>
          </w:p>
        </w:tc>
      </w:tr>
      <w:tr w:rsidR="00713B2B" w14:paraId="516BA8B2" w14:textId="77777777">
        <w:trPr>
          <w:jc w:val="center"/>
        </w:trPr>
        <w:tc>
          <w:tcPr>
            <w:tcW w:w="1316" w:type="dxa"/>
            <w:tcBorders>
              <w:top w:val="nil"/>
              <w:left w:val="nil"/>
              <w:bottom w:val="nil"/>
              <w:right w:val="nil"/>
            </w:tcBorders>
            <w:vAlign w:val="center"/>
          </w:tcPr>
          <w:p w14:paraId="2CA701C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Constant</w:t>
            </w:r>
          </w:p>
        </w:tc>
        <w:tc>
          <w:tcPr>
            <w:tcW w:w="978" w:type="dxa"/>
            <w:tcBorders>
              <w:top w:val="nil"/>
              <w:left w:val="nil"/>
              <w:bottom w:val="nil"/>
              <w:right w:val="nil"/>
            </w:tcBorders>
            <w:vAlign w:val="center"/>
          </w:tcPr>
          <w:p w14:paraId="1DFBA25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3.9877</w:t>
            </w:r>
          </w:p>
        </w:tc>
        <w:tc>
          <w:tcPr>
            <w:tcW w:w="1000" w:type="dxa"/>
            <w:tcBorders>
              <w:top w:val="nil"/>
              <w:left w:val="nil"/>
              <w:bottom w:val="nil"/>
              <w:right w:val="nil"/>
            </w:tcBorders>
            <w:vAlign w:val="center"/>
          </w:tcPr>
          <w:p w14:paraId="598F607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0.0788</w:t>
            </w:r>
          </w:p>
        </w:tc>
        <w:tc>
          <w:tcPr>
            <w:tcW w:w="1000" w:type="dxa"/>
            <w:tcBorders>
              <w:top w:val="nil"/>
              <w:left w:val="nil"/>
              <w:bottom w:val="nil"/>
              <w:right w:val="nil"/>
            </w:tcBorders>
            <w:vAlign w:val="center"/>
          </w:tcPr>
          <w:p w14:paraId="6C74509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50.6002</w:t>
            </w:r>
          </w:p>
        </w:tc>
        <w:tc>
          <w:tcPr>
            <w:tcW w:w="1023" w:type="dxa"/>
            <w:tcBorders>
              <w:top w:val="nil"/>
              <w:left w:val="nil"/>
              <w:bottom w:val="nil"/>
              <w:right w:val="nil"/>
            </w:tcBorders>
            <w:vAlign w:val="center"/>
          </w:tcPr>
          <w:p w14:paraId="4544231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0.0000</w:t>
            </w:r>
          </w:p>
        </w:tc>
        <w:tc>
          <w:tcPr>
            <w:tcW w:w="978" w:type="dxa"/>
            <w:tcBorders>
              <w:top w:val="nil"/>
              <w:left w:val="nil"/>
              <w:bottom w:val="nil"/>
              <w:right w:val="nil"/>
            </w:tcBorders>
            <w:vAlign w:val="center"/>
          </w:tcPr>
          <w:p w14:paraId="6202333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3.8329</w:t>
            </w:r>
          </w:p>
        </w:tc>
        <w:tc>
          <w:tcPr>
            <w:tcW w:w="1023" w:type="dxa"/>
            <w:tcBorders>
              <w:top w:val="nil"/>
              <w:left w:val="nil"/>
              <w:bottom w:val="nil"/>
              <w:right w:val="nil"/>
            </w:tcBorders>
            <w:vAlign w:val="center"/>
          </w:tcPr>
          <w:p w14:paraId="0972CDD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4.1425</w:t>
            </w:r>
          </w:p>
        </w:tc>
        <w:tc>
          <w:tcPr>
            <w:tcW w:w="978" w:type="dxa"/>
            <w:tcBorders>
              <w:top w:val="nil"/>
              <w:left w:val="nil"/>
              <w:bottom w:val="nil"/>
              <w:right w:val="nil"/>
            </w:tcBorders>
            <w:vAlign w:val="center"/>
          </w:tcPr>
          <w:p w14:paraId="144FB8A7" w14:textId="77777777" w:rsidR="00713B2B" w:rsidRDefault="00713B2B">
            <w:pPr>
              <w:jc w:val="center"/>
              <w:rPr>
                <w:rFonts w:ascii="Times New Roman" w:eastAsia="SimSun" w:hAnsi="Times New Roman" w:cs="Times New Roman"/>
                <w:kern w:val="0"/>
                <w:szCs w:val="21"/>
              </w:rPr>
            </w:pPr>
          </w:p>
        </w:tc>
      </w:tr>
      <w:tr w:rsidR="00713B2B" w14:paraId="1B7D641F" w14:textId="77777777">
        <w:trPr>
          <w:jc w:val="center"/>
        </w:trPr>
        <w:tc>
          <w:tcPr>
            <w:tcW w:w="1316" w:type="dxa"/>
            <w:tcBorders>
              <w:top w:val="nil"/>
              <w:left w:val="nil"/>
              <w:bottom w:val="nil"/>
              <w:right w:val="nil"/>
            </w:tcBorders>
            <w:vAlign w:val="center"/>
          </w:tcPr>
          <w:p w14:paraId="2A33A03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RI</w:t>
            </w:r>
          </w:p>
        </w:tc>
        <w:tc>
          <w:tcPr>
            <w:tcW w:w="978" w:type="dxa"/>
            <w:tcBorders>
              <w:top w:val="nil"/>
              <w:left w:val="nil"/>
              <w:bottom w:val="nil"/>
              <w:right w:val="nil"/>
            </w:tcBorders>
            <w:vAlign w:val="center"/>
          </w:tcPr>
          <w:p w14:paraId="19951E04"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0.7030</w:t>
            </w:r>
          </w:p>
        </w:tc>
        <w:tc>
          <w:tcPr>
            <w:tcW w:w="1000" w:type="dxa"/>
            <w:tcBorders>
              <w:top w:val="nil"/>
              <w:left w:val="nil"/>
              <w:bottom w:val="nil"/>
              <w:right w:val="nil"/>
            </w:tcBorders>
            <w:vAlign w:val="center"/>
          </w:tcPr>
          <w:p w14:paraId="08AD4B5C"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0.0853</w:t>
            </w:r>
          </w:p>
        </w:tc>
        <w:tc>
          <w:tcPr>
            <w:tcW w:w="1000" w:type="dxa"/>
            <w:tcBorders>
              <w:top w:val="nil"/>
              <w:left w:val="nil"/>
              <w:bottom w:val="nil"/>
              <w:right w:val="nil"/>
            </w:tcBorders>
            <w:vAlign w:val="center"/>
          </w:tcPr>
          <w:p w14:paraId="7B30BBF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8.2455</w:t>
            </w:r>
          </w:p>
        </w:tc>
        <w:tc>
          <w:tcPr>
            <w:tcW w:w="1023" w:type="dxa"/>
            <w:tcBorders>
              <w:top w:val="nil"/>
              <w:left w:val="nil"/>
              <w:bottom w:val="nil"/>
              <w:right w:val="nil"/>
            </w:tcBorders>
            <w:vAlign w:val="center"/>
          </w:tcPr>
          <w:p w14:paraId="17A8181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0.0000</w:t>
            </w:r>
          </w:p>
        </w:tc>
        <w:tc>
          <w:tcPr>
            <w:tcW w:w="978" w:type="dxa"/>
            <w:tcBorders>
              <w:top w:val="nil"/>
              <w:left w:val="nil"/>
              <w:bottom w:val="nil"/>
              <w:right w:val="nil"/>
            </w:tcBorders>
            <w:vAlign w:val="center"/>
          </w:tcPr>
          <w:p w14:paraId="26B14C6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0.5356</w:t>
            </w:r>
          </w:p>
        </w:tc>
        <w:tc>
          <w:tcPr>
            <w:tcW w:w="1023" w:type="dxa"/>
            <w:tcBorders>
              <w:top w:val="nil"/>
              <w:left w:val="nil"/>
              <w:bottom w:val="nil"/>
              <w:right w:val="nil"/>
            </w:tcBorders>
            <w:vAlign w:val="center"/>
          </w:tcPr>
          <w:p w14:paraId="7ACDC72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0.8704</w:t>
            </w:r>
          </w:p>
        </w:tc>
        <w:tc>
          <w:tcPr>
            <w:tcW w:w="978" w:type="dxa"/>
            <w:tcBorders>
              <w:top w:val="nil"/>
              <w:left w:val="nil"/>
              <w:bottom w:val="nil"/>
              <w:right w:val="nil"/>
            </w:tcBorders>
            <w:vAlign w:val="center"/>
          </w:tcPr>
          <w:p w14:paraId="435E80BB" w14:textId="77777777" w:rsidR="00713B2B" w:rsidRDefault="00713B2B">
            <w:pPr>
              <w:jc w:val="center"/>
              <w:rPr>
                <w:rFonts w:ascii="Times New Roman" w:eastAsia="SimSun" w:hAnsi="Times New Roman" w:cs="Times New Roman"/>
                <w:kern w:val="0"/>
                <w:szCs w:val="21"/>
              </w:rPr>
            </w:pPr>
          </w:p>
        </w:tc>
      </w:tr>
      <w:tr w:rsidR="00713B2B" w14:paraId="3301FBEE" w14:textId="77777777">
        <w:trPr>
          <w:jc w:val="center"/>
        </w:trPr>
        <w:tc>
          <w:tcPr>
            <w:tcW w:w="1316" w:type="dxa"/>
            <w:tcBorders>
              <w:top w:val="nil"/>
              <w:left w:val="nil"/>
              <w:bottom w:val="nil"/>
              <w:right w:val="nil"/>
            </w:tcBorders>
            <w:vAlign w:val="center"/>
          </w:tcPr>
          <w:p w14:paraId="3476B91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IP</w:t>
            </w:r>
          </w:p>
        </w:tc>
        <w:tc>
          <w:tcPr>
            <w:tcW w:w="978" w:type="dxa"/>
            <w:tcBorders>
              <w:top w:val="nil"/>
              <w:left w:val="nil"/>
              <w:bottom w:val="nil"/>
              <w:right w:val="nil"/>
            </w:tcBorders>
            <w:vAlign w:val="center"/>
          </w:tcPr>
          <w:p w14:paraId="49A7EAF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0.2890</w:t>
            </w:r>
          </w:p>
        </w:tc>
        <w:tc>
          <w:tcPr>
            <w:tcW w:w="1000" w:type="dxa"/>
            <w:tcBorders>
              <w:top w:val="nil"/>
              <w:left w:val="nil"/>
              <w:bottom w:val="nil"/>
              <w:right w:val="nil"/>
            </w:tcBorders>
            <w:vAlign w:val="center"/>
          </w:tcPr>
          <w:p w14:paraId="49EEF63A"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0.0824</w:t>
            </w:r>
          </w:p>
        </w:tc>
        <w:tc>
          <w:tcPr>
            <w:tcW w:w="1000" w:type="dxa"/>
            <w:tcBorders>
              <w:top w:val="nil"/>
              <w:left w:val="nil"/>
              <w:bottom w:val="nil"/>
              <w:right w:val="nil"/>
            </w:tcBorders>
            <w:vAlign w:val="center"/>
          </w:tcPr>
          <w:p w14:paraId="6F68F4BF"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3.5091</w:t>
            </w:r>
          </w:p>
        </w:tc>
        <w:tc>
          <w:tcPr>
            <w:tcW w:w="1023" w:type="dxa"/>
            <w:tcBorders>
              <w:top w:val="nil"/>
              <w:left w:val="nil"/>
              <w:bottom w:val="nil"/>
              <w:right w:val="nil"/>
            </w:tcBorders>
            <w:vAlign w:val="center"/>
          </w:tcPr>
          <w:p w14:paraId="28822FE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0.0005</w:t>
            </w:r>
          </w:p>
        </w:tc>
        <w:tc>
          <w:tcPr>
            <w:tcW w:w="978" w:type="dxa"/>
            <w:tcBorders>
              <w:top w:val="nil"/>
              <w:left w:val="nil"/>
              <w:bottom w:val="nil"/>
              <w:right w:val="nil"/>
            </w:tcBorders>
            <w:vAlign w:val="center"/>
          </w:tcPr>
          <w:p w14:paraId="2573CB8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0.1273</w:t>
            </w:r>
          </w:p>
        </w:tc>
        <w:tc>
          <w:tcPr>
            <w:tcW w:w="1023" w:type="dxa"/>
            <w:tcBorders>
              <w:top w:val="nil"/>
              <w:left w:val="nil"/>
              <w:bottom w:val="nil"/>
              <w:right w:val="nil"/>
            </w:tcBorders>
            <w:vAlign w:val="center"/>
          </w:tcPr>
          <w:p w14:paraId="6654503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0.4508</w:t>
            </w:r>
          </w:p>
        </w:tc>
        <w:tc>
          <w:tcPr>
            <w:tcW w:w="978" w:type="dxa"/>
            <w:tcBorders>
              <w:top w:val="nil"/>
              <w:left w:val="nil"/>
              <w:bottom w:val="nil"/>
              <w:right w:val="nil"/>
            </w:tcBorders>
            <w:vAlign w:val="center"/>
          </w:tcPr>
          <w:p w14:paraId="4B952039" w14:textId="77777777" w:rsidR="00713B2B" w:rsidRDefault="00713B2B">
            <w:pPr>
              <w:jc w:val="center"/>
              <w:rPr>
                <w:rFonts w:ascii="Times New Roman" w:eastAsia="SimSun" w:hAnsi="Times New Roman" w:cs="Times New Roman"/>
                <w:kern w:val="0"/>
                <w:szCs w:val="21"/>
              </w:rPr>
            </w:pPr>
          </w:p>
        </w:tc>
      </w:tr>
      <w:tr w:rsidR="00713B2B" w14:paraId="32A49594" w14:textId="77777777">
        <w:trPr>
          <w:jc w:val="center"/>
        </w:trPr>
        <w:tc>
          <w:tcPr>
            <w:tcW w:w="1316" w:type="dxa"/>
            <w:tcBorders>
              <w:top w:val="nil"/>
              <w:left w:val="nil"/>
              <w:bottom w:val="nil"/>
              <w:right w:val="nil"/>
            </w:tcBorders>
            <w:vAlign w:val="center"/>
          </w:tcPr>
          <w:p w14:paraId="6E2AAF6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RI*IP</w:t>
            </w:r>
          </w:p>
        </w:tc>
        <w:tc>
          <w:tcPr>
            <w:tcW w:w="978" w:type="dxa"/>
            <w:tcBorders>
              <w:top w:val="nil"/>
              <w:left w:val="nil"/>
              <w:bottom w:val="nil"/>
              <w:right w:val="nil"/>
            </w:tcBorders>
            <w:vAlign w:val="center"/>
          </w:tcPr>
          <w:p w14:paraId="7697E95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0.1812</w:t>
            </w:r>
          </w:p>
        </w:tc>
        <w:tc>
          <w:tcPr>
            <w:tcW w:w="1000" w:type="dxa"/>
            <w:tcBorders>
              <w:top w:val="nil"/>
              <w:left w:val="nil"/>
              <w:bottom w:val="nil"/>
              <w:right w:val="nil"/>
            </w:tcBorders>
            <w:vAlign w:val="center"/>
          </w:tcPr>
          <w:p w14:paraId="3CE0AB2B"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0.0431</w:t>
            </w:r>
          </w:p>
        </w:tc>
        <w:tc>
          <w:tcPr>
            <w:tcW w:w="1000" w:type="dxa"/>
            <w:tcBorders>
              <w:top w:val="nil"/>
              <w:left w:val="nil"/>
              <w:bottom w:val="nil"/>
              <w:right w:val="nil"/>
            </w:tcBorders>
            <w:vAlign w:val="center"/>
          </w:tcPr>
          <w:p w14:paraId="1213596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4.2076</w:t>
            </w:r>
          </w:p>
        </w:tc>
        <w:tc>
          <w:tcPr>
            <w:tcW w:w="1023" w:type="dxa"/>
            <w:tcBorders>
              <w:top w:val="nil"/>
              <w:left w:val="nil"/>
              <w:bottom w:val="nil"/>
              <w:right w:val="nil"/>
            </w:tcBorders>
            <w:vAlign w:val="center"/>
          </w:tcPr>
          <w:p w14:paraId="0B58A007"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0.0000</w:t>
            </w:r>
          </w:p>
        </w:tc>
        <w:tc>
          <w:tcPr>
            <w:tcW w:w="978" w:type="dxa"/>
            <w:tcBorders>
              <w:top w:val="nil"/>
              <w:left w:val="nil"/>
              <w:bottom w:val="nil"/>
              <w:right w:val="nil"/>
            </w:tcBorders>
            <w:vAlign w:val="center"/>
          </w:tcPr>
          <w:p w14:paraId="61FFF273"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0.0966</w:t>
            </w:r>
          </w:p>
        </w:tc>
        <w:tc>
          <w:tcPr>
            <w:tcW w:w="1023" w:type="dxa"/>
            <w:tcBorders>
              <w:top w:val="nil"/>
              <w:left w:val="nil"/>
              <w:bottom w:val="nil"/>
              <w:right w:val="nil"/>
            </w:tcBorders>
            <w:vAlign w:val="center"/>
          </w:tcPr>
          <w:p w14:paraId="330511A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0.2658</w:t>
            </w:r>
          </w:p>
        </w:tc>
        <w:tc>
          <w:tcPr>
            <w:tcW w:w="978" w:type="dxa"/>
            <w:tcBorders>
              <w:top w:val="nil"/>
              <w:left w:val="nil"/>
              <w:bottom w:val="nil"/>
              <w:right w:val="nil"/>
            </w:tcBorders>
            <w:vAlign w:val="center"/>
          </w:tcPr>
          <w:p w14:paraId="6483E2E7" w14:textId="77777777" w:rsidR="00713B2B" w:rsidRDefault="00713B2B">
            <w:pPr>
              <w:jc w:val="center"/>
              <w:rPr>
                <w:rFonts w:ascii="Times New Roman" w:eastAsia="SimSun" w:hAnsi="Times New Roman" w:cs="Times New Roman"/>
                <w:kern w:val="0"/>
                <w:szCs w:val="21"/>
              </w:rPr>
            </w:pPr>
          </w:p>
        </w:tc>
      </w:tr>
      <w:tr w:rsidR="00713B2B" w14:paraId="1A6C509F" w14:textId="77777777">
        <w:trPr>
          <w:jc w:val="center"/>
        </w:trPr>
        <w:tc>
          <w:tcPr>
            <w:tcW w:w="8296" w:type="dxa"/>
            <w:gridSpan w:val="8"/>
            <w:tcBorders>
              <w:top w:val="nil"/>
              <w:left w:val="nil"/>
              <w:bottom w:val="nil"/>
              <w:right w:val="nil"/>
            </w:tcBorders>
            <w:vAlign w:val="center"/>
          </w:tcPr>
          <w:p w14:paraId="6F0B2A8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Test(s) of highest order unconditional interaction(s):</w:t>
            </w:r>
          </w:p>
        </w:tc>
      </w:tr>
      <w:tr w:rsidR="00713B2B" w14:paraId="64011D92" w14:textId="77777777">
        <w:trPr>
          <w:jc w:val="center"/>
        </w:trPr>
        <w:tc>
          <w:tcPr>
            <w:tcW w:w="1316" w:type="dxa"/>
            <w:tcBorders>
              <w:top w:val="nil"/>
              <w:left w:val="nil"/>
              <w:bottom w:val="nil"/>
              <w:right w:val="nil"/>
            </w:tcBorders>
            <w:vAlign w:val="center"/>
          </w:tcPr>
          <w:p w14:paraId="485D9EBB" w14:textId="77777777" w:rsidR="00713B2B" w:rsidRDefault="00713B2B">
            <w:pPr>
              <w:jc w:val="center"/>
              <w:rPr>
                <w:rFonts w:ascii="Times New Roman" w:eastAsia="SimSun" w:hAnsi="Times New Roman" w:cs="Times New Roman"/>
                <w:kern w:val="0"/>
                <w:szCs w:val="21"/>
              </w:rPr>
            </w:pPr>
          </w:p>
        </w:tc>
        <w:tc>
          <w:tcPr>
            <w:tcW w:w="978" w:type="dxa"/>
            <w:tcBorders>
              <w:top w:val="nil"/>
              <w:left w:val="nil"/>
              <w:bottom w:val="nil"/>
              <w:right w:val="nil"/>
            </w:tcBorders>
            <w:vAlign w:val="center"/>
          </w:tcPr>
          <w:p w14:paraId="4A9F43E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R2-chng</w:t>
            </w:r>
          </w:p>
        </w:tc>
        <w:tc>
          <w:tcPr>
            <w:tcW w:w="1000" w:type="dxa"/>
            <w:tcBorders>
              <w:top w:val="nil"/>
              <w:left w:val="nil"/>
              <w:bottom w:val="nil"/>
              <w:right w:val="nil"/>
            </w:tcBorders>
            <w:vAlign w:val="center"/>
          </w:tcPr>
          <w:p w14:paraId="5AFCB1D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F</w:t>
            </w:r>
          </w:p>
        </w:tc>
        <w:tc>
          <w:tcPr>
            <w:tcW w:w="1000" w:type="dxa"/>
            <w:tcBorders>
              <w:top w:val="nil"/>
              <w:left w:val="nil"/>
              <w:bottom w:val="nil"/>
              <w:right w:val="nil"/>
            </w:tcBorders>
            <w:vAlign w:val="center"/>
          </w:tcPr>
          <w:p w14:paraId="2B3F2C12"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df1</w:t>
            </w:r>
          </w:p>
        </w:tc>
        <w:tc>
          <w:tcPr>
            <w:tcW w:w="1023" w:type="dxa"/>
            <w:tcBorders>
              <w:top w:val="nil"/>
              <w:left w:val="nil"/>
              <w:bottom w:val="nil"/>
              <w:right w:val="nil"/>
            </w:tcBorders>
            <w:vAlign w:val="center"/>
          </w:tcPr>
          <w:p w14:paraId="318A7366"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df2</w:t>
            </w:r>
          </w:p>
        </w:tc>
        <w:tc>
          <w:tcPr>
            <w:tcW w:w="978" w:type="dxa"/>
            <w:tcBorders>
              <w:top w:val="nil"/>
              <w:left w:val="nil"/>
              <w:bottom w:val="nil"/>
              <w:right w:val="nil"/>
            </w:tcBorders>
            <w:vAlign w:val="center"/>
          </w:tcPr>
          <w:p w14:paraId="2779E720"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p</w:t>
            </w:r>
          </w:p>
        </w:tc>
        <w:tc>
          <w:tcPr>
            <w:tcW w:w="1023" w:type="dxa"/>
            <w:tcBorders>
              <w:top w:val="nil"/>
              <w:left w:val="nil"/>
              <w:bottom w:val="nil"/>
              <w:right w:val="nil"/>
            </w:tcBorders>
            <w:vAlign w:val="center"/>
          </w:tcPr>
          <w:p w14:paraId="0AA46CA7" w14:textId="77777777" w:rsidR="00713B2B" w:rsidRDefault="00713B2B">
            <w:pPr>
              <w:jc w:val="center"/>
              <w:rPr>
                <w:rFonts w:ascii="Times New Roman" w:eastAsia="SimSun" w:hAnsi="Times New Roman" w:cs="Times New Roman"/>
                <w:kern w:val="0"/>
                <w:szCs w:val="21"/>
              </w:rPr>
            </w:pPr>
          </w:p>
        </w:tc>
        <w:tc>
          <w:tcPr>
            <w:tcW w:w="978" w:type="dxa"/>
            <w:tcBorders>
              <w:top w:val="nil"/>
              <w:left w:val="nil"/>
              <w:bottom w:val="nil"/>
              <w:right w:val="nil"/>
            </w:tcBorders>
            <w:vAlign w:val="center"/>
          </w:tcPr>
          <w:p w14:paraId="60E8F4B8" w14:textId="77777777" w:rsidR="00713B2B" w:rsidRDefault="00713B2B">
            <w:pPr>
              <w:jc w:val="center"/>
              <w:rPr>
                <w:rFonts w:ascii="Times New Roman" w:eastAsia="SimSun" w:hAnsi="Times New Roman" w:cs="Times New Roman"/>
                <w:kern w:val="0"/>
                <w:szCs w:val="21"/>
              </w:rPr>
            </w:pPr>
          </w:p>
        </w:tc>
      </w:tr>
      <w:tr w:rsidR="00713B2B" w14:paraId="7496644C" w14:textId="77777777">
        <w:trPr>
          <w:jc w:val="center"/>
        </w:trPr>
        <w:tc>
          <w:tcPr>
            <w:tcW w:w="1316" w:type="dxa"/>
            <w:tcBorders>
              <w:top w:val="nil"/>
              <w:left w:val="nil"/>
              <w:bottom w:val="single" w:sz="4" w:space="0" w:color="auto"/>
              <w:right w:val="nil"/>
            </w:tcBorders>
            <w:vAlign w:val="center"/>
          </w:tcPr>
          <w:p w14:paraId="19D84501"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X*W</w:t>
            </w:r>
          </w:p>
        </w:tc>
        <w:tc>
          <w:tcPr>
            <w:tcW w:w="978" w:type="dxa"/>
            <w:tcBorders>
              <w:top w:val="nil"/>
              <w:left w:val="nil"/>
              <w:bottom w:val="single" w:sz="4" w:space="0" w:color="auto"/>
              <w:right w:val="nil"/>
            </w:tcBorders>
            <w:vAlign w:val="center"/>
          </w:tcPr>
          <w:p w14:paraId="18DBFE79"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0.0213</w:t>
            </w:r>
          </w:p>
        </w:tc>
        <w:tc>
          <w:tcPr>
            <w:tcW w:w="1000" w:type="dxa"/>
            <w:tcBorders>
              <w:top w:val="nil"/>
              <w:left w:val="nil"/>
              <w:bottom w:val="single" w:sz="4" w:space="0" w:color="auto"/>
              <w:right w:val="nil"/>
            </w:tcBorders>
            <w:vAlign w:val="center"/>
          </w:tcPr>
          <w:p w14:paraId="4ABE29E5"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17.7036</w:t>
            </w:r>
          </w:p>
        </w:tc>
        <w:tc>
          <w:tcPr>
            <w:tcW w:w="1000" w:type="dxa"/>
            <w:tcBorders>
              <w:top w:val="nil"/>
              <w:left w:val="nil"/>
              <w:bottom w:val="single" w:sz="4" w:space="0" w:color="auto"/>
              <w:right w:val="nil"/>
            </w:tcBorders>
            <w:vAlign w:val="center"/>
          </w:tcPr>
          <w:p w14:paraId="7C5A0A08"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1.0000</w:t>
            </w:r>
          </w:p>
        </w:tc>
        <w:tc>
          <w:tcPr>
            <w:tcW w:w="1023" w:type="dxa"/>
            <w:tcBorders>
              <w:top w:val="nil"/>
              <w:left w:val="nil"/>
              <w:bottom w:val="single" w:sz="4" w:space="0" w:color="auto"/>
              <w:right w:val="nil"/>
            </w:tcBorders>
            <w:vAlign w:val="center"/>
          </w:tcPr>
          <w:p w14:paraId="253FDEED"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612.0000</w:t>
            </w:r>
          </w:p>
        </w:tc>
        <w:tc>
          <w:tcPr>
            <w:tcW w:w="978" w:type="dxa"/>
            <w:tcBorders>
              <w:top w:val="nil"/>
              <w:left w:val="nil"/>
              <w:bottom w:val="single" w:sz="4" w:space="0" w:color="auto"/>
              <w:right w:val="nil"/>
            </w:tcBorders>
            <w:vAlign w:val="center"/>
          </w:tcPr>
          <w:p w14:paraId="1E57F40E" w14:textId="77777777" w:rsidR="00713B2B" w:rsidRDefault="00D04354">
            <w:pPr>
              <w:jc w:val="center"/>
              <w:rPr>
                <w:rFonts w:ascii="Times New Roman" w:eastAsia="SimSun" w:hAnsi="Times New Roman" w:cs="Times New Roman"/>
                <w:kern w:val="0"/>
                <w:szCs w:val="21"/>
              </w:rPr>
            </w:pPr>
            <w:r>
              <w:rPr>
                <w:rFonts w:ascii="Times New Roman" w:eastAsia="SimSun" w:hAnsi="Times New Roman" w:cs="Times New Roman"/>
                <w:kern w:val="0"/>
                <w:szCs w:val="21"/>
              </w:rPr>
              <w:t>0.0000</w:t>
            </w:r>
          </w:p>
        </w:tc>
        <w:tc>
          <w:tcPr>
            <w:tcW w:w="1023" w:type="dxa"/>
            <w:tcBorders>
              <w:top w:val="nil"/>
              <w:left w:val="nil"/>
              <w:bottom w:val="single" w:sz="4" w:space="0" w:color="auto"/>
              <w:right w:val="nil"/>
            </w:tcBorders>
            <w:vAlign w:val="center"/>
          </w:tcPr>
          <w:p w14:paraId="2F3A7B47" w14:textId="77777777" w:rsidR="00713B2B" w:rsidRDefault="00713B2B">
            <w:pPr>
              <w:jc w:val="center"/>
              <w:rPr>
                <w:rFonts w:ascii="Times New Roman" w:eastAsia="SimSun" w:hAnsi="Times New Roman" w:cs="Times New Roman"/>
                <w:kern w:val="0"/>
                <w:szCs w:val="21"/>
              </w:rPr>
            </w:pPr>
          </w:p>
        </w:tc>
        <w:tc>
          <w:tcPr>
            <w:tcW w:w="978" w:type="dxa"/>
            <w:tcBorders>
              <w:top w:val="nil"/>
              <w:left w:val="nil"/>
              <w:bottom w:val="single" w:sz="4" w:space="0" w:color="auto"/>
              <w:right w:val="nil"/>
            </w:tcBorders>
            <w:vAlign w:val="center"/>
          </w:tcPr>
          <w:p w14:paraId="7198237D" w14:textId="77777777" w:rsidR="00713B2B" w:rsidRDefault="00713B2B">
            <w:pPr>
              <w:jc w:val="center"/>
              <w:rPr>
                <w:rFonts w:ascii="Times New Roman" w:eastAsia="SimSun" w:hAnsi="Times New Roman" w:cs="Times New Roman"/>
                <w:kern w:val="0"/>
                <w:szCs w:val="21"/>
              </w:rPr>
            </w:pPr>
          </w:p>
        </w:tc>
      </w:tr>
    </w:tbl>
    <w:p w14:paraId="4892BB68" w14:textId="77777777" w:rsidR="00713B2B" w:rsidRDefault="00713B2B">
      <w:pPr>
        <w:spacing w:line="360" w:lineRule="auto"/>
        <w:ind w:firstLineChars="200" w:firstLine="480"/>
        <w:rPr>
          <w:rFonts w:ascii="SimSun" w:eastAsia="SimSun" w:hAnsi="SimSun" w:cs="SimSun"/>
          <w:sz w:val="24"/>
        </w:rPr>
      </w:pPr>
    </w:p>
    <w:p w14:paraId="402C721A" w14:textId="77777777" w:rsidR="00713B2B" w:rsidRDefault="00D04354">
      <w:pPr>
        <w:pStyle w:val="11"/>
      </w:pPr>
      <w:r>
        <w:rPr>
          <w:rFonts w:hint="eastAsia"/>
        </w:rPr>
        <w:t>此外，还进行了一个简单的斜率检验来说明信息宣传的调节作用。调节变量和自变量的值设置为正负一个标准差。图中直线的斜率表示自变量对因变量影响的大小。如图</w:t>
      </w:r>
      <w:r>
        <w:rPr>
          <w:rFonts w:hint="eastAsia"/>
        </w:rPr>
        <w:t>3</w:t>
      </w:r>
      <w:r>
        <w:t>-4</w:t>
      </w:r>
      <w:r>
        <w:rPr>
          <w:rFonts w:hint="eastAsia"/>
        </w:rPr>
        <w:t>所示，对于低信息宣传水平的受试者，回收意愿显著正预测回收行为。对于信息宣传水平较高的被试，回收意愿对回收行为的预测作用更强，表明随着信息宣传水平的升高，回收意愿与回收行为的预测关系逐渐增强。</w:t>
      </w:r>
    </w:p>
    <w:p w14:paraId="042229D0" w14:textId="77777777" w:rsidR="00713B2B" w:rsidRDefault="00D04354">
      <w:pPr>
        <w:spacing w:line="360" w:lineRule="auto"/>
        <w:ind w:firstLineChars="200" w:firstLine="420"/>
        <w:jc w:val="center"/>
        <w:rPr>
          <w:rFonts w:ascii="SimSun" w:eastAsia="SimSun" w:hAnsi="SimSun" w:cs="SimSun"/>
          <w:sz w:val="24"/>
        </w:rPr>
      </w:pPr>
      <w:r>
        <w:rPr>
          <w:noProof/>
        </w:rPr>
        <w:lastRenderedPageBreak/>
        <w:drawing>
          <wp:inline distT="0" distB="0" distL="0" distR="0" wp14:anchorId="3A298949" wp14:editId="66847C8D">
            <wp:extent cx="4308475" cy="3013710"/>
            <wp:effectExtent l="0" t="0" r="15875" b="15240"/>
            <wp:docPr id="35" name="图表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DAAC64A" w14:textId="77777777" w:rsidR="00713B2B" w:rsidRPr="00363098" w:rsidRDefault="00D04354" w:rsidP="00363098">
      <w:pPr>
        <w:pStyle w:val="a5"/>
        <w:ind w:firstLine="428"/>
      </w:pPr>
      <w:bookmarkStart w:id="88" w:name="_Toc192689021"/>
      <w:r w:rsidRPr="00363098">
        <w:rPr>
          <w:rFonts w:hint="eastAsia"/>
        </w:rPr>
        <w:t>图</w:t>
      </w:r>
      <w:r w:rsidRPr="00363098">
        <w:rPr>
          <w:rFonts w:hint="eastAsia"/>
        </w:rPr>
        <w:t>3</w:t>
      </w:r>
      <w:r w:rsidRPr="00363098">
        <w:t xml:space="preserve">-4 </w:t>
      </w:r>
      <w:r w:rsidRPr="00363098">
        <w:rPr>
          <w:rFonts w:hint="eastAsia"/>
        </w:rPr>
        <w:t>信息宣传调节效应的斜率检验</w:t>
      </w:r>
      <w:bookmarkEnd w:id="88"/>
    </w:p>
    <w:p w14:paraId="0B85C16E" w14:textId="77777777" w:rsidR="00713B2B" w:rsidRDefault="00D04354">
      <w:pPr>
        <w:pStyle w:val="a"/>
        <w:spacing w:before="156" w:after="156"/>
      </w:pPr>
      <w:bookmarkStart w:id="89" w:name="_Toc192688330"/>
      <w:r>
        <w:rPr>
          <w:rFonts w:hint="eastAsia"/>
        </w:rPr>
        <w:t>3.9</w:t>
      </w:r>
      <w:r>
        <w:t xml:space="preserve"> </w:t>
      </w:r>
      <w:r>
        <w:rPr>
          <w:rFonts w:hint="eastAsia"/>
        </w:rPr>
        <w:t>讨论</w:t>
      </w:r>
      <w:bookmarkEnd w:id="89"/>
    </w:p>
    <w:p w14:paraId="255A4372" w14:textId="77777777" w:rsidR="00713B2B" w:rsidRDefault="00D04354">
      <w:pPr>
        <w:pStyle w:val="11"/>
      </w:pPr>
      <w:r>
        <w:rPr>
          <w:rFonts w:hint="eastAsia"/>
        </w:rPr>
        <w:t>基于计划行为理论和特定情境因素构建的结构方程模型验证了消费者参与快递包装回收行为的决策机制。研究结果表明，模型假设均得到了验证，进一步印证了</w:t>
      </w:r>
      <w:r>
        <w:rPr>
          <w:rFonts w:hint="eastAsia"/>
        </w:rPr>
        <w:t>TPB</w:t>
      </w:r>
      <w:r>
        <w:rPr>
          <w:rFonts w:hint="eastAsia"/>
        </w:rPr>
        <w:t>在解释特定行为动机方面的适用性。本研究模型的</w:t>
      </w:r>
      <w:r>
        <w:rPr>
          <w:rFonts w:hint="eastAsia"/>
        </w:rPr>
        <w:t>R</w:t>
      </w:r>
      <w:r>
        <w:rPr>
          <w:rFonts w:hint="eastAsia"/>
        </w:rPr>
        <w:t>²指标达到预期标准，展现出良好的解释力。这一结果不仅确认了</w:t>
      </w:r>
      <w:r>
        <w:rPr>
          <w:rFonts w:hint="eastAsia"/>
        </w:rPr>
        <w:t>TPB</w:t>
      </w:r>
      <w:r>
        <w:rPr>
          <w:rFonts w:hint="eastAsia"/>
        </w:rPr>
        <w:t>在快递包装回收领域的理论价值，也为后续研究提供了坚实的基础。</w:t>
      </w:r>
    </w:p>
    <w:p w14:paraId="12DA45E2" w14:textId="77777777" w:rsidR="00713B2B" w:rsidRDefault="00D04354">
      <w:pPr>
        <w:pStyle w:val="11"/>
      </w:pPr>
      <w:r>
        <w:rPr>
          <w:rFonts w:hint="eastAsia"/>
        </w:rPr>
        <w:t>（</w:t>
      </w:r>
      <w:r>
        <w:rPr>
          <w:rFonts w:hint="eastAsia"/>
        </w:rPr>
        <w:t>1</w:t>
      </w:r>
      <w:r>
        <w:rPr>
          <w:rFonts w:hint="eastAsia"/>
        </w:rPr>
        <w:t>）回收意愿由多种因素共同影响，态度、知觉行为控制及主观规范均与回收意愿呈显著正相关。其中，知觉行为控制对回收意愿的影响最为显著（</w:t>
      </w:r>
      <w:commentRangeStart w:id="90"/>
      <w:r>
        <w:rPr>
          <w:rFonts w:hint="eastAsia"/>
        </w:rPr>
        <w:t>β</w:t>
      </w:r>
      <w:commentRangeEnd w:id="90"/>
      <w:r w:rsidR="00E33C25">
        <w:rPr>
          <w:rStyle w:val="CommentReference"/>
          <w:rFonts w:asciiTheme="minorHAnsi" w:eastAsiaTheme="minorEastAsia" w:hAnsiTheme="minorHAnsi" w:cstheme="minorBidi"/>
        </w:rPr>
        <w:commentReference w:id="90"/>
      </w:r>
      <w:r>
        <w:t xml:space="preserve"> = 0.474, p = 0.000</w:t>
      </w:r>
      <w:r>
        <w:rPr>
          <w:rFonts w:hint="eastAsia"/>
        </w:rPr>
        <w:t>），表明消费者对自身回收能力的认知（如资源、知识和机会的可得性）是形成回收意愿的关键因素。这一发现强调了通过增强消费者信心和降低行为障碍来提升回收意愿的必要性。此外，态度对回收意愿的影响路径系数为</w:t>
      </w:r>
      <w:r>
        <w:rPr>
          <w:rFonts w:hint="eastAsia"/>
        </w:rPr>
        <w:t>0.342</w:t>
      </w:r>
      <w:r>
        <w:rPr>
          <w:rFonts w:hint="eastAsia"/>
        </w:rPr>
        <w:t>，高于主观规范（β</w:t>
      </w:r>
      <w:r>
        <w:t xml:space="preserve"> = </w:t>
      </w:r>
      <w:r>
        <w:rPr>
          <w:rFonts w:hint="eastAsia"/>
        </w:rPr>
        <w:t>0.092, p = 0.033</w:t>
      </w:r>
      <w:r>
        <w:rPr>
          <w:rFonts w:hint="eastAsia"/>
        </w:rPr>
        <w:t>），表明积极的态度在激发消费者回收意愿方面具有重要作用，特别是认知和情感反应的协同作用对环保行为的促进效应显著。而尽管主观规范的影响较弱，其对社会期望和行为塑造的意义依然显著，表明提升社会支持和引导在快递包装回收中不可忽视。</w:t>
      </w:r>
    </w:p>
    <w:p w14:paraId="5AB79DEE" w14:textId="77777777" w:rsidR="00713B2B" w:rsidRDefault="00D04354">
      <w:pPr>
        <w:pStyle w:val="11"/>
      </w:pPr>
      <w:r>
        <w:rPr>
          <w:rFonts w:hint="eastAsia"/>
        </w:rPr>
        <w:t>（</w:t>
      </w:r>
      <w:r>
        <w:rPr>
          <w:rFonts w:hint="eastAsia"/>
        </w:rPr>
        <w:t>2</w:t>
      </w:r>
      <w:r>
        <w:rPr>
          <w:rFonts w:hint="eastAsia"/>
        </w:rPr>
        <w:t>）外部情境因素均与原有计划行为理论中的变量显著相关。激励措施和促进条件被证明能够有效降低消费者参与回收的心理和实际障碍。例如，财务奖</w:t>
      </w:r>
      <w:r>
        <w:rPr>
          <w:rFonts w:hint="eastAsia"/>
        </w:rPr>
        <w:lastRenderedPageBreak/>
        <w:t>励或补贴激励能够显著提高消费者参与回收的积极性，有效的激励计划能够促使更多消费者养成可持续的回收习惯。而便捷的设施布局和完善的基础设施则有助于减少行为的实施难度，对于降低消费者的心理和实际障碍至关重要。然而，研究也显示，仅依赖这些外部措施并不足以实现意愿向行为的高效转化。</w:t>
      </w:r>
    </w:p>
    <w:p w14:paraId="5132A174" w14:textId="77777777" w:rsidR="00713B2B" w:rsidRDefault="00D04354">
      <w:pPr>
        <w:pStyle w:val="11"/>
      </w:pPr>
      <w:r>
        <w:rPr>
          <w:rFonts w:hint="eastAsia"/>
        </w:rPr>
        <w:t>（</w:t>
      </w:r>
      <w:r>
        <w:rPr>
          <w:rFonts w:hint="eastAsia"/>
        </w:rPr>
        <w:t>3</w:t>
      </w:r>
      <w:r>
        <w:rPr>
          <w:rFonts w:hint="eastAsia"/>
        </w:rPr>
        <w:t>）特别值得关注的是，信息宣传在促进快递包装回收行为中的调节作用。在当前环境意识不断增强的背景下，信息推广在促进快递包装回收行为中扮演着关键角色。有效的信息宣传不仅能够提高公众的环境意识，还能强化回收的紧迫性，促进意愿向行为的转化。具体而言，信息宣传可以教育消费者关于快递包装造成的资源浪费和塑料污染等环境后果，通过清晰且引人入胜的内容，使消费者更好地理解自身行为的影响，并认识到回收既是一种个人责任，也是一种社会责任。这种意识有助于形成积极的回收心态。此外，本研究确认了信息宣传对意愿向行为转化的调节作用。即使消费者已有较高的回收意愿，缺乏明确的指导或必要的动机强化，其行为仍可能停留在意愿阶段。而有效的信息宣传能够起到关键的催化作用，通过提供实用性强的内容和互动体验，提升消费者从意愿到行为的转化率。这一发现表明，信息宣传不仅是提升回收行为的重要手段，还具有连接回收意愿和实际行为的桥梁作用，为优化行为干预策略提供了重要启示。</w:t>
      </w:r>
    </w:p>
    <w:p w14:paraId="1E68D1DC" w14:textId="77777777" w:rsidR="00713B2B" w:rsidRDefault="00713B2B">
      <w:pPr>
        <w:pStyle w:val="11"/>
      </w:pPr>
    </w:p>
    <w:p w14:paraId="36479BEC" w14:textId="77777777" w:rsidR="00713B2B" w:rsidRDefault="00713B2B">
      <w:pPr>
        <w:pStyle w:val="11"/>
      </w:pPr>
    </w:p>
    <w:p w14:paraId="74356CA5" w14:textId="77777777" w:rsidR="00713B2B" w:rsidRDefault="00713B2B">
      <w:pPr>
        <w:pStyle w:val="11"/>
      </w:pPr>
    </w:p>
    <w:p w14:paraId="4095F3D2" w14:textId="77777777" w:rsidR="00713B2B" w:rsidRDefault="00713B2B">
      <w:pPr>
        <w:pStyle w:val="11"/>
      </w:pPr>
    </w:p>
    <w:p w14:paraId="53B79F1F" w14:textId="77777777" w:rsidR="00713B2B" w:rsidRDefault="00713B2B">
      <w:pPr>
        <w:pStyle w:val="11"/>
      </w:pPr>
    </w:p>
    <w:p w14:paraId="46604E50" w14:textId="77777777" w:rsidR="00713B2B" w:rsidRDefault="00713B2B">
      <w:pPr>
        <w:pStyle w:val="11"/>
      </w:pPr>
    </w:p>
    <w:p w14:paraId="77A93C09" w14:textId="77777777" w:rsidR="00713B2B" w:rsidRDefault="00713B2B">
      <w:pPr>
        <w:pStyle w:val="11"/>
      </w:pPr>
    </w:p>
    <w:p w14:paraId="32711178" w14:textId="77777777" w:rsidR="00713B2B" w:rsidRDefault="00713B2B">
      <w:pPr>
        <w:pStyle w:val="11"/>
      </w:pPr>
    </w:p>
    <w:p w14:paraId="36B7E729" w14:textId="77777777" w:rsidR="00713B2B" w:rsidRDefault="00713B2B">
      <w:pPr>
        <w:pStyle w:val="11"/>
      </w:pPr>
    </w:p>
    <w:p w14:paraId="482BDD12" w14:textId="77777777" w:rsidR="00713B2B" w:rsidRDefault="00713B2B">
      <w:pPr>
        <w:pStyle w:val="11"/>
      </w:pPr>
    </w:p>
    <w:p w14:paraId="55CCD8D3" w14:textId="77777777" w:rsidR="00713B2B" w:rsidRDefault="00713B2B">
      <w:pPr>
        <w:pStyle w:val="11"/>
      </w:pPr>
    </w:p>
    <w:p w14:paraId="2EA6F5F6" w14:textId="77777777" w:rsidR="00713B2B" w:rsidRDefault="00713B2B">
      <w:pPr>
        <w:pStyle w:val="11"/>
      </w:pPr>
    </w:p>
    <w:p w14:paraId="5636BA01" w14:textId="77777777" w:rsidR="00713B2B" w:rsidRDefault="00713B2B">
      <w:pPr>
        <w:pStyle w:val="11"/>
      </w:pPr>
    </w:p>
    <w:p w14:paraId="0C8A97D3" w14:textId="77777777" w:rsidR="00713B2B" w:rsidRDefault="00D04354">
      <w:pPr>
        <w:pStyle w:val="a3"/>
      </w:pPr>
      <w:bookmarkStart w:id="91" w:name="_Toc192688331"/>
      <w:r>
        <w:rPr>
          <w:rFonts w:hint="eastAsia"/>
        </w:rPr>
        <w:lastRenderedPageBreak/>
        <w:t>4</w:t>
      </w:r>
      <w:r>
        <w:t xml:space="preserve"> </w:t>
      </w:r>
      <w:r>
        <w:rPr>
          <w:rFonts w:hint="eastAsia"/>
        </w:rPr>
        <w:t>消费者快递包装回收行为决策信息干预效果研究</w:t>
      </w:r>
      <w:bookmarkEnd w:id="91"/>
    </w:p>
    <w:p w14:paraId="3BEF3CDD" w14:textId="77777777" w:rsidR="00713B2B" w:rsidRDefault="00D04354">
      <w:pPr>
        <w:pStyle w:val="11"/>
      </w:pPr>
      <w:commentRangeStart w:id="92"/>
      <w:r>
        <w:rPr>
          <w:rFonts w:hint="eastAsia"/>
        </w:rPr>
        <w:t>快递包装回收的有效推进依赖于公众的广泛参与，这一过程通常需要借助干预措施来引导消费者向绿色环保行为转型。其中，信息干预作为一种重要的政策工具，通过向公众传递与特定行为相关的信息，影响其认知、态度和决策，从而促进环境行为的实施。然而，不同类型的信息内容以及干预方式可能会对干预效果产生显著影响，如何优化信息干预策略，以最大化其激励作用，仍是一个值得深入研究的问题。基于此，本研究设计了</w:t>
      </w:r>
      <w:r>
        <w:rPr>
          <w:rFonts w:hint="eastAsia"/>
        </w:rPr>
        <w:t>2</w:t>
      </w:r>
      <w:r>
        <w:rPr>
          <w:rFonts w:hint="eastAsia"/>
        </w:rPr>
        <w:t>×</w:t>
      </w:r>
      <w:r>
        <w:rPr>
          <w:rFonts w:hint="eastAsia"/>
        </w:rPr>
        <w:t>2</w:t>
      </w:r>
      <w:r>
        <w:rPr>
          <w:rFonts w:hint="eastAsia"/>
        </w:rPr>
        <w:t>实验，采用随机对照实验的方法，系统探讨不同信息干预内容与干预方式对消费者快递包装回收意愿及实际回收行为的影响。通过实验，我们不仅能够比较不同干预策略的有效性，还能揭示信息干预在快递包装回收行为中的作用机制，从而为政策制定者提供更具针对性和科学性的干预方案，以提高公众对快递包装回收的参与度和行为转化率。</w:t>
      </w:r>
      <w:commentRangeEnd w:id="92"/>
      <w:r w:rsidR="00E472FE">
        <w:rPr>
          <w:rStyle w:val="CommentReference"/>
          <w:rFonts w:asciiTheme="minorHAnsi" w:eastAsiaTheme="minorEastAsia" w:hAnsiTheme="minorHAnsi" w:cstheme="minorBidi"/>
        </w:rPr>
        <w:commentReference w:id="92"/>
      </w:r>
    </w:p>
    <w:p w14:paraId="63FEC180" w14:textId="77777777" w:rsidR="00713B2B" w:rsidRDefault="00D04354">
      <w:pPr>
        <w:pStyle w:val="a"/>
        <w:spacing w:before="156" w:after="156"/>
      </w:pPr>
      <w:bookmarkStart w:id="93" w:name="_Toc192688332"/>
      <w:r>
        <w:rPr>
          <w:rFonts w:hint="eastAsia"/>
        </w:rPr>
        <w:t>4</w:t>
      </w:r>
      <w:r>
        <w:t xml:space="preserve">.1 </w:t>
      </w:r>
      <w:r>
        <w:rPr>
          <w:rFonts w:hint="eastAsia"/>
        </w:rPr>
        <w:t>实验设计</w:t>
      </w:r>
      <w:bookmarkEnd w:id="93"/>
    </w:p>
    <w:p w14:paraId="3F5235D3" w14:textId="77777777" w:rsidR="00713B2B" w:rsidRDefault="00D04354">
      <w:pPr>
        <w:pStyle w:val="11"/>
      </w:pPr>
      <w:r>
        <w:rPr>
          <w:rFonts w:hint="eastAsia"/>
        </w:rPr>
        <w:t>本研究采用</w:t>
      </w:r>
      <w:commentRangeStart w:id="94"/>
      <w:r>
        <w:rPr>
          <w:rFonts w:hint="eastAsia"/>
        </w:rPr>
        <w:t>随机对照实验方法</w:t>
      </w:r>
      <w:commentRangeEnd w:id="94"/>
      <w:r w:rsidR="00FA1F25">
        <w:rPr>
          <w:rStyle w:val="CommentReference"/>
          <w:rFonts w:asciiTheme="minorHAnsi" w:eastAsiaTheme="minorEastAsia" w:hAnsiTheme="minorHAnsi" w:cstheme="minorBidi"/>
        </w:rPr>
        <w:commentReference w:id="94"/>
      </w:r>
      <w:r>
        <w:rPr>
          <w:rFonts w:hint="eastAsia"/>
        </w:rPr>
        <w:t>，旨在分析不同信息干预方式对消费者快递包装回收意愿及实际行为的影响。实验过程可分为三个主要阶段：基线调查、干预实施和效果评估</w:t>
      </w:r>
      <w:r>
        <w:rPr>
          <w:vertAlign w:val="superscript"/>
        </w:rPr>
        <w:fldChar w:fldCharType="begin"/>
      </w:r>
      <w:r>
        <w:rPr>
          <w:vertAlign w:val="superscript"/>
        </w:rPr>
        <w:instrText xml:space="preserve"> </w:instrText>
      </w:r>
      <w:r>
        <w:rPr>
          <w:rFonts w:hint="eastAsia"/>
          <w:vertAlign w:val="superscript"/>
        </w:rPr>
        <w:instrText>REF _Ref190946200 \r \h</w:instrText>
      </w:r>
      <w:r>
        <w:rPr>
          <w:vertAlign w:val="superscript"/>
        </w:rPr>
        <w:instrText xml:space="preserve">  \* MERGEFORMAT </w:instrText>
      </w:r>
      <w:r>
        <w:rPr>
          <w:vertAlign w:val="superscript"/>
        </w:rPr>
      </w:r>
      <w:r>
        <w:rPr>
          <w:vertAlign w:val="superscript"/>
        </w:rPr>
        <w:fldChar w:fldCharType="separate"/>
      </w:r>
      <w:r>
        <w:rPr>
          <w:vertAlign w:val="superscript"/>
        </w:rPr>
        <w:t>[116]</w:t>
      </w:r>
      <w:r>
        <w:rPr>
          <w:vertAlign w:val="superscript"/>
        </w:rPr>
        <w:fldChar w:fldCharType="end"/>
      </w:r>
      <w:r>
        <w:rPr>
          <w:rFonts w:hint="eastAsia"/>
        </w:rPr>
        <w:t>。首先，基线调查用于收集受试者在干预前的回收意愿和行为数据，以作为对比基准。随后，各组分别接受不同类型及不同频率的信息干预，以测试干预策略的影响力。最后，通过效果评估阶段，对比受试者在干预前后的回收意愿及行为变化，从而检验不同信息干预策略的有效性及其差异，为优化快递包装回收的推广策略提供实证支持。其中，信息干预内容会被设定为实验的组内变量，信息干预内容来源于研究一所识别出的影响因素。而信息干预形式以及信息干预频率则作为组间变量，按照</w:t>
      </w:r>
      <w:r>
        <w:rPr>
          <w:rFonts w:hint="eastAsia"/>
        </w:rPr>
        <w:t>2*2</w:t>
      </w:r>
      <w:r>
        <w:rPr>
          <w:rFonts w:hint="eastAsia"/>
        </w:rPr>
        <w:t>的划分形式，把参与人员随机分成四组。在整个实验过程中，将会分三次测量参与者的回收意愿以及行为变化情况。</w:t>
      </w:r>
    </w:p>
    <w:p w14:paraId="4FE7AFD3" w14:textId="77777777" w:rsidR="00713B2B" w:rsidRDefault="00D04354">
      <w:pPr>
        <w:pStyle w:val="a1"/>
        <w:spacing w:before="156" w:after="156"/>
      </w:pPr>
      <w:r>
        <w:rPr>
          <w:rFonts w:hint="eastAsia"/>
        </w:rPr>
        <w:t>4</w:t>
      </w:r>
      <w:r>
        <w:t xml:space="preserve">.1.1 </w:t>
      </w:r>
      <w:r>
        <w:rPr>
          <w:rFonts w:hint="eastAsia"/>
        </w:rPr>
        <w:t>实验对象和实验工具</w:t>
      </w:r>
    </w:p>
    <w:p w14:paraId="06511922" w14:textId="77777777" w:rsidR="00713B2B" w:rsidRDefault="00D04354">
      <w:pPr>
        <w:pStyle w:val="11"/>
      </w:pPr>
      <w:r>
        <w:rPr>
          <w:rFonts w:hint="eastAsia"/>
        </w:rPr>
        <w:t>利用</w:t>
      </w:r>
      <w:proofErr w:type="spellStart"/>
      <w:r>
        <w:rPr>
          <w:rFonts w:hint="eastAsia"/>
        </w:rPr>
        <w:t>GPower</w:t>
      </w:r>
      <w:proofErr w:type="spellEnd"/>
      <w:r>
        <w:rPr>
          <w:rFonts w:hint="eastAsia"/>
        </w:rPr>
        <w:t>软件，选择</w:t>
      </w:r>
      <w:r>
        <w:rPr>
          <w:rFonts w:hint="eastAsia"/>
        </w:rPr>
        <w:t>f</w:t>
      </w:r>
      <w:r>
        <w:rPr>
          <w:rFonts w:hint="eastAsia"/>
        </w:rPr>
        <w:t>检验中的组内组间重复测量方差分析，设置效应量为</w:t>
      </w:r>
      <w:r>
        <w:rPr>
          <w:rFonts w:hint="eastAsia"/>
        </w:rPr>
        <w:t>0.25</w:t>
      </w:r>
      <w:r>
        <w:rPr>
          <w:rFonts w:hint="eastAsia"/>
        </w:rPr>
        <w:t>，显著性水平为</w:t>
      </w:r>
      <w:r>
        <w:rPr>
          <w:rFonts w:hint="eastAsia"/>
        </w:rPr>
        <w:t>0.05</w:t>
      </w:r>
      <w:r>
        <w:rPr>
          <w:rFonts w:hint="eastAsia"/>
        </w:rPr>
        <w:t>，统计力度为</w:t>
      </w:r>
      <w:r>
        <w:rPr>
          <w:rFonts w:hint="eastAsia"/>
        </w:rPr>
        <w:t>0.8</w:t>
      </w:r>
      <w:r>
        <w:rPr>
          <w:rFonts w:hint="eastAsia"/>
        </w:rPr>
        <w:t>，分组数量为</w:t>
      </w:r>
      <w:r>
        <w:rPr>
          <w:rFonts w:hint="eastAsia"/>
        </w:rPr>
        <w:t>4</w:t>
      </w:r>
      <w:r>
        <w:rPr>
          <w:rFonts w:hint="eastAsia"/>
        </w:rPr>
        <w:t>，测量数量为</w:t>
      </w:r>
      <w:r>
        <w:rPr>
          <w:rFonts w:hint="eastAsia"/>
        </w:rPr>
        <w:t>3</w:t>
      </w:r>
      <w:r>
        <w:rPr>
          <w:rFonts w:hint="eastAsia"/>
        </w:rPr>
        <w:t>，得出的总样本量为</w:t>
      </w:r>
      <w:r>
        <w:t>40</w:t>
      </w:r>
      <w:r>
        <w:rPr>
          <w:rFonts w:hint="eastAsia"/>
        </w:rPr>
        <w:t>。鉴于快递包装回收是一项需要全社会共同参与的环保行动，其有效实施依赖于公众的广泛支持与实际行动。因此，为确保研究结果的代</w:t>
      </w:r>
      <w:r>
        <w:rPr>
          <w:rFonts w:hint="eastAsia"/>
        </w:rPr>
        <w:lastRenderedPageBreak/>
        <w:t>表性和适用性，本研究采用社会招募的方式，从社会各界招募了</w:t>
      </w:r>
      <w:r>
        <w:t>84</w:t>
      </w:r>
      <w:r>
        <w:rPr>
          <w:rFonts w:hint="eastAsia"/>
        </w:rPr>
        <w:t>名参与者。参与者的选取不限定特定职业或背景，以反映不同群体对快递包装回收的意愿与行为，从而更全面地探讨信息干预在推动回收行为方面的影响。</w:t>
      </w:r>
    </w:p>
    <w:p w14:paraId="703DDAE8" w14:textId="77777777" w:rsidR="00713B2B" w:rsidRDefault="00D04354">
      <w:pPr>
        <w:pStyle w:val="11"/>
      </w:pPr>
      <w:r>
        <w:rPr>
          <w:rFonts w:hint="eastAsia"/>
        </w:rPr>
        <w:t>本研究选择微信平台作为信息干预的媒介，主要考虑到其广泛的用户基础、便捷性以及低成本优势。作为中国最受欢迎的即时通讯软件，微信已经融入居民的日常生活，成为人们获取信息、社交互动的重要工具。庞大的用户群体使微信成为信息传播的理想平台，有助于干预措施触及更广泛的目标人群。</w:t>
      </w:r>
    </w:p>
    <w:p w14:paraId="1003E0E8" w14:textId="77777777" w:rsidR="00713B2B" w:rsidRDefault="00D04354">
      <w:pPr>
        <w:pStyle w:val="11"/>
      </w:pPr>
      <w:r>
        <w:rPr>
          <w:rFonts w:hint="eastAsia"/>
        </w:rPr>
        <w:t>另外，相比传统的现场实验，微信平台的应用突破了时间和空间的限制，使信息干预能够在受试者日常生活的自然情境中进行。这种方式不仅减少了实验环境可能带来的规范性压力，还能让参与者以更轻松的状态接收信息，从而提高实验的生态效度</w:t>
      </w:r>
      <w:r>
        <w:rPr>
          <w:vertAlign w:val="superscript"/>
        </w:rPr>
        <w:fldChar w:fldCharType="begin"/>
      </w:r>
      <w:r>
        <w:rPr>
          <w:vertAlign w:val="superscript"/>
        </w:rPr>
        <w:instrText xml:space="preserve"> </w:instrText>
      </w:r>
      <w:r>
        <w:rPr>
          <w:rFonts w:hint="eastAsia"/>
          <w:vertAlign w:val="superscript"/>
        </w:rPr>
        <w:instrText>REF _Ref6077 \r \h</w:instrText>
      </w:r>
      <w:r>
        <w:rPr>
          <w:vertAlign w:val="superscript"/>
        </w:rPr>
        <w:instrText xml:space="preserve">  \* MERGEFORMAT </w:instrText>
      </w:r>
      <w:r>
        <w:rPr>
          <w:vertAlign w:val="superscript"/>
        </w:rPr>
      </w:r>
      <w:r>
        <w:rPr>
          <w:vertAlign w:val="superscript"/>
        </w:rPr>
        <w:fldChar w:fldCharType="separate"/>
      </w:r>
      <w:r>
        <w:rPr>
          <w:vertAlign w:val="superscript"/>
        </w:rPr>
        <w:t>[10]</w:t>
      </w:r>
      <w:r>
        <w:rPr>
          <w:vertAlign w:val="superscript"/>
        </w:rPr>
        <w:fldChar w:fldCharType="end"/>
      </w:r>
      <w:r>
        <w:rPr>
          <w:rFonts w:hint="eastAsia"/>
        </w:rPr>
        <w:t>。移动互联网提供了一种低成本、高效的信息传播渠道，使得实验在不增加过多资源投入的情况下，实现更大范围的影响。因此，本研究依托微信平台开展信息干预实验，以提升实验的现实适用性，并探索其在促进快递包装回收行为中的实际效果。</w:t>
      </w:r>
    </w:p>
    <w:p w14:paraId="7FD7EA09" w14:textId="77777777" w:rsidR="00713B2B" w:rsidRDefault="00D04354">
      <w:pPr>
        <w:pStyle w:val="a1"/>
        <w:spacing w:before="156" w:after="156"/>
      </w:pPr>
      <w:r>
        <w:rPr>
          <w:rFonts w:hint="eastAsia"/>
        </w:rPr>
        <w:t>4.1.</w:t>
      </w:r>
      <w:r>
        <w:t xml:space="preserve">2 </w:t>
      </w:r>
      <w:r>
        <w:rPr>
          <w:rFonts w:hint="eastAsia"/>
        </w:rPr>
        <w:t>干预条件</w:t>
      </w:r>
    </w:p>
    <w:p w14:paraId="193A5F98" w14:textId="77777777" w:rsidR="00713B2B" w:rsidRDefault="00D04354">
      <w:pPr>
        <w:pStyle w:val="11"/>
      </w:pPr>
      <w:r>
        <w:rPr>
          <w:rFonts w:hint="eastAsia"/>
        </w:rPr>
        <w:t>本实验采用</w:t>
      </w:r>
      <w:r>
        <w:rPr>
          <w:rFonts w:hint="eastAsia"/>
        </w:rPr>
        <w:t xml:space="preserve"> 2</w:t>
      </w:r>
      <w:r>
        <w:rPr>
          <w:rFonts w:hint="eastAsia"/>
        </w:rPr>
        <w:t>×</w:t>
      </w:r>
      <w:r>
        <w:rPr>
          <w:rFonts w:hint="eastAsia"/>
        </w:rPr>
        <w:t xml:space="preserve">2 </w:t>
      </w:r>
      <w:r>
        <w:rPr>
          <w:rFonts w:hint="eastAsia"/>
        </w:rPr>
        <w:t>组间实验设计，围绕信息干预的两个关键维度——干预信息的语言强度（坚定主张</w:t>
      </w:r>
      <w:r>
        <w:rPr>
          <w:rFonts w:hint="eastAsia"/>
        </w:rPr>
        <w:t>vs.</w:t>
      </w:r>
      <w:r>
        <w:rPr>
          <w:rFonts w:hint="eastAsia"/>
        </w:rPr>
        <w:t>非坚定主张）和干预频率（高频</w:t>
      </w:r>
      <w:r>
        <w:rPr>
          <w:rFonts w:hint="eastAsia"/>
        </w:rPr>
        <w:t>vs.</w:t>
      </w:r>
      <w:r>
        <w:rPr>
          <w:rFonts w:hint="eastAsia"/>
        </w:rPr>
        <w:t>低频）进行分组。</w:t>
      </w:r>
    </w:p>
    <w:p w14:paraId="6F721BAA" w14:textId="77777777" w:rsidR="00713B2B" w:rsidRDefault="00D04354">
      <w:pPr>
        <w:pStyle w:val="11"/>
      </w:pPr>
      <w:r>
        <w:rPr>
          <w:rFonts w:hint="eastAsia"/>
        </w:rPr>
        <w:t>（</w:t>
      </w:r>
      <w:r>
        <w:rPr>
          <w:rFonts w:hint="eastAsia"/>
        </w:rPr>
        <w:t>1</w:t>
      </w:r>
      <w:r>
        <w:rPr>
          <w:rFonts w:hint="eastAsia"/>
        </w:rPr>
        <w:t>）信息语言强度</w:t>
      </w:r>
    </w:p>
    <w:p w14:paraId="079C339C" w14:textId="77777777" w:rsidR="00713B2B" w:rsidRDefault="00D04354">
      <w:pPr>
        <w:pStyle w:val="11"/>
      </w:pPr>
      <w:r>
        <w:rPr>
          <w:rFonts w:hint="eastAsia"/>
        </w:rPr>
        <w:t>信息语言的表达方式可能会影响个体对回收行为的接受度和执行意愿。为了探讨这一影响，本研究设定了两种信息语言强度：坚定主张，即使用直接、命令式或权威性的语言表达，强调回收行为的必要性，例如“立即行动，将包装投入回收箱，成为改变的关键力量！”；非坚定主张，即采用温和、建议性的表达方式，以引导和鼓励为主，例如“或许您也可以尝试，从小处做起，让回收成为一种生活方式，共同为社区增添绿色活力。”以往研究表明，强语气的信息可能对某些个体产生更强的行动驱动力，但也可能引发心理抵触，而弱语气的信息则可能在提升行为自主性的同时降低信息说服力</w:t>
      </w:r>
      <w:r>
        <w:rPr>
          <w:rFonts w:hint="eastAsia"/>
          <w:vertAlign w:val="superscript"/>
        </w:rPr>
        <w:t>[71,76,77]</w:t>
      </w:r>
      <w:r>
        <w:rPr>
          <w:rFonts w:hint="eastAsia"/>
        </w:rPr>
        <w:t>。因此，本研究通过实验比较两种语气对回收意愿及行为的影响，以验证信息语言强度在干预中的作用。</w:t>
      </w:r>
    </w:p>
    <w:p w14:paraId="0E749C0D" w14:textId="77777777" w:rsidR="00713B2B" w:rsidRDefault="00713B2B">
      <w:pPr>
        <w:pStyle w:val="11"/>
      </w:pPr>
    </w:p>
    <w:p w14:paraId="2A9350ED" w14:textId="77777777" w:rsidR="00713B2B" w:rsidRDefault="00D04354">
      <w:pPr>
        <w:pStyle w:val="11"/>
      </w:pPr>
      <w:r>
        <w:rPr>
          <w:rFonts w:hint="eastAsia"/>
        </w:rPr>
        <w:lastRenderedPageBreak/>
        <w:t>（</w:t>
      </w:r>
      <w:r>
        <w:rPr>
          <w:rFonts w:hint="eastAsia"/>
        </w:rPr>
        <w:t>2</w:t>
      </w:r>
      <w:r>
        <w:rPr>
          <w:rFonts w:hint="eastAsia"/>
        </w:rPr>
        <w:t>）干预频率</w:t>
      </w:r>
    </w:p>
    <w:p w14:paraId="70946265" w14:textId="77777777" w:rsidR="00713B2B" w:rsidRDefault="00D04354">
      <w:pPr>
        <w:pStyle w:val="11"/>
      </w:pPr>
      <w:r>
        <w:rPr>
          <w:rFonts w:hint="eastAsia"/>
        </w:rPr>
        <w:t>信息干预的投放频率可能会影响信息的接受度及行为转化率，因此本研究设定了两个不同的干预频率：高频率干预，即每天推送回收相关信息，旨在增强信息接触频率，提高受试者的行为认知和行动触发可能性；低频率干预，即每周推送信息，以减少可能产生的信息疲劳效应。研究表明，频繁的信息干预可以加深个体对目标行为的记忆，但过度曝光可能导致信息厌倦或忽视</w:t>
      </w:r>
      <w:r>
        <w:rPr>
          <w:rFonts w:hint="eastAsia"/>
          <w:vertAlign w:val="superscript"/>
        </w:rPr>
        <w:t>[78,79,80]</w:t>
      </w:r>
      <w:r>
        <w:rPr>
          <w:rFonts w:hint="eastAsia"/>
        </w:rPr>
        <w:t>。因此，本实验通过高频与低频信息干预的对比，探讨信息频率对回收行为影响的最优策略。</w:t>
      </w:r>
    </w:p>
    <w:p w14:paraId="078FB5C7" w14:textId="77777777" w:rsidR="00713B2B" w:rsidRDefault="00D04354">
      <w:pPr>
        <w:pStyle w:val="a1"/>
        <w:spacing w:before="156" w:after="156"/>
      </w:pPr>
      <w:r>
        <w:rPr>
          <w:rFonts w:hint="eastAsia"/>
        </w:rPr>
        <w:t>4</w:t>
      </w:r>
      <w:r>
        <w:t xml:space="preserve">.1.3 </w:t>
      </w:r>
      <w:r>
        <w:rPr>
          <w:rFonts w:hint="eastAsia"/>
        </w:rPr>
        <w:t>量表设计</w:t>
      </w:r>
    </w:p>
    <w:p w14:paraId="2F3D5B27" w14:textId="77777777" w:rsidR="00713B2B" w:rsidRDefault="00D04354">
      <w:pPr>
        <w:pStyle w:val="11"/>
      </w:pPr>
      <w:r>
        <w:rPr>
          <w:rFonts w:hint="eastAsia"/>
        </w:rPr>
        <w:t>本研究围绕消费者快递包装回收意愿与实际回收行为，设计了相应的调查量表。问卷构建基于扩展的</w:t>
      </w:r>
      <w:r>
        <w:rPr>
          <w:rFonts w:hint="eastAsia"/>
        </w:rPr>
        <w:t>TPB</w:t>
      </w:r>
      <w:r>
        <w:rPr>
          <w:rFonts w:hint="eastAsia"/>
        </w:rPr>
        <w:t>模型，同时参考相关文献和中国的实际情况，以确保测量工具的科学性和适用性。结合快递包装回收的具体特征，从个人日常使用偏好、使用后处理方式、行为劝导影响以及公民责任意识四个维度，设计了衡量回收意愿与回收行为的量表（表</w:t>
      </w:r>
      <w:r>
        <w:rPr>
          <w:rFonts w:hint="eastAsia"/>
        </w:rPr>
        <w:t>4</w:t>
      </w:r>
      <w:r>
        <w:t>-1</w:t>
      </w:r>
      <w:r>
        <w:rPr>
          <w:rFonts w:hint="eastAsia"/>
        </w:rPr>
        <w:t>），以全面反映消费者在不同情境下的回收决策及执行情况。</w:t>
      </w:r>
    </w:p>
    <w:p w14:paraId="5FDEA20F" w14:textId="77777777" w:rsidR="00713B2B" w:rsidRDefault="00D04354">
      <w:pPr>
        <w:pStyle w:val="11"/>
      </w:pPr>
      <w:r>
        <w:rPr>
          <w:rFonts w:hint="eastAsia"/>
        </w:rPr>
        <w:t>问卷共包含三部分。第一部分收集参与者的基本信息，包括性别、年龄、受教育程度、月可支配收入、职业、网购频率以及快递包装的处理方式，以了解受试者的基本特征。第二部分和第三部分分别为回收意愿量表和回收行为量表，用于测量消费者在快递包装回收方面的态度和实际行为表现。问卷采用</w:t>
      </w:r>
      <w:r>
        <w:rPr>
          <w:rFonts w:hint="eastAsia"/>
        </w:rPr>
        <w:t>7</w:t>
      </w:r>
      <w:r>
        <w:rPr>
          <w:rFonts w:hint="eastAsia"/>
        </w:rPr>
        <w:t>分制李克特量表，由受试者自行评定，以确保主观感知的准确反映。为分析信息干预对回收行为的影响，问卷分别在干预前、干预过程中和干预后进行发放，收集消费者在不同阶段的回收意愿和行为数据，并对比干预前后的变化趋势。</w:t>
      </w:r>
    </w:p>
    <w:p w14:paraId="7AFC10CF" w14:textId="77777777" w:rsidR="00713B2B" w:rsidRDefault="00D04354" w:rsidP="00363098">
      <w:pPr>
        <w:pStyle w:val="a7"/>
      </w:pPr>
      <w:bookmarkStart w:id="95" w:name="_Toc192689102"/>
      <w:r>
        <w:rPr>
          <w:rFonts w:hint="eastAsia"/>
        </w:rPr>
        <w:t>表</w:t>
      </w:r>
      <w:r>
        <w:t>4</w:t>
      </w:r>
      <w:r>
        <w:rPr>
          <w:rFonts w:hint="eastAsia"/>
        </w:rPr>
        <w:t>-</w:t>
      </w:r>
      <w:r>
        <w:t>1</w:t>
      </w:r>
      <w:r>
        <w:rPr>
          <w:rFonts w:hint="eastAsia"/>
        </w:rPr>
        <w:t xml:space="preserve"> </w:t>
      </w:r>
      <w:r>
        <w:rPr>
          <w:rFonts w:hint="eastAsia"/>
        </w:rPr>
        <w:t>变量和测量题项</w:t>
      </w:r>
      <w:bookmarkEnd w:id="95"/>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5659"/>
        <w:gridCol w:w="1893"/>
      </w:tblGrid>
      <w:tr w:rsidR="00713B2B" w14:paraId="18B42B80" w14:textId="77777777">
        <w:trPr>
          <w:jc w:val="center"/>
        </w:trPr>
        <w:tc>
          <w:tcPr>
            <w:tcW w:w="970" w:type="dxa"/>
            <w:tcBorders>
              <w:top w:val="single" w:sz="4" w:space="0" w:color="auto"/>
              <w:bottom w:val="single" w:sz="4" w:space="0" w:color="auto"/>
            </w:tcBorders>
            <w:vAlign w:val="center"/>
          </w:tcPr>
          <w:p w14:paraId="331DBC9A"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变量</w:t>
            </w:r>
          </w:p>
        </w:tc>
        <w:tc>
          <w:tcPr>
            <w:tcW w:w="5659" w:type="dxa"/>
            <w:tcBorders>
              <w:top w:val="single" w:sz="4" w:space="0" w:color="auto"/>
              <w:bottom w:val="single" w:sz="4" w:space="0" w:color="auto"/>
            </w:tcBorders>
          </w:tcPr>
          <w:p w14:paraId="16D92CE6"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测量题项及编码</w:t>
            </w:r>
          </w:p>
        </w:tc>
        <w:tc>
          <w:tcPr>
            <w:tcW w:w="1893" w:type="dxa"/>
            <w:tcBorders>
              <w:top w:val="single" w:sz="4" w:space="0" w:color="auto"/>
              <w:bottom w:val="single" w:sz="4" w:space="0" w:color="auto"/>
            </w:tcBorders>
          </w:tcPr>
          <w:p w14:paraId="249C3BF0"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来源</w:t>
            </w:r>
          </w:p>
        </w:tc>
      </w:tr>
      <w:tr w:rsidR="00713B2B" w14:paraId="6578E24E" w14:textId="77777777">
        <w:trPr>
          <w:jc w:val="center"/>
        </w:trPr>
        <w:tc>
          <w:tcPr>
            <w:tcW w:w="970" w:type="dxa"/>
            <w:vMerge w:val="restart"/>
            <w:tcBorders>
              <w:top w:val="single" w:sz="4" w:space="0" w:color="auto"/>
            </w:tcBorders>
            <w:vAlign w:val="center"/>
          </w:tcPr>
          <w:p w14:paraId="52F581A6"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回收意愿（</w:t>
            </w:r>
            <w:r>
              <w:rPr>
                <w:rFonts w:ascii="Times New Roman" w:eastAsia="SimSun" w:hAnsi="Times New Roman" w:cs="SimSun" w:hint="eastAsia"/>
                <w:szCs w:val="21"/>
              </w:rPr>
              <w:t>R</w:t>
            </w:r>
            <w:r>
              <w:rPr>
                <w:rFonts w:ascii="Times New Roman" w:eastAsia="SimSun" w:hAnsi="Times New Roman" w:cs="SimSun"/>
                <w:szCs w:val="21"/>
              </w:rPr>
              <w:t>I</w:t>
            </w:r>
            <w:r>
              <w:rPr>
                <w:rFonts w:ascii="Times New Roman" w:eastAsia="SimSun" w:hAnsi="Times New Roman" w:cs="SimSun" w:hint="eastAsia"/>
                <w:szCs w:val="21"/>
              </w:rPr>
              <w:t>）</w:t>
            </w:r>
          </w:p>
        </w:tc>
        <w:tc>
          <w:tcPr>
            <w:tcW w:w="5659" w:type="dxa"/>
            <w:tcBorders>
              <w:top w:val="single" w:sz="4" w:space="0" w:color="auto"/>
            </w:tcBorders>
          </w:tcPr>
          <w:p w14:paraId="2F7BA754" w14:textId="77777777" w:rsidR="00713B2B" w:rsidRDefault="00D04354">
            <w:pPr>
              <w:rPr>
                <w:rFonts w:ascii="Times New Roman" w:eastAsia="SimSun" w:hAnsi="Times New Roman" w:cs="SimSun"/>
                <w:szCs w:val="21"/>
              </w:rPr>
            </w:pPr>
            <w:r>
              <w:rPr>
                <w:rFonts w:ascii="Times New Roman" w:eastAsia="SimSun" w:hAnsi="Times New Roman" w:cs="SimSun" w:hint="eastAsia"/>
                <w:szCs w:val="21"/>
              </w:rPr>
              <w:t>R</w:t>
            </w:r>
            <w:r>
              <w:rPr>
                <w:rFonts w:ascii="Times New Roman" w:eastAsia="SimSun" w:hAnsi="Times New Roman" w:cs="SimSun"/>
                <w:szCs w:val="21"/>
              </w:rPr>
              <w:t>I1</w:t>
            </w:r>
            <w:r>
              <w:rPr>
                <w:rFonts w:ascii="Times New Roman" w:eastAsia="SimSun" w:hAnsi="Times New Roman" w:cs="SimSun" w:hint="eastAsia"/>
                <w:szCs w:val="21"/>
              </w:rPr>
              <w:t>：</w:t>
            </w:r>
            <w:r>
              <w:rPr>
                <w:rFonts w:ascii="Times New Roman" w:eastAsia="SimSun" w:hAnsi="Times New Roman" w:cs="SimSun"/>
                <w:szCs w:val="21"/>
              </w:rPr>
              <w:t>我想参加快递包装回收行动</w:t>
            </w:r>
          </w:p>
        </w:tc>
        <w:tc>
          <w:tcPr>
            <w:tcW w:w="1893" w:type="dxa"/>
            <w:vMerge w:val="restart"/>
            <w:tcBorders>
              <w:top w:val="single" w:sz="4" w:space="0" w:color="auto"/>
            </w:tcBorders>
            <w:vAlign w:val="center"/>
          </w:tcPr>
          <w:p w14:paraId="35CF1C2E" w14:textId="77777777" w:rsidR="00713B2B" w:rsidRDefault="00D04354">
            <w:pPr>
              <w:jc w:val="center"/>
              <w:rPr>
                <w:rFonts w:ascii="Times New Roman" w:eastAsia="SimSun" w:hAnsi="Times New Roman" w:cs="SimSun"/>
                <w:szCs w:val="21"/>
              </w:rPr>
            </w:pPr>
            <w:r>
              <w:rPr>
                <w:rFonts w:ascii="Times New Roman" w:eastAsia="SimSun" w:hAnsi="Times New Roman" w:cs="SimSun"/>
                <w:szCs w:val="21"/>
              </w:rPr>
              <w:t>Chen and Chen (2024)</w:t>
            </w:r>
            <w:r>
              <w:rPr>
                <w:rFonts w:ascii="Times New Roman" w:eastAsia="SimSun" w:hAnsi="Times New Roman" w:cs="SimSun"/>
                <w:szCs w:val="21"/>
                <w:vertAlign w:val="superscript"/>
              </w:rPr>
              <w:fldChar w:fldCharType="begin"/>
            </w:r>
            <w:r>
              <w:rPr>
                <w:rFonts w:ascii="Times New Roman" w:eastAsia="SimSun" w:hAnsi="Times New Roman" w:cs="SimSun"/>
                <w:szCs w:val="21"/>
                <w:vertAlign w:val="superscript"/>
              </w:rPr>
              <w:instrText xml:space="preserve"> REF _Ref170821508 \r \h  \* MERGEFORMAT </w:instrText>
            </w:r>
            <w:r>
              <w:rPr>
                <w:rFonts w:ascii="Times New Roman" w:eastAsia="SimSun" w:hAnsi="Times New Roman" w:cs="SimSun"/>
                <w:szCs w:val="21"/>
                <w:vertAlign w:val="superscript"/>
              </w:rPr>
            </w:r>
            <w:r>
              <w:rPr>
                <w:rFonts w:ascii="Times New Roman" w:eastAsia="SimSun" w:hAnsi="Times New Roman" w:cs="SimSun"/>
                <w:szCs w:val="21"/>
                <w:vertAlign w:val="superscript"/>
              </w:rPr>
              <w:fldChar w:fldCharType="separate"/>
            </w:r>
            <w:r>
              <w:rPr>
                <w:rFonts w:ascii="Times New Roman" w:eastAsia="SimSun" w:hAnsi="Times New Roman" w:cs="SimSun"/>
                <w:szCs w:val="21"/>
                <w:vertAlign w:val="superscript"/>
              </w:rPr>
              <w:t>[58]</w:t>
            </w:r>
            <w:r>
              <w:rPr>
                <w:rFonts w:ascii="Times New Roman" w:eastAsia="SimSun" w:hAnsi="Times New Roman" w:cs="SimSun"/>
                <w:szCs w:val="21"/>
                <w:vertAlign w:val="superscript"/>
              </w:rPr>
              <w:fldChar w:fldCharType="end"/>
            </w:r>
            <w:r>
              <w:rPr>
                <w:rFonts w:ascii="Times New Roman" w:eastAsia="SimSun" w:hAnsi="Times New Roman" w:cs="SimSun"/>
                <w:szCs w:val="21"/>
              </w:rPr>
              <w:t>,</w:t>
            </w:r>
            <w:commentRangeStart w:id="96"/>
            <w:r>
              <w:rPr>
                <w:rFonts w:ascii="Times New Roman" w:eastAsia="SimSun" w:hAnsi="Times New Roman" w:cs="SimSun"/>
                <w:szCs w:val="21"/>
              </w:rPr>
              <w:t xml:space="preserve">  </w:t>
            </w:r>
            <w:commentRangeEnd w:id="96"/>
            <w:r w:rsidR="00FA1F25">
              <w:rPr>
                <w:rStyle w:val="CommentReference"/>
              </w:rPr>
              <w:commentReference w:id="96"/>
            </w:r>
            <w:r>
              <w:rPr>
                <w:rFonts w:ascii="Times New Roman" w:eastAsia="SimSun" w:hAnsi="Times New Roman" w:cs="SimSun"/>
                <w:szCs w:val="21"/>
              </w:rPr>
              <w:t>Ajzen (2002)</w:t>
            </w:r>
            <w:r>
              <w:rPr>
                <w:rFonts w:ascii="Times New Roman" w:eastAsia="SimSun" w:hAnsi="Times New Roman" w:cs="SimSun"/>
                <w:szCs w:val="21"/>
                <w:vertAlign w:val="superscript"/>
              </w:rPr>
              <w:fldChar w:fldCharType="begin"/>
            </w:r>
            <w:r>
              <w:rPr>
                <w:rFonts w:ascii="Times New Roman" w:eastAsia="SimSun" w:hAnsi="Times New Roman" w:cs="SimSun"/>
                <w:szCs w:val="21"/>
                <w:vertAlign w:val="superscript"/>
              </w:rPr>
              <w:instrText xml:space="preserve"> REF _Ref188876662 \r \h  \* MERGEFORMAT </w:instrText>
            </w:r>
            <w:r>
              <w:rPr>
                <w:rFonts w:ascii="Times New Roman" w:eastAsia="SimSun" w:hAnsi="Times New Roman" w:cs="SimSun"/>
                <w:szCs w:val="21"/>
                <w:vertAlign w:val="superscript"/>
              </w:rPr>
            </w:r>
            <w:r>
              <w:rPr>
                <w:rFonts w:ascii="Times New Roman" w:eastAsia="SimSun" w:hAnsi="Times New Roman" w:cs="SimSun"/>
                <w:szCs w:val="21"/>
                <w:vertAlign w:val="superscript"/>
              </w:rPr>
              <w:fldChar w:fldCharType="separate"/>
            </w:r>
            <w:r>
              <w:rPr>
                <w:rFonts w:ascii="Times New Roman" w:eastAsia="SimSun" w:hAnsi="Times New Roman" w:cs="SimSun"/>
                <w:szCs w:val="21"/>
                <w:vertAlign w:val="superscript"/>
              </w:rPr>
              <w:t>[100]</w:t>
            </w:r>
            <w:r>
              <w:rPr>
                <w:rFonts w:ascii="Times New Roman" w:eastAsia="SimSun" w:hAnsi="Times New Roman" w:cs="SimSun"/>
                <w:szCs w:val="21"/>
                <w:vertAlign w:val="superscript"/>
              </w:rPr>
              <w:fldChar w:fldCharType="end"/>
            </w:r>
            <w:r>
              <w:rPr>
                <w:rFonts w:ascii="Times New Roman" w:eastAsia="SimSun" w:hAnsi="Times New Roman" w:cs="SimSun"/>
                <w:szCs w:val="21"/>
              </w:rPr>
              <w:t>, Song et al. (2023)</w:t>
            </w:r>
            <w:r>
              <w:rPr>
                <w:rFonts w:ascii="Times New Roman" w:eastAsia="SimSun" w:hAnsi="Times New Roman" w:cs="SimSun"/>
                <w:szCs w:val="21"/>
                <w:vertAlign w:val="superscript"/>
              </w:rPr>
              <w:fldChar w:fldCharType="begin"/>
            </w:r>
            <w:r>
              <w:rPr>
                <w:rFonts w:ascii="Times New Roman" w:eastAsia="SimSun" w:hAnsi="Times New Roman" w:cs="SimSun"/>
                <w:szCs w:val="21"/>
                <w:vertAlign w:val="superscript"/>
              </w:rPr>
              <w:instrText xml:space="preserve"> REF _Ref188877052 \r \h  \* MERGEFORMAT </w:instrText>
            </w:r>
            <w:r>
              <w:rPr>
                <w:rFonts w:ascii="Times New Roman" w:eastAsia="SimSun" w:hAnsi="Times New Roman" w:cs="SimSun"/>
                <w:szCs w:val="21"/>
                <w:vertAlign w:val="superscript"/>
              </w:rPr>
            </w:r>
            <w:r>
              <w:rPr>
                <w:rFonts w:ascii="Times New Roman" w:eastAsia="SimSun" w:hAnsi="Times New Roman" w:cs="SimSun"/>
                <w:szCs w:val="21"/>
                <w:vertAlign w:val="superscript"/>
              </w:rPr>
              <w:fldChar w:fldCharType="separate"/>
            </w:r>
            <w:r>
              <w:rPr>
                <w:rFonts w:ascii="Times New Roman" w:eastAsia="SimSun" w:hAnsi="Times New Roman" w:cs="SimSun"/>
                <w:szCs w:val="21"/>
                <w:vertAlign w:val="superscript"/>
              </w:rPr>
              <w:t>[106]</w:t>
            </w:r>
            <w:r>
              <w:rPr>
                <w:rFonts w:ascii="Times New Roman" w:eastAsia="SimSun" w:hAnsi="Times New Roman" w:cs="SimSun"/>
                <w:szCs w:val="21"/>
                <w:vertAlign w:val="superscript"/>
              </w:rPr>
              <w:fldChar w:fldCharType="end"/>
            </w:r>
          </w:p>
        </w:tc>
      </w:tr>
      <w:tr w:rsidR="00713B2B" w14:paraId="156DFC39" w14:textId="77777777">
        <w:trPr>
          <w:jc w:val="center"/>
        </w:trPr>
        <w:tc>
          <w:tcPr>
            <w:tcW w:w="970" w:type="dxa"/>
            <w:vMerge/>
            <w:vAlign w:val="center"/>
          </w:tcPr>
          <w:p w14:paraId="698EC31E" w14:textId="77777777" w:rsidR="00713B2B" w:rsidRDefault="00713B2B">
            <w:pPr>
              <w:jc w:val="center"/>
              <w:rPr>
                <w:rFonts w:ascii="Times New Roman" w:eastAsia="SimSun" w:hAnsi="Times New Roman" w:cs="SimSun"/>
                <w:szCs w:val="21"/>
              </w:rPr>
            </w:pPr>
          </w:p>
        </w:tc>
        <w:tc>
          <w:tcPr>
            <w:tcW w:w="5659" w:type="dxa"/>
          </w:tcPr>
          <w:p w14:paraId="24E04E9C" w14:textId="77777777" w:rsidR="00713B2B" w:rsidRDefault="00D04354">
            <w:pPr>
              <w:rPr>
                <w:rFonts w:ascii="Times New Roman" w:eastAsia="SimSun" w:hAnsi="Times New Roman" w:cs="SimSun"/>
                <w:szCs w:val="21"/>
              </w:rPr>
            </w:pPr>
            <w:r>
              <w:rPr>
                <w:rFonts w:ascii="Times New Roman" w:eastAsia="SimSun" w:hAnsi="Times New Roman" w:cs="SimSun" w:hint="eastAsia"/>
                <w:szCs w:val="21"/>
              </w:rPr>
              <w:t>R</w:t>
            </w:r>
            <w:r>
              <w:rPr>
                <w:rFonts w:ascii="Times New Roman" w:eastAsia="SimSun" w:hAnsi="Times New Roman" w:cs="SimSun"/>
                <w:szCs w:val="21"/>
              </w:rPr>
              <w:t>I2</w:t>
            </w:r>
            <w:r>
              <w:rPr>
                <w:rFonts w:ascii="Times New Roman" w:eastAsia="SimSun" w:hAnsi="Times New Roman" w:cs="SimSun" w:hint="eastAsia"/>
                <w:szCs w:val="21"/>
              </w:rPr>
              <w:t>：</w:t>
            </w:r>
            <w:r>
              <w:rPr>
                <w:rFonts w:ascii="Times New Roman" w:eastAsia="SimSun" w:hAnsi="Times New Roman" w:cs="SimSun"/>
                <w:szCs w:val="21"/>
              </w:rPr>
              <w:t>我会主动鼓励我的朋友、同学</w:t>
            </w:r>
            <w:r>
              <w:rPr>
                <w:rFonts w:ascii="Times New Roman" w:eastAsia="SimSun" w:hAnsi="Times New Roman" w:cs="SimSun"/>
                <w:szCs w:val="21"/>
              </w:rPr>
              <w:t>(</w:t>
            </w:r>
            <w:r>
              <w:rPr>
                <w:rFonts w:ascii="Times New Roman" w:eastAsia="SimSun" w:hAnsi="Times New Roman" w:cs="SimSun"/>
                <w:szCs w:val="21"/>
              </w:rPr>
              <w:t>同事</w:t>
            </w:r>
            <w:r>
              <w:rPr>
                <w:rFonts w:ascii="Times New Roman" w:eastAsia="SimSun" w:hAnsi="Times New Roman" w:cs="SimSun"/>
                <w:szCs w:val="21"/>
              </w:rPr>
              <w:t>)</w:t>
            </w:r>
            <w:r>
              <w:rPr>
                <w:rFonts w:ascii="Times New Roman" w:eastAsia="SimSun" w:hAnsi="Times New Roman" w:cs="SimSun"/>
                <w:szCs w:val="21"/>
              </w:rPr>
              <w:t>、家人开展快递包装回收活动</w:t>
            </w:r>
          </w:p>
        </w:tc>
        <w:tc>
          <w:tcPr>
            <w:tcW w:w="1893" w:type="dxa"/>
            <w:vMerge/>
            <w:vAlign w:val="center"/>
          </w:tcPr>
          <w:p w14:paraId="4C34820D" w14:textId="77777777" w:rsidR="00713B2B" w:rsidRDefault="00713B2B">
            <w:pPr>
              <w:jc w:val="center"/>
              <w:rPr>
                <w:rFonts w:ascii="Times New Roman" w:eastAsia="SimSun" w:hAnsi="Times New Roman" w:cs="SimSun"/>
                <w:szCs w:val="21"/>
              </w:rPr>
            </w:pPr>
          </w:p>
        </w:tc>
      </w:tr>
      <w:tr w:rsidR="00713B2B" w14:paraId="6B178156" w14:textId="77777777">
        <w:trPr>
          <w:jc w:val="center"/>
        </w:trPr>
        <w:tc>
          <w:tcPr>
            <w:tcW w:w="970" w:type="dxa"/>
            <w:vMerge/>
            <w:vAlign w:val="center"/>
          </w:tcPr>
          <w:p w14:paraId="3771E5D5" w14:textId="77777777" w:rsidR="00713B2B" w:rsidRDefault="00713B2B">
            <w:pPr>
              <w:jc w:val="center"/>
              <w:rPr>
                <w:rFonts w:ascii="Times New Roman" w:eastAsia="SimSun" w:hAnsi="Times New Roman" w:cs="SimSun"/>
                <w:szCs w:val="21"/>
              </w:rPr>
            </w:pPr>
          </w:p>
        </w:tc>
        <w:tc>
          <w:tcPr>
            <w:tcW w:w="5659" w:type="dxa"/>
          </w:tcPr>
          <w:p w14:paraId="278AEF07" w14:textId="77777777" w:rsidR="00713B2B" w:rsidRDefault="00D04354">
            <w:pPr>
              <w:rPr>
                <w:rFonts w:ascii="Times New Roman" w:eastAsia="SimSun" w:hAnsi="Times New Roman" w:cs="SimSun"/>
                <w:szCs w:val="21"/>
              </w:rPr>
            </w:pPr>
            <w:r>
              <w:rPr>
                <w:rFonts w:ascii="Times New Roman" w:eastAsia="SimSun" w:hAnsi="Times New Roman" w:cs="SimSun"/>
                <w:szCs w:val="21"/>
              </w:rPr>
              <w:t>RI3</w:t>
            </w:r>
            <w:r>
              <w:rPr>
                <w:rFonts w:ascii="Times New Roman" w:eastAsia="SimSun" w:hAnsi="Times New Roman" w:cs="SimSun" w:hint="eastAsia"/>
                <w:szCs w:val="21"/>
              </w:rPr>
              <w:t>：</w:t>
            </w:r>
            <w:r>
              <w:rPr>
                <w:rFonts w:ascii="Times New Roman" w:eastAsia="SimSun" w:hAnsi="Times New Roman" w:cs="SimSun"/>
                <w:szCs w:val="21"/>
              </w:rPr>
              <w:t>我愿意参与未来的快递包装回收计划</w:t>
            </w:r>
          </w:p>
        </w:tc>
        <w:tc>
          <w:tcPr>
            <w:tcW w:w="1893" w:type="dxa"/>
            <w:vMerge/>
            <w:vAlign w:val="center"/>
          </w:tcPr>
          <w:p w14:paraId="1800A06F" w14:textId="77777777" w:rsidR="00713B2B" w:rsidRDefault="00713B2B">
            <w:pPr>
              <w:jc w:val="center"/>
              <w:rPr>
                <w:rFonts w:ascii="Times New Roman" w:eastAsia="SimSun" w:hAnsi="Times New Roman" w:cs="SimSun"/>
                <w:szCs w:val="21"/>
              </w:rPr>
            </w:pPr>
          </w:p>
        </w:tc>
      </w:tr>
      <w:tr w:rsidR="00713B2B" w14:paraId="53C564D5" w14:textId="77777777">
        <w:trPr>
          <w:jc w:val="center"/>
        </w:trPr>
        <w:tc>
          <w:tcPr>
            <w:tcW w:w="970" w:type="dxa"/>
            <w:vMerge/>
            <w:vAlign w:val="center"/>
          </w:tcPr>
          <w:p w14:paraId="7FC9B73A" w14:textId="77777777" w:rsidR="00713B2B" w:rsidRDefault="00713B2B">
            <w:pPr>
              <w:jc w:val="center"/>
              <w:rPr>
                <w:rFonts w:ascii="Times New Roman" w:eastAsia="SimSun" w:hAnsi="Times New Roman" w:cs="SimSun"/>
                <w:szCs w:val="21"/>
              </w:rPr>
            </w:pPr>
          </w:p>
        </w:tc>
        <w:tc>
          <w:tcPr>
            <w:tcW w:w="5659" w:type="dxa"/>
          </w:tcPr>
          <w:p w14:paraId="788716FD" w14:textId="77777777" w:rsidR="00713B2B" w:rsidRDefault="00D04354">
            <w:pPr>
              <w:rPr>
                <w:rFonts w:ascii="Times New Roman" w:eastAsia="SimSun" w:hAnsi="Times New Roman" w:cs="SimSun"/>
                <w:szCs w:val="21"/>
              </w:rPr>
            </w:pPr>
            <w:r>
              <w:rPr>
                <w:rFonts w:ascii="Times New Roman" w:eastAsia="SimSun" w:hAnsi="Times New Roman" w:cs="SimSun"/>
                <w:szCs w:val="21"/>
              </w:rPr>
              <w:t>RI4</w:t>
            </w:r>
            <w:r>
              <w:rPr>
                <w:rFonts w:ascii="Times New Roman" w:eastAsia="SimSun" w:hAnsi="Times New Roman" w:cs="SimSun" w:hint="eastAsia"/>
                <w:szCs w:val="21"/>
              </w:rPr>
              <w:t>：</w:t>
            </w:r>
            <w:r>
              <w:rPr>
                <w:rFonts w:ascii="Times New Roman" w:eastAsia="SimSun" w:hAnsi="Times New Roman" w:cs="SimSun"/>
                <w:szCs w:val="21"/>
              </w:rPr>
              <w:t>只要我能够回收快递包装，我就会这样做</w:t>
            </w:r>
          </w:p>
        </w:tc>
        <w:tc>
          <w:tcPr>
            <w:tcW w:w="1893" w:type="dxa"/>
            <w:vMerge/>
            <w:vAlign w:val="center"/>
          </w:tcPr>
          <w:p w14:paraId="7189EFE7" w14:textId="77777777" w:rsidR="00713B2B" w:rsidRDefault="00713B2B">
            <w:pPr>
              <w:jc w:val="center"/>
              <w:rPr>
                <w:rFonts w:ascii="Times New Roman" w:eastAsia="SimSun" w:hAnsi="Times New Roman" w:cs="SimSun"/>
                <w:szCs w:val="21"/>
              </w:rPr>
            </w:pPr>
          </w:p>
        </w:tc>
      </w:tr>
      <w:tr w:rsidR="00713B2B" w14:paraId="54AB79B1" w14:textId="77777777">
        <w:trPr>
          <w:jc w:val="center"/>
        </w:trPr>
        <w:tc>
          <w:tcPr>
            <w:tcW w:w="970" w:type="dxa"/>
            <w:vMerge w:val="restart"/>
            <w:vAlign w:val="center"/>
          </w:tcPr>
          <w:p w14:paraId="56BA1938"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回收行为（</w:t>
            </w:r>
            <w:r>
              <w:rPr>
                <w:rFonts w:ascii="Times New Roman" w:eastAsia="SimSun" w:hAnsi="Times New Roman" w:cs="SimSun" w:hint="eastAsia"/>
                <w:szCs w:val="21"/>
              </w:rPr>
              <w:t>R</w:t>
            </w:r>
            <w:r>
              <w:rPr>
                <w:rFonts w:ascii="Times New Roman" w:eastAsia="SimSun" w:hAnsi="Times New Roman" w:cs="SimSun"/>
                <w:szCs w:val="21"/>
              </w:rPr>
              <w:t>B</w:t>
            </w:r>
            <w:r>
              <w:rPr>
                <w:rFonts w:ascii="Times New Roman" w:eastAsia="SimSun" w:hAnsi="Times New Roman" w:cs="SimSun" w:hint="eastAsia"/>
                <w:szCs w:val="21"/>
              </w:rPr>
              <w:t>）</w:t>
            </w:r>
          </w:p>
        </w:tc>
        <w:tc>
          <w:tcPr>
            <w:tcW w:w="5659" w:type="dxa"/>
          </w:tcPr>
          <w:p w14:paraId="3C664B04" w14:textId="77777777" w:rsidR="00713B2B" w:rsidRDefault="00D04354">
            <w:pPr>
              <w:rPr>
                <w:rFonts w:ascii="Times New Roman" w:eastAsia="SimSun" w:hAnsi="Times New Roman" w:cs="SimSun"/>
                <w:szCs w:val="21"/>
              </w:rPr>
            </w:pPr>
            <w:r>
              <w:rPr>
                <w:rFonts w:ascii="Times New Roman" w:eastAsia="SimSun" w:hAnsi="Times New Roman" w:cs="SimSun" w:hint="eastAsia"/>
                <w:szCs w:val="21"/>
              </w:rPr>
              <w:t>R</w:t>
            </w:r>
            <w:r>
              <w:rPr>
                <w:rFonts w:ascii="Times New Roman" w:eastAsia="SimSun" w:hAnsi="Times New Roman" w:cs="SimSun"/>
                <w:szCs w:val="21"/>
              </w:rPr>
              <w:t>B1</w:t>
            </w:r>
            <w:r>
              <w:rPr>
                <w:rFonts w:ascii="Times New Roman" w:eastAsia="SimSun" w:hAnsi="Times New Roman" w:cs="SimSun" w:hint="eastAsia"/>
                <w:szCs w:val="21"/>
              </w:rPr>
              <w:t>：</w:t>
            </w:r>
            <w:r>
              <w:rPr>
                <w:rFonts w:ascii="Times New Roman" w:eastAsia="SimSun" w:hAnsi="Times New Roman" w:cs="SimSun"/>
                <w:szCs w:val="21"/>
              </w:rPr>
              <w:t>过去一段时间，</w:t>
            </w:r>
            <w:r>
              <w:rPr>
                <w:rFonts w:ascii="Times New Roman" w:eastAsia="SimSun" w:hAnsi="Times New Roman" w:cs="SimSun" w:hint="eastAsia"/>
                <w:szCs w:val="21"/>
              </w:rPr>
              <w:t>我</w:t>
            </w:r>
            <w:r>
              <w:rPr>
                <w:rFonts w:ascii="Times New Roman" w:eastAsia="SimSun" w:hAnsi="Times New Roman" w:cs="SimSun"/>
                <w:szCs w:val="21"/>
              </w:rPr>
              <w:t>主动尝试寻找回收方式（如咨询快递员、查找附近回收点、联系环保组织）</w:t>
            </w:r>
          </w:p>
        </w:tc>
        <w:tc>
          <w:tcPr>
            <w:tcW w:w="1893" w:type="dxa"/>
            <w:vMerge w:val="restart"/>
            <w:vAlign w:val="center"/>
          </w:tcPr>
          <w:p w14:paraId="3B58B1D8"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 xml:space="preserve">Chen et </w:t>
            </w:r>
            <w:proofErr w:type="gramStart"/>
            <w:r>
              <w:rPr>
                <w:rFonts w:ascii="Times New Roman" w:eastAsia="SimSun" w:hAnsi="Times New Roman" w:cs="Times New Roman"/>
                <w:szCs w:val="21"/>
              </w:rPr>
              <w:t>al(</w:t>
            </w:r>
            <w:proofErr w:type="gramEnd"/>
            <w:r>
              <w:rPr>
                <w:rFonts w:ascii="Times New Roman" w:eastAsia="SimSun" w:hAnsi="Times New Roman" w:cs="Times New Roman"/>
                <w:szCs w:val="21"/>
              </w:rPr>
              <w:t>2018)</w:t>
            </w:r>
            <w:r>
              <w:rPr>
                <w:rFonts w:ascii="Times New Roman" w:eastAsia="SimSun" w:hAnsi="Times New Roman" w:cs="Times New Roman"/>
                <w:szCs w:val="21"/>
                <w:vertAlign w:val="superscript"/>
              </w:rPr>
              <w:fldChar w:fldCharType="begin"/>
            </w:r>
            <w:r>
              <w:rPr>
                <w:rFonts w:ascii="Times New Roman" w:eastAsia="SimSun" w:hAnsi="Times New Roman" w:cs="Times New Roman"/>
                <w:szCs w:val="21"/>
                <w:vertAlign w:val="superscript"/>
              </w:rPr>
              <w:instrText xml:space="preserve"> REF _Ref190946200 \r \h  \* MERGEFORMAT </w:instrText>
            </w:r>
            <w:r>
              <w:rPr>
                <w:rFonts w:ascii="Times New Roman" w:eastAsia="SimSun" w:hAnsi="Times New Roman" w:cs="Times New Roman"/>
                <w:szCs w:val="21"/>
                <w:vertAlign w:val="superscript"/>
              </w:rPr>
            </w:r>
            <w:r>
              <w:rPr>
                <w:rFonts w:ascii="Times New Roman" w:eastAsia="SimSun" w:hAnsi="Times New Roman" w:cs="Times New Roman"/>
                <w:szCs w:val="21"/>
                <w:vertAlign w:val="superscript"/>
              </w:rPr>
              <w:fldChar w:fldCharType="separate"/>
            </w:r>
            <w:r>
              <w:rPr>
                <w:rFonts w:ascii="Times New Roman" w:eastAsia="SimSun" w:hAnsi="Times New Roman" w:cs="Times New Roman"/>
                <w:szCs w:val="21"/>
                <w:vertAlign w:val="superscript"/>
              </w:rPr>
              <w:t>[116]</w:t>
            </w:r>
            <w:r>
              <w:rPr>
                <w:rFonts w:ascii="Times New Roman" w:eastAsia="SimSun" w:hAnsi="Times New Roman" w:cs="Times New Roman"/>
                <w:szCs w:val="21"/>
                <w:vertAlign w:val="superscript"/>
              </w:rPr>
              <w:fldChar w:fldCharType="end"/>
            </w:r>
            <w:r>
              <w:rPr>
                <w:rFonts w:ascii="Times New Roman" w:eastAsia="SimSun" w:hAnsi="Times New Roman" w:cs="Times New Roman"/>
                <w:szCs w:val="21"/>
              </w:rPr>
              <w:t>, Chen et al(2019)</w:t>
            </w:r>
            <w:r>
              <w:rPr>
                <w:rFonts w:ascii="Times New Roman" w:eastAsia="SimSun" w:hAnsi="Times New Roman" w:cs="Times New Roman"/>
                <w:szCs w:val="21"/>
                <w:vertAlign w:val="superscript"/>
              </w:rPr>
              <w:fldChar w:fldCharType="begin"/>
            </w:r>
            <w:r>
              <w:rPr>
                <w:rFonts w:ascii="Times New Roman" w:eastAsia="SimSun" w:hAnsi="Times New Roman" w:cs="Times New Roman"/>
                <w:szCs w:val="21"/>
                <w:vertAlign w:val="superscript"/>
              </w:rPr>
              <w:instrText xml:space="preserve"> REF _Ref190959263 \r \h  \* MERGEFORMAT </w:instrText>
            </w:r>
            <w:r>
              <w:rPr>
                <w:rFonts w:ascii="Times New Roman" w:eastAsia="SimSun" w:hAnsi="Times New Roman" w:cs="Times New Roman"/>
                <w:szCs w:val="21"/>
                <w:vertAlign w:val="superscript"/>
              </w:rPr>
            </w:r>
            <w:r>
              <w:rPr>
                <w:rFonts w:ascii="Times New Roman" w:eastAsia="SimSun" w:hAnsi="Times New Roman" w:cs="Times New Roman"/>
                <w:szCs w:val="21"/>
                <w:vertAlign w:val="superscript"/>
              </w:rPr>
              <w:fldChar w:fldCharType="separate"/>
            </w:r>
            <w:r>
              <w:rPr>
                <w:rFonts w:ascii="Times New Roman" w:eastAsia="SimSun" w:hAnsi="Times New Roman" w:cs="Times New Roman"/>
                <w:szCs w:val="21"/>
                <w:vertAlign w:val="superscript"/>
              </w:rPr>
              <w:t>[117]</w:t>
            </w:r>
            <w:r>
              <w:rPr>
                <w:rFonts w:ascii="Times New Roman" w:eastAsia="SimSun" w:hAnsi="Times New Roman" w:cs="Times New Roman"/>
                <w:szCs w:val="21"/>
                <w:vertAlign w:val="superscript"/>
              </w:rPr>
              <w:fldChar w:fldCharType="end"/>
            </w:r>
          </w:p>
        </w:tc>
      </w:tr>
      <w:tr w:rsidR="00713B2B" w14:paraId="78FC86FF" w14:textId="77777777">
        <w:trPr>
          <w:jc w:val="center"/>
        </w:trPr>
        <w:tc>
          <w:tcPr>
            <w:tcW w:w="970" w:type="dxa"/>
            <w:vMerge/>
          </w:tcPr>
          <w:p w14:paraId="51686D6A" w14:textId="77777777" w:rsidR="00713B2B" w:rsidRDefault="00713B2B">
            <w:pPr>
              <w:rPr>
                <w:rFonts w:ascii="Times New Roman" w:eastAsia="SimSun" w:hAnsi="Times New Roman" w:cs="SimSun"/>
                <w:szCs w:val="21"/>
              </w:rPr>
            </w:pPr>
          </w:p>
        </w:tc>
        <w:tc>
          <w:tcPr>
            <w:tcW w:w="5659" w:type="dxa"/>
          </w:tcPr>
          <w:p w14:paraId="2E3A6DDA" w14:textId="77777777" w:rsidR="00713B2B" w:rsidRDefault="00D04354">
            <w:pPr>
              <w:rPr>
                <w:rFonts w:ascii="Times New Roman" w:eastAsia="SimSun" w:hAnsi="Times New Roman" w:cs="SimSun"/>
                <w:szCs w:val="21"/>
              </w:rPr>
            </w:pPr>
            <w:r>
              <w:rPr>
                <w:rFonts w:ascii="Times New Roman" w:eastAsia="SimSun" w:hAnsi="Times New Roman" w:cs="SimSun"/>
                <w:szCs w:val="21"/>
              </w:rPr>
              <w:t>RB2</w:t>
            </w:r>
            <w:r>
              <w:rPr>
                <w:rFonts w:ascii="Times New Roman" w:eastAsia="SimSun" w:hAnsi="Times New Roman" w:cs="SimSun" w:hint="eastAsia"/>
                <w:szCs w:val="21"/>
              </w:rPr>
              <w:t>：过去一段时间，</w:t>
            </w:r>
            <w:r>
              <w:rPr>
                <w:rFonts w:ascii="Times New Roman" w:eastAsia="SimSun" w:hAnsi="Times New Roman" w:cs="SimSun"/>
                <w:szCs w:val="21"/>
              </w:rPr>
              <w:t>如果有合适的回收渠道，</w:t>
            </w:r>
            <w:r>
              <w:rPr>
                <w:rFonts w:ascii="Times New Roman" w:eastAsia="SimSun" w:hAnsi="Times New Roman" w:cs="SimSun" w:hint="eastAsia"/>
                <w:szCs w:val="21"/>
              </w:rPr>
              <w:t>我</w:t>
            </w:r>
            <w:r>
              <w:rPr>
                <w:rFonts w:ascii="Times New Roman" w:eastAsia="SimSun" w:hAnsi="Times New Roman" w:cs="SimSun"/>
                <w:szCs w:val="21"/>
              </w:rPr>
              <w:t>愿意将快递包装存放一段时间后再进行回收</w:t>
            </w:r>
          </w:p>
        </w:tc>
        <w:tc>
          <w:tcPr>
            <w:tcW w:w="1893" w:type="dxa"/>
            <w:vMerge/>
          </w:tcPr>
          <w:p w14:paraId="1294FEB8" w14:textId="77777777" w:rsidR="00713B2B" w:rsidRDefault="00713B2B">
            <w:pPr>
              <w:rPr>
                <w:rFonts w:ascii="Times New Roman" w:eastAsia="SimSun" w:hAnsi="Times New Roman" w:cs="SimSun"/>
                <w:szCs w:val="21"/>
              </w:rPr>
            </w:pPr>
          </w:p>
        </w:tc>
      </w:tr>
      <w:tr w:rsidR="00713B2B" w14:paraId="7DE28A7B" w14:textId="77777777">
        <w:trPr>
          <w:jc w:val="center"/>
        </w:trPr>
        <w:tc>
          <w:tcPr>
            <w:tcW w:w="970" w:type="dxa"/>
            <w:vMerge/>
          </w:tcPr>
          <w:p w14:paraId="0AD3E0A6" w14:textId="77777777" w:rsidR="00713B2B" w:rsidRDefault="00713B2B">
            <w:pPr>
              <w:rPr>
                <w:rFonts w:ascii="Times New Roman" w:eastAsia="SimSun" w:hAnsi="Times New Roman" w:cs="SimSun"/>
                <w:szCs w:val="21"/>
              </w:rPr>
            </w:pPr>
          </w:p>
        </w:tc>
        <w:tc>
          <w:tcPr>
            <w:tcW w:w="5659" w:type="dxa"/>
          </w:tcPr>
          <w:p w14:paraId="7D5DE517" w14:textId="77777777" w:rsidR="00713B2B" w:rsidRDefault="00D04354">
            <w:pPr>
              <w:rPr>
                <w:rFonts w:ascii="Times New Roman" w:eastAsia="SimSun" w:hAnsi="Times New Roman" w:cs="SimSun"/>
                <w:szCs w:val="21"/>
              </w:rPr>
            </w:pPr>
            <w:r>
              <w:rPr>
                <w:rFonts w:ascii="Times New Roman" w:eastAsia="SimSun" w:hAnsi="Times New Roman" w:cs="SimSun"/>
                <w:szCs w:val="21"/>
              </w:rPr>
              <w:t>RB3</w:t>
            </w:r>
            <w:r>
              <w:rPr>
                <w:rFonts w:ascii="Times New Roman" w:eastAsia="SimSun" w:hAnsi="Times New Roman" w:cs="SimSun" w:hint="eastAsia"/>
                <w:szCs w:val="21"/>
              </w:rPr>
              <w:t>：过去一段时间，我</w:t>
            </w:r>
            <w:r>
              <w:rPr>
                <w:rFonts w:ascii="Times New Roman" w:eastAsia="SimSun" w:hAnsi="Times New Roman" w:cs="SimSun"/>
                <w:szCs w:val="21"/>
              </w:rPr>
              <w:t>尝试将可重复使用的包装（如纸箱）留存下来，以便二次使用</w:t>
            </w:r>
          </w:p>
        </w:tc>
        <w:tc>
          <w:tcPr>
            <w:tcW w:w="1893" w:type="dxa"/>
            <w:vMerge/>
          </w:tcPr>
          <w:p w14:paraId="162AAAAE" w14:textId="77777777" w:rsidR="00713B2B" w:rsidRDefault="00713B2B">
            <w:pPr>
              <w:rPr>
                <w:rFonts w:ascii="Times New Roman" w:eastAsia="SimSun" w:hAnsi="Times New Roman" w:cs="SimSun"/>
                <w:szCs w:val="21"/>
              </w:rPr>
            </w:pPr>
          </w:p>
        </w:tc>
      </w:tr>
      <w:tr w:rsidR="00713B2B" w14:paraId="74E89AE4" w14:textId="77777777">
        <w:trPr>
          <w:jc w:val="center"/>
        </w:trPr>
        <w:tc>
          <w:tcPr>
            <w:tcW w:w="970" w:type="dxa"/>
            <w:vMerge/>
          </w:tcPr>
          <w:p w14:paraId="76E79681" w14:textId="77777777" w:rsidR="00713B2B" w:rsidRDefault="00713B2B">
            <w:pPr>
              <w:rPr>
                <w:rFonts w:ascii="Times New Roman" w:eastAsia="SimSun" w:hAnsi="Times New Roman" w:cs="SimSun"/>
                <w:szCs w:val="21"/>
              </w:rPr>
            </w:pPr>
          </w:p>
        </w:tc>
        <w:tc>
          <w:tcPr>
            <w:tcW w:w="5659" w:type="dxa"/>
          </w:tcPr>
          <w:p w14:paraId="2D85BC97" w14:textId="77777777" w:rsidR="00713B2B" w:rsidRDefault="00D04354">
            <w:pPr>
              <w:rPr>
                <w:rFonts w:ascii="Times New Roman" w:eastAsia="SimSun" w:hAnsi="Times New Roman" w:cs="SimSun"/>
                <w:szCs w:val="21"/>
              </w:rPr>
            </w:pPr>
            <w:r>
              <w:rPr>
                <w:rFonts w:ascii="Times New Roman" w:eastAsia="SimSun" w:hAnsi="Times New Roman" w:cs="SimSun"/>
                <w:szCs w:val="21"/>
              </w:rPr>
              <w:t>RB4</w:t>
            </w:r>
            <w:r>
              <w:rPr>
                <w:rFonts w:ascii="Times New Roman" w:eastAsia="SimSun" w:hAnsi="Times New Roman" w:cs="SimSun" w:hint="eastAsia"/>
                <w:szCs w:val="21"/>
              </w:rPr>
              <w:t>：过去一段时间，我</w:t>
            </w:r>
            <w:r>
              <w:rPr>
                <w:rFonts w:ascii="Times New Roman" w:eastAsia="SimSun" w:hAnsi="Times New Roman" w:cs="SimSun"/>
                <w:szCs w:val="21"/>
              </w:rPr>
              <w:t>主动鼓励朋友、同学</w:t>
            </w:r>
            <w:r>
              <w:rPr>
                <w:rFonts w:ascii="Times New Roman" w:eastAsia="SimSun" w:hAnsi="Times New Roman" w:cs="SimSun"/>
                <w:szCs w:val="21"/>
              </w:rPr>
              <w:t>(</w:t>
            </w:r>
            <w:r>
              <w:rPr>
                <w:rFonts w:ascii="Times New Roman" w:eastAsia="SimSun" w:hAnsi="Times New Roman" w:cs="SimSun"/>
                <w:szCs w:val="21"/>
              </w:rPr>
              <w:t>同事</w:t>
            </w:r>
            <w:r>
              <w:rPr>
                <w:rFonts w:ascii="Times New Roman" w:eastAsia="SimSun" w:hAnsi="Times New Roman" w:cs="SimSun"/>
                <w:szCs w:val="21"/>
              </w:rPr>
              <w:t>)</w:t>
            </w:r>
            <w:r>
              <w:rPr>
                <w:rFonts w:ascii="Times New Roman" w:eastAsia="SimSun" w:hAnsi="Times New Roman" w:cs="SimSun"/>
                <w:szCs w:val="21"/>
              </w:rPr>
              <w:t>、家人</w:t>
            </w:r>
            <w:r>
              <w:rPr>
                <w:rFonts w:ascii="Times New Roman" w:eastAsia="SimSun" w:hAnsi="Times New Roman" w:cs="SimSun" w:hint="eastAsia"/>
                <w:szCs w:val="21"/>
              </w:rPr>
              <w:t>参加</w:t>
            </w:r>
            <w:r>
              <w:rPr>
                <w:rFonts w:ascii="Times New Roman" w:eastAsia="SimSun" w:hAnsi="Times New Roman" w:cs="SimSun"/>
                <w:szCs w:val="21"/>
              </w:rPr>
              <w:t>快递包装回收活动</w:t>
            </w:r>
          </w:p>
        </w:tc>
        <w:tc>
          <w:tcPr>
            <w:tcW w:w="1893" w:type="dxa"/>
            <w:vMerge/>
          </w:tcPr>
          <w:p w14:paraId="7EA0ABB8" w14:textId="77777777" w:rsidR="00713B2B" w:rsidRDefault="00713B2B">
            <w:pPr>
              <w:rPr>
                <w:rFonts w:ascii="Times New Roman" w:eastAsia="SimSun" w:hAnsi="Times New Roman" w:cs="SimSun"/>
                <w:szCs w:val="21"/>
              </w:rPr>
            </w:pPr>
          </w:p>
        </w:tc>
      </w:tr>
      <w:tr w:rsidR="00713B2B" w14:paraId="0E2B93C6" w14:textId="77777777">
        <w:trPr>
          <w:jc w:val="center"/>
        </w:trPr>
        <w:tc>
          <w:tcPr>
            <w:tcW w:w="970" w:type="dxa"/>
            <w:vMerge/>
          </w:tcPr>
          <w:p w14:paraId="1A8B1025" w14:textId="77777777" w:rsidR="00713B2B" w:rsidRDefault="00713B2B">
            <w:pPr>
              <w:rPr>
                <w:rFonts w:ascii="Times New Roman" w:eastAsia="SimSun" w:hAnsi="Times New Roman" w:cs="SimSun"/>
                <w:szCs w:val="21"/>
              </w:rPr>
            </w:pPr>
          </w:p>
        </w:tc>
        <w:tc>
          <w:tcPr>
            <w:tcW w:w="5659" w:type="dxa"/>
          </w:tcPr>
          <w:p w14:paraId="63F723E5" w14:textId="77777777" w:rsidR="00713B2B" w:rsidRDefault="00D04354">
            <w:pPr>
              <w:rPr>
                <w:rFonts w:ascii="Times New Roman" w:eastAsia="SimSun" w:hAnsi="Times New Roman" w:cs="SimSun"/>
                <w:szCs w:val="21"/>
              </w:rPr>
            </w:pPr>
            <w:r>
              <w:rPr>
                <w:rFonts w:ascii="Times New Roman" w:eastAsia="SimSun" w:hAnsi="Times New Roman" w:cs="SimSun"/>
                <w:szCs w:val="21"/>
              </w:rPr>
              <w:t>RB5</w:t>
            </w:r>
            <w:r>
              <w:rPr>
                <w:rFonts w:ascii="Times New Roman" w:eastAsia="SimSun" w:hAnsi="Times New Roman" w:cs="SimSun" w:hint="eastAsia"/>
                <w:szCs w:val="21"/>
              </w:rPr>
              <w:t>：过去一段时间，在寄快递时，我愿意选用二次使用的快递包装</w:t>
            </w:r>
          </w:p>
        </w:tc>
        <w:tc>
          <w:tcPr>
            <w:tcW w:w="1893" w:type="dxa"/>
            <w:vMerge/>
          </w:tcPr>
          <w:p w14:paraId="1B28FAD6" w14:textId="77777777" w:rsidR="00713B2B" w:rsidRDefault="00713B2B">
            <w:pPr>
              <w:rPr>
                <w:rFonts w:ascii="Times New Roman" w:eastAsia="SimSun" w:hAnsi="Times New Roman" w:cs="SimSun"/>
                <w:szCs w:val="21"/>
              </w:rPr>
            </w:pPr>
          </w:p>
        </w:tc>
      </w:tr>
      <w:tr w:rsidR="00713B2B" w14:paraId="4DDB9871" w14:textId="77777777">
        <w:trPr>
          <w:jc w:val="center"/>
        </w:trPr>
        <w:tc>
          <w:tcPr>
            <w:tcW w:w="970" w:type="dxa"/>
            <w:vMerge/>
          </w:tcPr>
          <w:p w14:paraId="38D0D6F7" w14:textId="77777777" w:rsidR="00713B2B" w:rsidRDefault="00713B2B">
            <w:pPr>
              <w:rPr>
                <w:rFonts w:ascii="Times New Roman" w:eastAsia="SimSun" w:hAnsi="Times New Roman" w:cs="SimSun"/>
                <w:szCs w:val="21"/>
              </w:rPr>
            </w:pPr>
          </w:p>
        </w:tc>
        <w:tc>
          <w:tcPr>
            <w:tcW w:w="5659" w:type="dxa"/>
          </w:tcPr>
          <w:p w14:paraId="3ED398DF" w14:textId="77777777" w:rsidR="00713B2B" w:rsidRDefault="00D04354">
            <w:pPr>
              <w:rPr>
                <w:rFonts w:ascii="Times New Roman" w:eastAsia="SimSun" w:hAnsi="Times New Roman" w:cs="SimSun"/>
                <w:szCs w:val="21"/>
              </w:rPr>
            </w:pPr>
            <w:r>
              <w:rPr>
                <w:rFonts w:ascii="Times New Roman" w:eastAsia="SimSun" w:hAnsi="Times New Roman" w:cs="SimSun"/>
                <w:szCs w:val="21"/>
              </w:rPr>
              <w:t>RB6</w:t>
            </w:r>
            <w:r>
              <w:rPr>
                <w:rFonts w:ascii="Times New Roman" w:eastAsia="SimSun" w:hAnsi="Times New Roman" w:cs="SimSun" w:hint="eastAsia"/>
                <w:szCs w:val="21"/>
              </w:rPr>
              <w:t>：过去一段时间，我会主动向别人说明回收快递包装废弃物的重要性。</w:t>
            </w:r>
          </w:p>
        </w:tc>
        <w:tc>
          <w:tcPr>
            <w:tcW w:w="1893" w:type="dxa"/>
            <w:vMerge/>
          </w:tcPr>
          <w:p w14:paraId="569C865E" w14:textId="77777777" w:rsidR="00713B2B" w:rsidRDefault="00713B2B">
            <w:pPr>
              <w:rPr>
                <w:rFonts w:ascii="Times New Roman" w:eastAsia="SimSun" w:hAnsi="Times New Roman" w:cs="SimSun"/>
                <w:szCs w:val="21"/>
              </w:rPr>
            </w:pPr>
          </w:p>
        </w:tc>
      </w:tr>
      <w:tr w:rsidR="00713B2B" w14:paraId="18D5B3D1" w14:textId="77777777">
        <w:trPr>
          <w:jc w:val="center"/>
        </w:trPr>
        <w:tc>
          <w:tcPr>
            <w:tcW w:w="970" w:type="dxa"/>
            <w:vMerge/>
          </w:tcPr>
          <w:p w14:paraId="7C740E26" w14:textId="77777777" w:rsidR="00713B2B" w:rsidRDefault="00713B2B">
            <w:pPr>
              <w:rPr>
                <w:rFonts w:ascii="Times New Roman" w:eastAsia="SimSun" w:hAnsi="Times New Roman" w:cs="SimSun"/>
                <w:szCs w:val="21"/>
              </w:rPr>
            </w:pPr>
          </w:p>
        </w:tc>
        <w:tc>
          <w:tcPr>
            <w:tcW w:w="5659" w:type="dxa"/>
          </w:tcPr>
          <w:p w14:paraId="0B4FC59D" w14:textId="77777777" w:rsidR="00713B2B" w:rsidRDefault="00D04354">
            <w:pPr>
              <w:rPr>
                <w:rFonts w:ascii="Times New Roman" w:eastAsia="SimSun" w:hAnsi="Times New Roman" w:cs="SimSun"/>
                <w:szCs w:val="21"/>
              </w:rPr>
            </w:pPr>
            <w:r>
              <w:rPr>
                <w:rFonts w:ascii="Times New Roman" w:eastAsia="SimSun" w:hAnsi="Times New Roman" w:cs="SimSun"/>
                <w:szCs w:val="21"/>
              </w:rPr>
              <w:t>RB7</w:t>
            </w:r>
            <w:r>
              <w:rPr>
                <w:rFonts w:ascii="Times New Roman" w:eastAsia="SimSun" w:hAnsi="Times New Roman" w:cs="SimSun" w:hint="eastAsia"/>
                <w:szCs w:val="21"/>
              </w:rPr>
              <w:t>：过去一段时间，拆开快递后，我不会把包装扔掉。</w:t>
            </w:r>
          </w:p>
        </w:tc>
        <w:tc>
          <w:tcPr>
            <w:tcW w:w="1893" w:type="dxa"/>
            <w:vMerge/>
          </w:tcPr>
          <w:p w14:paraId="0E5CCA9D" w14:textId="77777777" w:rsidR="00713B2B" w:rsidRDefault="00713B2B">
            <w:pPr>
              <w:rPr>
                <w:rFonts w:ascii="Times New Roman" w:eastAsia="SimSun" w:hAnsi="Times New Roman" w:cs="SimSun"/>
                <w:szCs w:val="21"/>
              </w:rPr>
            </w:pPr>
          </w:p>
        </w:tc>
      </w:tr>
    </w:tbl>
    <w:p w14:paraId="5960170A" w14:textId="77777777" w:rsidR="00713B2B" w:rsidRDefault="00D04354">
      <w:pPr>
        <w:pStyle w:val="a1"/>
        <w:spacing w:before="156" w:after="156"/>
      </w:pPr>
      <w:r>
        <w:rPr>
          <w:rFonts w:hint="eastAsia"/>
        </w:rPr>
        <w:t>4</w:t>
      </w:r>
      <w:r>
        <w:t xml:space="preserve">.1.4 </w:t>
      </w:r>
      <w:r>
        <w:rPr>
          <w:rFonts w:hint="eastAsia"/>
        </w:rPr>
        <w:t>信息干预材料</w:t>
      </w:r>
    </w:p>
    <w:p w14:paraId="5660CAB9" w14:textId="77777777" w:rsidR="00713B2B" w:rsidRDefault="00D04354">
      <w:pPr>
        <w:pStyle w:val="11"/>
      </w:pPr>
      <w:r>
        <w:rPr>
          <w:rFonts w:hint="eastAsia"/>
        </w:rPr>
        <w:t>干预材料的编写基于研究一所识别的关键影响因素，包括激励措施、促进条件、回收态度、知觉行为控制和主观规范。为了更系统地组织干预内容，提高信息干预的针对性和有效性，这五个变量被归纳为三个核心维度：个人动机、社会规范和行为能力。个人动机旨在增强消费者对快递包装回收的内在驱动力，使其在认知和情感层面更加认同回收行为的重要性。例如，通过强调环境保护的长期价值、回收对自身利益的潜在好处等，激发个体主动参与的意愿。社会规范关注社会影响和群体认同，通过塑造积极的社会氛围，引导个体遵循主流环保行为模式。信息干预通过展示他人回收的典范、社区或企业的环保承诺、政策倡导等方式，提升个体对回收行为的社会责任感和归属感，增强社会压力与群体激励对行为的促进作用。行为能力主要针对回收过程中可能面临的障碍，提供便捷性和支持性条件，降低行为执行的难度。干预内容涉及回收设施的可及性、操作流程的简化、明确的分类指引等，以提升个体对回收行为的掌控感，使其更容易将回收意愿转化为实际行动。基于三个核心维度及相关文献研究设计本文的干预材料</w:t>
      </w:r>
      <w:r>
        <w:rPr>
          <w:vertAlign w:val="superscript"/>
        </w:rPr>
        <w:fldChar w:fldCharType="begin"/>
      </w:r>
      <w:r>
        <w:rPr>
          <w:vertAlign w:val="superscript"/>
        </w:rPr>
        <w:instrText xml:space="preserve"> </w:instrText>
      </w:r>
      <w:r>
        <w:rPr>
          <w:rFonts w:hint="eastAsia"/>
          <w:vertAlign w:val="superscript"/>
        </w:rPr>
        <w:instrText>REF _Ref190962222 \r \h</w:instrText>
      </w:r>
      <w:r>
        <w:rPr>
          <w:vertAlign w:val="superscript"/>
        </w:rPr>
        <w:instrText xml:space="preserve">  \* MERGEFORMAT </w:instrText>
      </w:r>
      <w:r>
        <w:rPr>
          <w:vertAlign w:val="superscript"/>
        </w:rPr>
      </w:r>
      <w:r>
        <w:rPr>
          <w:vertAlign w:val="superscript"/>
        </w:rPr>
        <w:fldChar w:fldCharType="separate"/>
      </w:r>
      <w:r>
        <w:rPr>
          <w:vertAlign w:val="superscript"/>
        </w:rPr>
        <w:t>[119</w:t>
      </w:r>
      <w:r>
        <w:rPr>
          <w:vertAlign w:val="superscript"/>
        </w:rPr>
        <w:fldChar w:fldCharType="end"/>
      </w:r>
      <w:r>
        <w:rPr>
          <w:vertAlign w:val="superscript"/>
        </w:rPr>
        <w:t>-</w:t>
      </w:r>
      <w:r>
        <w:rPr>
          <w:vertAlign w:val="superscript"/>
        </w:rPr>
        <w:fldChar w:fldCharType="begin"/>
      </w:r>
      <w:r>
        <w:rPr>
          <w:vertAlign w:val="superscript"/>
        </w:rPr>
        <w:instrText xml:space="preserve"> REF _Ref190962224 \r \h  \* MERGEFORMAT </w:instrText>
      </w:r>
      <w:r>
        <w:rPr>
          <w:vertAlign w:val="superscript"/>
        </w:rPr>
      </w:r>
      <w:r>
        <w:rPr>
          <w:vertAlign w:val="superscript"/>
        </w:rPr>
        <w:fldChar w:fldCharType="separate"/>
      </w:r>
      <w:r>
        <w:rPr>
          <w:vertAlign w:val="superscript"/>
        </w:rPr>
        <w:t>121]</w:t>
      </w:r>
      <w:r>
        <w:rPr>
          <w:vertAlign w:val="superscript"/>
        </w:rPr>
        <w:fldChar w:fldCharType="end"/>
      </w:r>
      <w:r>
        <w:rPr>
          <w:rFonts w:hint="eastAsia"/>
        </w:rPr>
        <w:t>。</w:t>
      </w:r>
    </w:p>
    <w:p w14:paraId="5A4E1138" w14:textId="77777777" w:rsidR="00713B2B" w:rsidRDefault="00D04354">
      <w:pPr>
        <w:pStyle w:val="a"/>
        <w:spacing w:before="156" w:after="156"/>
      </w:pPr>
      <w:bookmarkStart w:id="97" w:name="_Toc192688333"/>
      <w:r>
        <w:rPr>
          <w:rFonts w:hint="eastAsia"/>
        </w:rPr>
        <w:t>4</w:t>
      </w:r>
      <w:r>
        <w:t xml:space="preserve">.2 </w:t>
      </w:r>
      <w:r>
        <w:rPr>
          <w:rFonts w:hint="eastAsia"/>
        </w:rPr>
        <w:t>实验过程</w:t>
      </w:r>
      <w:bookmarkEnd w:id="97"/>
    </w:p>
    <w:p w14:paraId="7FF76E67" w14:textId="77777777" w:rsidR="00713B2B" w:rsidRDefault="00D04354">
      <w:pPr>
        <w:pStyle w:val="a1"/>
        <w:spacing w:before="156" w:after="156"/>
      </w:pPr>
      <w:r>
        <w:rPr>
          <w:rFonts w:hint="eastAsia"/>
        </w:rPr>
        <w:t>4</w:t>
      </w:r>
      <w:r>
        <w:t xml:space="preserve">.2.1 </w:t>
      </w:r>
      <w:r>
        <w:rPr>
          <w:rFonts w:hint="eastAsia"/>
        </w:rPr>
        <w:t>量表检验</w:t>
      </w:r>
    </w:p>
    <w:p w14:paraId="5253562F" w14:textId="77777777" w:rsidR="00713B2B" w:rsidRDefault="00D04354">
      <w:pPr>
        <w:pStyle w:val="11"/>
      </w:pPr>
      <w:r>
        <w:rPr>
          <w:rFonts w:hint="eastAsia"/>
        </w:rPr>
        <w:t>参与者首先需完成基线线上问卷调查（</w:t>
      </w:r>
      <w:r>
        <w:rPr>
          <w:rFonts w:hint="eastAsia"/>
        </w:rPr>
        <w:t>T0</w:t>
      </w:r>
      <w:r>
        <w:rPr>
          <w:rFonts w:hint="eastAsia"/>
        </w:rPr>
        <w:t>），该问卷采用自我评估方式，旨在收集受试者的基本特征、网购经历以及对快递包装回收的意愿与行为情况。问卷开篇详细说明了研究目的，并明确告知参与者所有数据仅用于科学研究，个人信息将严格保密。同时，研究团队强调了认真、如实填写问卷的重要性，以确</w:t>
      </w:r>
      <w:r>
        <w:rPr>
          <w:rFonts w:hint="eastAsia"/>
        </w:rPr>
        <w:lastRenderedPageBreak/>
        <w:t>保数据的准确性和研究的可靠性。问卷提交后，研究团队进一步邀请参与者通过微信平台加入实验，并向其说明后续干预流程，包括信息包的推送与最终问卷调查的安排。最终，共有</w:t>
      </w:r>
      <w:r>
        <w:rPr>
          <w:rFonts w:hint="eastAsia"/>
        </w:rPr>
        <w:t>84</w:t>
      </w:r>
      <w:r>
        <w:rPr>
          <w:rFonts w:hint="eastAsia"/>
        </w:rPr>
        <w:t>名参与者同意继续参与实验。</w:t>
      </w:r>
    </w:p>
    <w:p w14:paraId="621E3126" w14:textId="77777777" w:rsidR="00713B2B" w:rsidRDefault="00D04354">
      <w:pPr>
        <w:pStyle w:val="11"/>
      </w:pPr>
      <w:r>
        <w:rPr>
          <w:rFonts w:hint="eastAsia"/>
        </w:rPr>
        <w:t>然后，根据“实验前”调查收集的数据进行信效度检验和因子分析。快递包装回收意愿及回收行为量表的</w:t>
      </w:r>
      <w:r>
        <w:t>Cronbach’s Alpha</w:t>
      </w:r>
      <w:r>
        <w:rPr>
          <w:rFonts w:hint="eastAsia"/>
        </w:rPr>
        <w:t>系数分别为</w:t>
      </w:r>
      <w:r>
        <w:rPr>
          <w:rFonts w:hint="eastAsia"/>
        </w:rPr>
        <w:t>0.</w:t>
      </w:r>
      <w:r>
        <w:t>914</w:t>
      </w:r>
      <w:r>
        <w:rPr>
          <w:rFonts w:hint="eastAsia"/>
        </w:rPr>
        <w:t>和</w:t>
      </w:r>
      <w:r>
        <w:rPr>
          <w:rFonts w:hint="eastAsia"/>
        </w:rPr>
        <w:t>0.</w:t>
      </w:r>
      <w:r>
        <w:t>922</w:t>
      </w:r>
      <w:r>
        <w:rPr>
          <w:rFonts w:hint="eastAsia"/>
        </w:rPr>
        <w:t>，均超过</w:t>
      </w:r>
      <w:r>
        <w:rPr>
          <w:rFonts w:hint="eastAsia"/>
        </w:rPr>
        <w:t>0</w:t>
      </w:r>
      <w:r>
        <w:t>.7</w:t>
      </w:r>
      <w:r>
        <w:rPr>
          <w:rFonts w:hint="eastAsia"/>
        </w:rPr>
        <w:t>，表明问卷的可靠性较高。效度检验中，两个量表的</w:t>
      </w:r>
      <w:r>
        <w:rPr>
          <w:rFonts w:hint="eastAsia"/>
        </w:rPr>
        <w:t>KMO</w:t>
      </w:r>
      <w:r>
        <w:rPr>
          <w:rFonts w:hint="eastAsia"/>
        </w:rPr>
        <w:t>值为</w:t>
      </w:r>
      <w:r>
        <w:rPr>
          <w:rFonts w:hint="eastAsia"/>
        </w:rPr>
        <w:t>0</w:t>
      </w:r>
      <w:r>
        <w:t>.837</w:t>
      </w:r>
      <w:r>
        <w:rPr>
          <w:rFonts w:hint="eastAsia"/>
        </w:rPr>
        <w:t>和</w:t>
      </w:r>
      <w:r>
        <w:rPr>
          <w:rFonts w:hint="eastAsia"/>
        </w:rPr>
        <w:t>0</w:t>
      </w:r>
      <w:r>
        <w:t>.881</w:t>
      </w:r>
      <w:r>
        <w:rPr>
          <w:rFonts w:hint="eastAsia"/>
        </w:rPr>
        <w:t>；此外，</w:t>
      </w:r>
      <w:r>
        <w:rPr>
          <w:rFonts w:hint="eastAsia"/>
        </w:rPr>
        <w:t>Bartlett</w:t>
      </w:r>
      <w:r>
        <w:rPr>
          <w:rFonts w:hint="eastAsia"/>
        </w:rPr>
        <w:t>球形检验的显著性水平为</w:t>
      </w:r>
      <w:r>
        <w:rPr>
          <w:rFonts w:hint="eastAsia"/>
        </w:rPr>
        <w:t>0.000</w:t>
      </w:r>
      <w:r>
        <w:rPr>
          <w:rFonts w:hint="eastAsia"/>
        </w:rPr>
        <w:t>，表明两个量表有效。</w:t>
      </w:r>
    </w:p>
    <w:p w14:paraId="3B50641C" w14:textId="77777777" w:rsidR="00713B2B" w:rsidRDefault="00D04354">
      <w:pPr>
        <w:pStyle w:val="a1"/>
        <w:spacing w:before="156" w:after="156"/>
      </w:pPr>
      <w:r>
        <w:rPr>
          <w:rFonts w:hint="eastAsia"/>
        </w:rPr>
        <w:t>4</w:t>
      </w:r>
      <w:r>
        <w:t xml:space="preserve">.2.2 </w:t>
      </w:r>
      <w:r>
        <w:rPr>
          <w:rFonts w:hint="eastAsia"/>
        </w:rPr>
        <w:t>实验分组</w:t>
      </w:r>
    </w:p>
    <w:p w14:paraId="161D4FD4" w14:textId="77777777" w:rsidR="00713B2B" w:rsidRDefault="00D04354">
      <w:pPr>
        <w:pStyle w:val="11"/>
      </w:pPr>
      <w:r>
        <w:rPr>
          <w:rFonts w:hint="eastAsia"/>
        </w:rPr>
        <w:t>基于两个变量的组合，本实验共设置四个实验组，每组参与者分别接受不同的信息干预条件，以系统分析信息语言强度和干预频率的交互影响：低频率×非坚定主张（</w:t>
      </w:r>
      <w:r>
        <w:rPr>
          <w:rFonts w:hint="eastAsia"/>
        </w:rPr>
        <w:t>A</w:t>
      </w:r>
      <w:r>
        <w:rPr>
          <w:rFonts w:hint="eastAsia"/>
        </w:rPr>
        <w:t>组）、低频率×坚定主张（</w:t>
      </w:r>
      <w:r>
        <w:rPr>
          <w:rFonts w:hint="eastAsia"/>
        </w:rPr>
        <w:t>B</w:t>
      </w:r>
      <w:r>
        <w:rPr>
          <w:rFonts w:hint="eastAsia"/>
        </w:rPr>
        <w:t>组）、高频率×非坚定主张（</w:t>
      </w:r>
      <w:r>
        <w:rPr>
          <w:rFonts w:hint="eastAsia"/>
        </w:rPr>
        <w:t>C</w:t>
      </w:r>
      <w:r>
        <w:rPr>
          <w:rFonts w:hint="eastAsia"/>
        </w:rPr>
        <w:t>组）和高频率×坚定主张（</w:t>
      </w:r>
      <w:r>
        <w:rPr>
          <w:rFonts w:hint="eastAsia"/>
        </w:rPr>
        <w:t>D</w:t>
      </w:r>
      <w:r>
        <w:rPr>
          <w:rFonts w:hint="eastAsia"/>
        </w:rPr>
        <w:t>组），各组参与者的描述性统计分析如表</w:t>
      </w:r>
      <w:r>
        <w:rPr>
          <w:rFonts w:hint="eastAsia"/>
        </w:rPr>
        <w:t>4-</w:t>
      </w:r>
      <w:r>
        <w:t>2</w:t>
      </w:r>
      <w:r>
        <w:rPr>
          <w:rFonts w:hint="eastAsia"/>
        </w:rPr>
        <w:t>所示，由表</w:t>
      </w:r>
      <w:r>
        <w:t>4-2</w:t>
      </w:r>
      <w:r>
        <w:rPr>
          <w:rFonts w:hint="eastAsia"/>
        </w:rPr>
        <w:t>可知，各组在性别、年龄、受教育程度、职业、月平均可支配收入上分布基本均衡，表明各组选择的样本之间没有较大差异。</w:t>
      </w:r>
    </w:p>
    <w:p w14:paraId="7D8C40B1" w14:textId="77777777" w:rsidR="00713B2B" w:rsidRDefault="00D04354" w:rsidP="00363098">
      <w:pPr>
        <w:pStyle w:val="a7"/>
      </w:pPr>
      <w:bookmarkStart w:id="98" w:name="_Toc192689103"/>
      <w:r>
        <w:rPr>
          <w:rFonts w:hint="eastAsia"/>
        </w:rPr>
        <w:t>表</w:t>
      </w:r>
      <w:r>
        <w:rPr>
          <w:rFonts w:hint="eastAsia"/>
        </w:rPr>
        <w:t>4-</w:t>
      </w:r>
      <w:r>
        <w:t xml:space="preserve">2 </w:t>
      </w:r>
      <w:r>
        <w:rPr>
          <w:rFonts w:hint="eastAsia"/>
        </w:rPr>
        <w:t>参与者的描述性统计分析</w:t>
      </w:r>
      <w:bookmarkEnd w:id="98"/>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
        <w:gridCol w:w="1989"/>
        <w:gridCol w:w="1172"/>
        <w:gridCol w:w="1172"/>
        <w:gridCol w:w="1173"/>
        <w:gridCol w:w="1172"/>
        <w:gridCol w:w="1173"/>
      </w:tblGrid>
      <w:tr w:rsidR="00713B2B" w14:paraId="25A36EFE" w14:textId="77777777">
        <w:trPr>
          <w:jc w:val="center"/>
        </w:trPr>
        <w:tc>
          <w:tcPr>
            <w:tcW w:w="671" w:type="dxa"/>
            <w:tcBorders>
              <w:top w:val="single" w:sz="4" w:space="0" w:color="auto"/>
              <w:bottom w:val="single" w:sz="4" w:space="0" w:color="auto"/>
            </w:tcBorders>
            <w:vAlign w:val="center"/>
          </w:tcPr>
          <w:p w14:paraId="089ACDDA"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统计变量</w:t>
            </w:r>
          </w:p>
        </w:tc>
        <w:tc>
          <w:tcPr>
            <w:tcW w:w="1989" w:type="dxa"/>
            <w:tcBorders>
              <w:top w:val="single" w:sz="4" w:space="0" w:color="auto"/>
              <w:bottom w:val="single" w:sz="4" w:space="0" w:color="auto"/>
            </w:tcBorders>
            <w:vAlign w:val="center"/>
          </w:tcPr>
          <w:p w14:paraId="35D7C7F0"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选项</w:t>
            </w:r>
          </w:p>
        </w:tc>
        <w:tc>
          <w:tcPr>
            <w:tcW w:w="1172" w:type="dxa"/>
            <w:tcBorders>
              <w:top w:val="single" w:sz="4" w:space="0" w:color="auto"/>
              <w:bottom w:val="single" w:sz="4" w:space="0" w:color="auto"/>
            </w:tcBorders>
            <w:vAlign w:val="center"/>
          </w:tcPr>
          <w:p w14:paraId="321E0E51"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A</w:t>
            </w:r>
            <w:r>
              <w:rPr>
                <w:rFonts w:ascii="Times New Roman" w:eastAsia="SimSun" w:hAnsi="Times New Roman" w:cs="SimSun" w:hint="eastAsia"/>
                <w:szCs w:val="21"/>
              </w:rPr>
              <w:t>组</w:t>
            </w:r>
          </w:p>
          <w:p w14:paraId="461801E2"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（比例</w:t>
            </w:r>
            <w:r>
              <w:rPr>
                <w:rFonts w:ascii="Times New Roman" w:eastAsia="SimSun" w:hAnsi="Times New Roman" w:cs="SimSun" w:hint="eastAsia"/>
                <w:szCs w:val="21"/>
              </w:rPr>
              <w:t>%</w:t>
            </w:r>
            <w:r>
              <w:rPr>
                <w:rFonts w:ascii="Times New Roman" w:eastAsia="SimSun" w:hAnsi="Times New Roman" w:cs="SimSun" w:hint="eastAsia"/>
                <w:szCs w:val="21"/>
              </w:rPr>
              <w:t>）</w:t>
            </w:r>
          </w:p>
        </w:tc>
        <w:tc>
          <w:tcPr>
            <w:tcW w:w="1172" w:type="dxa"/>
            <w:tcBorders>
              <w:top w:val="single" w:sz="4" w:space="0" w:color="auto"/>
              <w:bottom w:val="single" w:sz="4" w:space="0" w:color="auto"/>
            </w:tcBorders>
            <w:vAlign w:val="center"/>
          </w:tcPr>
          <w:p w14:paraId="220D0761"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B</w:t>
            </w:r>
            <w:r>
              <w:rPr>
                <w:rFonts w:ascii="Times New Roman" w:eastAsia="SimSun" w:hAnsi="Times New Roman" w:cs="SimSun" w:hint="eastAsia"/>
                <w:szCs w:val="21"/>
              </w:rPr>
              <w:t>组</w:t>
            </w:r>
          </w:p>
          <w:p w14:paraId="68E0EAA1"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（比例</w:t>
            </w:r>
            <w:r>
              <w:rPr>
                <w:rFonts w:ascii="Times New Roman" w:eastAsia="SimSun" w:hAnsi="Times New Roman" w:cs="SimSun" w:hint="eastAsia"/>
                <w:szCs w:val="21"/>
              </w:rPr>
              <w:t>%</w:t>
            </w:r>
            <w:r>
              <w:rPr>
                <w:rFonts w:ascii="Times New Roman" w:eastAsia="SimSun" w:hAnsi="Times New Roman" w:cs="SimSun" w:hint="eastAsia"/>
                <w:szCs w:val="21"/>
              </w:rPr>
              <w:t>）</w:t>
            </w:r>
          </w:p>
        </w:tc>
        <w:tc>
          <w:tcPr>
            <w:tcW w:w="1173" w:type="dxa"/>
            <w:tcBorders>
              <w:top w:val="single" w:sz="4" w:space="0" w:color="auto"/>
              <w:bottom w:val="single" w:sz="4" w:space="0" w:color="auto"/>
            </w:tcBorders>
            <w:vAlign w:val="center"/>
          </w:tcPr>
          <w:p w14:paraId="17960CE4"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C</w:t>
            </w:r>
            <w:r>
              <w:rPr>
                <w:rFonts w:ascii="Times New Roman" w:eastAsia="SimSun" w:hAnsi="Times New Roman" w:cs="SimSun" w:hint="eastAsia"/>
                <w:szCs w:val="21"/>
              </w:rPr>
              <w:t>组</w:t>
            </w:r>
          </w:p>
          <w:p w14:paraId="7279379B"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（比例</w:t>
            </w:r>
            <w:r>
              <w:rPr>
                <w:rFonts w:ascii="Times New Roman" w:eastAsia="SimSun" w:hAnsi="Times New Roman" w:cs="SimSun" w:hint="eastAsia"/>
                <w:szCs w:val="21"/>
              </w:rPr>
              <w:t>%</w:t>
            </w:r>
            <w:r>
              <w:rPr>
                <w:rFonts w:ascii="Times New Roman" w:eastAsia="SimSun" w:hAnsi="Times New Roman" w:cs="SimSun" w:hint="eastAsia"/>
                <w:szCs w:val="21"/>
              </w:rPr>
              <w:t>）</w:t>
            </w:r>
          </w:p>
        </w:tc>
        <w:tc>
          <w:tcPr>
            <w:tcW w:w="1172" w:type="dxa"/>
            <w:tcBorders>
              <w:top w:val="single" w:sz="4" w:space="0" w:color="auto"/>
              <w:bottom w:val="single" w:sz="4" w:space="0" w:color="auto"/>
            </w:tcBorders>
            <w:vAlign w:val="center"/>
          </w:tcPr>
          <w:p w14:paraId="2F5718AA"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D</w:t>
            </w:r>
            <w:r>
              <w:rPr>
                <w:rFonts w:ascii="Times New Roman" w:eastAsia="SimSun" w:hAnsi="Times New Roman" w:cs="SimSun" w:hint="eastAsia"/>
                <w:szCs w:val="21"/>
              </w:rPr>
              <w:t>组</w:t>
            </w:r>
          </w:p>
          <w:p w14:paraId="3B5A0634"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（比例</w:t>
            </w:r>
            <w:r>
              <w:rPr>
                <w:rFonts w:ascii="Times New Roman" w:eastAsia="SimSun" w:hAnsi="Times New Roman" w:cs="SimSun" w:hint="eastAsia"/>
                <w:szCs w:val="21"/>
              </w:rPr>
              <w:t>%</w:t>
            </w:r>
            <w:r>
              <w:rPr>
                <w:rFonts w:ascii="Times New Roman" w:eastAsia="SimSun" w:hAnsi="Times New Roman" w:cs="SimSun" w:hint="eastAsia"/>
                <w:szCs w:val="21"/>
              </w:rPr>
              <w:t>）</w:t>
            </w:r>
          </w:p>
        </w:tc>
        <w:tc>
          <w:tcPr>
            <w:tcW w:w="1173" w:type="dxa"/>
            <w:tcBorders>
              <w:top w:val="single" w:sz="4" w:space="0" w:color="auto"/>
              <w:bottom w:val="single" w:sz="4" w:space="0" w:color="auto"/>
            </w:tcBorders>
            <w:vAlign w:val="center"/>
          </w:tcPr>
          <w:p w14:paraId="07ACC792"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合计</w:t>
            </w:r>
          </w:p>
          <w:p w14:paraId="0A70D4E1"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（比例</w:t>
            </w:r>
            <w:r>
              <w:rPr>
                <w:rFonts w:ascii="Times New Roman" w:eastAsia="SimSun" w:hAnsi="Times New Roman" w:cs="SimSun" w:hint="eastAsia"/>
                <w:szCs w:val="21"/>
              </w:rPr>
              <w:t>%</w:t>
            </w:r>
            <w:r>
              <w:rPr>
                <w:rFonts w:ascii="Times New Roman" w:eastAsia="SimSun" w:hAnsi="Times New Roman" w:cs="SimSun" w:hint="eastAsia"/>
                <w:szCs w:val="21"/>
              </w:rPr>
              <w:t>）</w:t>
            </w:r>
          </w:p>
        </w:tc>
      </w:tr>
      <w:tr w:rsidR="00713B2B" w14:paraId="09B82C5E" w14:textId="77777777">
        <w:trPr>
          <w:jc w:val="center"/>
        </w:trPr>
        <w:tc>
          <w:tcPr>
            <w:tcW w:w="671" w:type="dxa"/>
            <w:vMerge w:val="restart"/>
            <w:tcBorders>
              <w:top w:val="single" w:sz="4" w:space="0" w:color="auto"/>
            </w:tcBorders>
            <w:vAlign w:val="center"/>
          </w:tcPr>
          <w:p w14:paraId="09E5C30B"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性别</w:t>
            </w:r>
          </w:p>
        </w:tc>
        <w:tc>
          <w:tcPr>
            <w:tcW w:w="1989" w:type="dxa"/>
            <w:tcBorders>
              <w:top w:val="single" w:sz="4" w:space="0" w:color="auto"/>
            </w:tcBorders>
            <w:vAlign w:val="center"/>
          </w:tcPr>
          <w:p w14:paraId="4E783C63"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男</w:t>
            </w:r>
          </w:p>
        </w:tc>
        <w:tc>
          <w:tcPr>
            <w:tcW w:w="1172" w:type="dxa"/>
            <w:tcBorders>
              <w:top w:val="single" w:sz="4" w:space="0" w:color="auto"/>
            </w:tcBorders>
            <w:vAlign w:val="center"/>
          </w:tcPr>
          <w:p w14:paraId="75B16F10"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0</w:t>
            </w:r>
            <w:r>
              <w:rPr>
                <w:rFonts w:ascii="Times New Roman" w:eastAsia="SimSun" w:hAnsi="Times New Roman" w:cs="SimSun" w:hint="eastAsia"/>
                <w:szCs w:val="21"/>
              </w:rPr>
              <w:t>（</w:t>
            </w:r>
            <w:r>
              <w:rPr>
                <w:rFonts w:ascii="Times New Roman" w:eastAsia="SimSun" w:hAnsi="Times New Roman" w:cs="SimSun" w:hint="eastAsia"/>
                <w:szCs w:val="21"/>
              </w:rPr>
              <w:t>4</w:t>
            </w:r>
            <w:r>
              <w:rPr>
                <w:rFonts w:ascii="Times New Roman" w:eastAsia="SimSun" w:hAnsi="Times New Roman" w:cs="SimSun"/>
                <w:szCs w:val="21"/>
              </w:rPr>
              <w:t>7.6</w:t>
            </w:r>
            <w:r>
              <w:rPr>
                <w:rFonts w:ascii="Times New Roman" w:eastAsia="SimSun" w:hAnsi="Times New Roman" w:cs="SimSun" w:hint="eastAsia"/>
                <w:szCs w:val="21"/>
              </w:rPr>
              <w:t>）</w:t>
            </w:r>
          </w:p>
        </w:tc>
        <w:tc>
          <w:tcPr>
            <w:tcW w:w="1172" w:type="dxa"/>
            <w:tcBorders>
              <w:top w:val="single" w:sz="4" w:space="0" w:color="auto"/>
            </w:tcBorders>
            <w:vAlign w:val="center"/>
          </w:tcPr>
          <w:p w14:paraId="32FEB57F"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10</w:t>
            </w:r>
            <w:r>
              <w:rPr>
                <w:rFonts w:ascii="Times New Roman" w:eastAsia="SimSun" w:hAnsi="Times New Roman" w:cs="SimSun" w:hint="eastAsia"/>
                <w:szCs w:val="21"/>
              </w:rPr>
              <w:t>（</w:t>
            </w:r>
            <w:r>
              <w:rPr>
                <w:rFonts w:ascii="Times New Roman" w:eastAsia="SimSun" w:hAnsi="Times New Roman" w:cs="SimSun" w:hint="eastAsia"/>
                <w:szCs w:val="21"/>
              </w:rPr>
              <w:t>47.6</w:t>
            </w:r>
            <w:r>
              <w:rPr>
                <w:rFonts w:ascii="Times New Roman" w:eastAsia="SimSun" w:hAnsi="Times New Roman" w:cs="SimSun" w:hint="eastAsia"/>
                <w:szCs w:val="21"/>
              </w:rPr>
              <w:t>）</w:t>
            </w:r>
          </w:p>
        </w:tc>
        <w:tc>
          <w:tcPr>
            <w:tcW w:w="1173" w:type="dxa"/>
            <w:tcBorders>
              <w:top w:val="single" w:sz="4" w:space="0" w:color="auto"/>
            </w:tcBorders>
            <w:vAlign w:val="center"/>
          </w:tcPr>
          <w:p w14:paraId="70858633"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10</w:t>
            </w:r>
            <w:r>
              <w:rPr>
                <w:rFonts w:ascii="Times New Roman" w:eastAsia="SimSun" w:hAnsi="Times New Roman" w:cs="SimSun" w:hint="eastAsia"/>
                <w:szCs w:val="21"/>
              </w:rPr>
              <w:t>（</w:t>
            </w:r>
            <w:r>
              <w:rPr>
                <w:rFonts w:ascii="Times New Roman" w:eastAsia="SimSun" w:hAnsi="Times New Roman" w:cs="SimSun" w:hint="eastAsia"/>
                <w:szCs w:val="21"/>
              </w:rPr>
              <w:t>47.6</w:t>
            </w:r>
            <w:r>
              <w:rPr>
                <w:rFonts w:ascii="Times New Roman" w:eastAsia="SimSun" w:hAnsi="Times New Roman" w:cs="SimSun" w:hint="eastAsia"/>
                <w:szCs w:val="21"/>
              </w:rPr>
              <w:t>）</w:t>
            </w:r>
          </w:p>
        </w:tc>
        <w:tc>
          <w:tcPr>
            <w:tcW w:w="1172" w:type="dxa"/>
            <w:tcBorders>
              <w:top w:val="single" w:sz="4" w:space="0" w:color="auto"/>
            </w:tcBorders>
            <w:vAlign w:val="center"/>
          </w:tcPr>
          <w:p w14:paraId="4D7A5427"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10</w:t>
            </w:r>
            <w:r>
              <w:rPr>
                <w:rFonts w:ascii="Times New Roman" w:eastAsia="SimSun" w:hAnsi="Times New Roman" w:cs="SimSun" w:hint="eastAsia"/>
                <w:szCs w:val="21"/>
              </w:rPr>
              <w:t>（</w:t>
            </w:r>
            <w:r>
              <w:rPr>
                <w:rFonts w:ascii="Times New Roman" w:eastAsia="SimSun" w:hAnsi="Times New Roman" w:cs="SimSun" w:hint="eastAsia"/>
                <w:szCs w:val="21"/>
              </w:rPr>
              <w:t>47.6</w:t>
            </w:r>
            <w:r>
              <w:rPr>
                <w:rFonts w:ascii="Times New Roman" w:eastAsia="SimSun" w:hAnsi="Times New Roman" w:cs="SimSun" w:hint="eastAsia"/>
                <w:szCs w:val="21"/>
              </w:rPr>
              <w:t>）</w:t>
            </w:r>
          </w:p>
        </w:tc>
        <w:tc>
          <w:tcPr>
            <w:tcW w:w="1173" w:type="dxa"/>
            <w:tcBorders>
              <w:top w:val="single" w:sz="4" w:space="0" w:color="auto"/>
            </w:tcBorders>
            <w:vAlign w:val="center"/>
          </w:tcPr>
          <w:p w14:paraId="68FB3F4C"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4</w:t>
            </w:r>
            <w:r>
              <w:rPr>
                <w:rFonts w:ascii="Times New Roman" w:eastAsia="SimSun" w:hAnsi="Times New Roman" w:cs="SimSun"/>
                <w:szCs w:val="21"/>
              </w:rPr>
              <w:t>0</w:t>
            </w:r>
            <w:r>
              <w:rPr>
                <w:rFonts w:ascii="Times New Roman" w:eastAsia="SimSun" w:hAnsi="Times New Roman" w:cs="SimSun" w:hint="eastAsia"/>
                <w:szCs w:val="21"/>
              </w:rPr>
              <w:t>（</w:t>
            </w:r>
            <w:r>
              <w:rPr>
                <w:rFonts w:ascii="Times New Roman" w:eastAsia="SimSun" w:hAnsi="Times New Roman" w:cs="SimSun" w:hint="eastAsia"/>
                <w:szCs w:val="21"/>
              </w:rPr>
              <w:t>4</w:t>
            </w:r>
            <w:r>
              <w:rPr>
                <w:rFonts w:ascii="Times New Roman" w:eastAsia="SimSun" w:hAnsi="Times New Roman" w:cs="SimSun"/>
                <w:szCs w:val="21"/>
              </w:rPr>
              <w:t>7.6</w:t>
            </w:r>
            <w:r>
              <w:rPr>
                <w:rFonts w:ascii="Times New Roman" w:eastAsia="SimSun" w:hAnsi="Times New Roman" w:cs="SimSun" w:hint="eastAsia"/>
                <w:szCs w:val="21"/>
              </w:rPr>
              <w:t>）</w:t>
            </w:r>
          </w:p>
        </w:tc>
      </w:tr>
      <w:tr w:rsidR="00713B2B" w14:paraId="3CE5EE9B" w14:textId="77777777">
        <w:trPr>
          <w:jc w:val="center"/>
        </w:trPr>
        <w:tc>
          <w:tcPr>
            <w:tcW w:w="671" w:type="dxa"/>
            <w:vMerge/>
            <w:vAlign w:val="center"/>
          </w:tcPr>
          <w:p w14:paraId="798AB8E2" w14:textId="77777777" w:rsidR="00713B2B" w:rsidRDefault="00713B2B">
            <w:pPr>
              <w:jc w:val="center"/>
              <w:rPr>
                <w:rFonts w:ascii="Times New Roman" w:eastAsia="SimSun" w:hAnsi="Times New Roman" w:cs="SimSun"/>
                <w:szCs w:val="21"/>
              </w:rPr>
            </w:pPr>
          </w:p>
        </w:tc>
        <w:tc>
          <w:tcPr>
            <w:tcW w:w="1989" w:type="dxa"/>
            <w:vAlign w:val="center"/>
          </w:tcPr>
          <w:p w14:paraId="59E3B2C8"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女</w:t>
            </w:r>
          </w:p>
        </w:tc>
        <w:tc>
          <w:tcPr>
            <w:tcW w:w="1172" w:type="dxa"/>
            <w:vAlign w:val="center"/>
          </w:tcPr>
          <w:p w14:paraId="0F4E8617"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1</w:t>
            </w:r>
            <w:r>
              <w:rPr>
                <w:rFonts w:ascii="Times New Roman" w:eastAsia="SimSun" w:hAnsi="Times New Roman" w:cs="SimSun" w:hint="eastAsia"/>
                <w:szCs w:val="21"/>
              </w:rPr>
              <w:t>（</w:t>
            </w:r>
            <w:r>
              <w:rPr>
                <w:rFonts w:ascii="Times New Roman" w:eastAsia="SimSun" w:hAnsi="Times New Roman" w:cs="SimSun" w:hint="eastAsia"/>
                <w:szCs w:val="21"/>
              </w:rPr>
              <w:t>5</w:t>
            </w:r>
            <w:r>
              <w:rPr>
                <w:rFonts w:ascii="Times New Roman" w:eastAsia="SimSun" w:hAnsi="Times New Roman" w:cs="SimSun"/>
                <w:szCs w:val="21"/>
              </w:rPr>
              <w:t>2.4</w:t>
            </w:r>
            <w:r>
              <w:rPr>
                <w:rFonts w:ascii="Times New Roman" w:eastAsia="SimSun" w:hAnsi="Times New Roman" w:cs="SimSun" w:hint="eastAsia"/>
                <w:szCs w:val="21"/>
              </w:rPr>
              <w:t>）</w:t>
            </w:r>
          </w:p>
        </w:tc>
        <w:tc>
          <w:tcPr>
            <w:tcW w:w="1172" w:type="dxa"/>
            <w:vAlign w:val="center"/>
          </w:tcPr>
          <w:p w14:paraId="527AD541"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11</w:t>
            </w:r>
            <w:r>
              <w:rPr>
                <w:rFonts w:ascii="Times New Roman" w:eastAsia="SimSun" w:hAnsi="Times New Roman" w:cs="SimSun" w:hint="eastAsia"/>
                <w:szCs w:val="21"/>
              </w:rPr>
              <w:t>（</w:t>
            </w:r>
            <w:r>
              <w:rPr>
                <w:rFonts w:ascii="Times New Roman" w:eastAsia="SimSun" w:hAnsi="Times New Roman" w:cs="SimSun" w:hint="eastAsia"/>
                <w:szCs w:val="21"/>
              </w:rPr>
              <w:t>52.4</w:t>
            </w:r>
            <w:r>
              <w:rPr>
                <w:rFonts w:ascii="Times New Roman" w:eastAsia="SimSun" w:hAnsi="Times New Roman" w:cs="SimSun" w:hint="eastAsia"/>
                <w:szCs w:val="21"/>
              </w:rPr>
              <w:t>）</w:t>
            </w:r>
          </w:p>
        </w:tc>
        <w:tc>
          <w:tcPr>
            <w:tcW w:w="1173" w:type="dxa"/>
            <w:vAlign w:val="center"/>
          </w:tcPr>
          <w:p w14:paraId="4D540198"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11</w:t>
            </w:r>
            <w:r>
              <w:rPr>
                <w:rFonts w:ascii="Times New Roman" w:eastAsia="SimSun" w:hAnsi="Times New Roman" w:cs="SimSun" w:hint="eastAsia"/>
                <w:szCs w:val="21"/>
              </w:rPr>
              <w:t>（</w:t>
            </w:r>
            <w:r>
              <w:rPr>
                <w:rFonts w:ascii="Times New Roman" w:eastAsia="SimSun" w:hAnsi="Times New Roman" w:cs="SimSun" w:hint="eastAsia"/>
                <w:szCs w:val="21"/>
              </w:rPr>
              <w:t>52.4</w:t>
            </w:r>
            <w:r>
              <w:rPr>
                <w:rFonts w:ascii="Times New Roman" w:eastAsia="SimSun" w:hAnsi="Times New Roman" w:cs="SimSun" w:hint="eastAsia"/>
                <w:szCs w:val="21"/>
              </w:rPr>
              <w:t>）</w:t>
            </w:r>
          </w:p>
        </w:tc>
        <w:tc>
          <w:tcPr>
            <w:tcW w:w="1172" w:type="dxa"/>
            <w:vAlign w:val="center"/>
          </w:tcPr>
          <w:p w14:paraId="2ACDFC09"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11</w:t>
            </w:r>
            <w:r>
              <w:rPr>
                <w:rFonts w:ascii="Times New Roman" w:eastAsia="SimSun" w:hAnsi="Times New Roman" w:cs="SimSun" w:hint="eastAsia"/>
                <w:szCs w:val="21"/>
              </w:rPr>
              <w:t>（</w:t>
            </w:r>
            <w:r>
              <w:rPr>
                <w:rFonts w:ascii="Times New Roman" w:eastAsia="SimSun" w:hAnsi="Times New Roman" w:cs="SimSun" w:hint="eastAsia"/>
                <w:szCs w:val="21"/>
              </w:rPr>
              <w:t>52.4</w:t>
            </w:r>
            <w:r>
              <w:rPr>
                <w:rFonts w:ascii="Times New Roman" w:eastAsia="SimSun" w:hAnsi="Times New Roman" w:cs="SimSun" w:hint="eastAsia"/>
                <w:szCs w:val="21"/>
              </w:rPr>
              <w:t>）</w:t>
            </w:r>
          </w:p>
        </w:tc>
        <w:tc>
          <w:tcPr>
            <w:tcW w:w="1173" w:type="dxa"/>
            <w:vAlign w:val="center"/>
          </w:tcPr>
          <w:p w14:paraId="3B4ABA9D"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4</w:t>
            </w:r>
            <w:r>
              <w:rPr>
                <w:rFonts w:ascii="Times New Roman" w:eastAsia="SimSun" w:hAnsi="Times New Roman" w:cs="SimSun"/>
                <w:szCs w:val="21"/>
              </w:rPr>
              <w:t>4</w:t>
            </w:r>
            <w:r>
              <w:rPr>
                <w:rFonts w:ascii="Times New Roman" w:eastAsia="SimSun" w:hAnsi="Times New Roman" w:cs="SimSun" w:hint="eastAsia"/>
                <w:szCs w:val="21"/>
              </w:rPr>
              <w:t>（</w:t>
            </w:r>
            <w:r>
              <w:rPr>
                <w:rFonts w:ascii="Times New Roman" w:eastAsia="SimSun" w:hAnsi="Times New Roman" w:cs="SimSun" w:hint="eastAsia"/>
                <w:szCs w:val="21"/>
              </w:rPr>
              <w:t>5</w:t>
            </w:r>
            <w:r>
              <w:rPr>
                <w:rFonts w:ascii="Times New Roman" w:eastAsia="SimSun" w:hAnsi="Times New Roman" w:cs="SimSun"/>
                <w:szCs w:val="21"/>
              </w:rPr>
              <w:t>2.4</w:t>
            </w:r>
            <w:r>
              <w:rPr>
                <w:rFonts w:ascii="Times New Roman" w:eastAsia="SimSun" w:hAnsi="Times New Roman" w:cs="SimSun" w:hint="eastAsia"/>
                <w:szCs w:val="21"/>
              </w:rPr>
              <w:t>）</w:t>
            </w:r>
          </w:p>
        </w:tc>
      </w:tr>
      <w:tr w:rsidR="00713B2B" w14:paraId="6B8F0970" w14:textId="77777777">
        <w:trPr>
          <w:jc w:val="center"/>
        </w:trPr>
        <w:tc>
          <w:tcPr>
            <w:tcW w:w="2660" w:type="dxa"/>
            <w:gridSpan w:val="2"/>
            <w:vAlign w:val="center"/>
          </w:tcPr>
          <w:p w14:paraId="5BFF746B"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年龄（</w:t>
            </w:r>
            <w:r>
              <w:rPr>
                <w:rFonts w:ascii="Times New Roman" w:eastAsia="SimSun" w:hAnsi="Times New Roman" w:cs="SimSun"/>
                <w:szCs w:val="21"/>
              </w:rPr>
              <w:t>M</w:t>
            </w:r>
            <w:r>
              <w:rPr>
                <w:rFonts w:ascii="Times New Roman" w:eastAsia="SimSun" w:hAnsi="Times New Roman" w:cs="SimSun" w:hint="eastAsia"/>
                <w:szCs w:val="21"/>
              </w:rPr>
              <w:t>ean</w:t>
            </w:r>
            <w:r>
              <w:rPr>
                <w:rFonts w:ascii="Times New Roman" w:eastAsia="SimSun" w:hAnsi="Times New Roman" w:cs="SimSun" w:hint="eastAsia"/>
                <w:szCs w:val="21"/>
              </w:rPr>
              <w:t>）</w:t>
            </w:r>
          </w:p>
        </w:tc>
        <w:tc>
          <w:tcPr>
            <w:tcW w:w="1172" w:type="dxa"/>
            <w:vAlign w:val="center"/>
          </w:tcPr>
          <w:p w14:paraId="72220AFA" w14:textId="77777777" w:rsidR="00713B2B" w:rsidRDefault="00D04354">
            <w:pPr>
              <w:jc w:val="center"/>
              <w:rPr>
                <w:rFonts w:ascii="Times New Roman" w:eastAsia="SimSun" w:hAnsi="Times New Roman" w:cs="SimSun"/>
                <w:szCs w:val="21"/>
              </w:rPr>
            </w:pPr>
            <w:commentRangeStart w:id="99"/>
            <w:r>
              <w:rPr>
                <w:rFonts w:ascii="Times New Roman" w:eastAsia="SimSun" w:hAnsi="Times New Roman" w:cs="SimSun" w:hint="eastAsia"/>
                <w:szCs w:val="21"/>
              </w:rPr>
              <w:t>2</w:t>
            </w:r>
            <w:r>
              <w:rPr>
                <w:rFonts w:ascii="Times New Roman" w:eastAsia="SimSun" w:hAnsi="Times New Roman" w:cs="SimSun"/>
                <w:szCs w:val="21"/>
              </w:rPr>
              <w:t>7.9</w:t>
            </w:r>
            <w:commentRangeEnd w:id="99"/>
            <w:r w:rsidR="00974EE6">
              <w:rPr>
                <w:rStyle w:val="CommentReference"/>
              </w:rPr>
              <w:commentReference w:id="99"/>
            </w:r>
          </w:p>
        </w:tc>
        <w:tc>
          <w:tcPr>
            <w:tcW w:w="1172" w:type="dxa"/>
            <w:vAlign w:val="center"/>
          </w:tcPr>
          <w:p w14:paraId="1F0C1E6B"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szCs w:val="21"/>
              </w:rPr>
              <w:t>6.2</w:t>
            </w:r>
          </w:p>
        </w:tc>
        <w:tc>
          <w:tcPr>
            <w:tcW w:w="1173" w:type="dxa"/>
            <w:vAlign w:val="center"/>
          </w:tcPr>
          <w:p w14:paraId="2EF7C39E"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szCs w:val="21"/>
              </w:rPr>
              <w:t>8</w:t>
            </w:r>
          </w:p>
        </w:tc>
        <w:tc>
          <w:tcPr>
            <w:tcW w:w="1172" w:type="dxa"/>
            <w:vAlign w:val="center"/>
          </w:tcPr>
          <w:p w14:paraId="72184895"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szCs w:val="21"/>
              </w:rPr>
              <w:t>8.4</w:t>
            </w:r>
          </w:p>
        </w:tc>
        <w:tc>
          <w:tcPr>
            <w:tcW w:w="1173" w:type="dxa"/>
            <w:vAlign w:val="center"/>
          </w:tcPr>
          <w:p w14:paraId="28A56135"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szCs w:val="21"/>
              </w:rPr>
              <w:t>7.7</w:t>
            </w:r>
          </w:p>
        </w:tc>
      </w:tr>
      <w:tr w:rsidR="00713B2B" w14:paraId="30B343E1" w14:textId="77777777">
        <w:trPr>
          <w:jc w:val="center"/>
        </w:trPr>
        <w:tc>
          <w:tcPr>
            <w:tcW w:w="671" w:type="dxa"/>
            <w:vMerge w:val="restart"/>
            <w:vAlign w:val="center"/>
          </w:tcPr>
          <w:p w14:paraId="696A100F"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受教育程度</w:t>
            </w:r>
          </w:p>
        </w:tc>
        <w:tc>
          <w:tcPr>
            <w:tcW w:w="1989" w:type="dxa"/>
            <w:vAlign w:val="center"/>
          </w:tcPr>
          <w:p w14:paraId="24F711C0"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初中及以下</w:t>
            </w:r>
          </w:p>
        </w:tc>
        <w:tc>
          <w:tcPr>
            <w:tcW w:w="1172" w:type="dxa"/>
            <w:vAlign w:val="center"/>
          </w:tcPr>
          <w:p w14:paraId="3570C7B8"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hint="eastAsia"/>
                <w:szCs w:val="21"/>
              </w:rPr>
              <w:t>（</w:t>
            </w:r>
            <w:r>
              <w:rPr>
                <w:rFonts w:ascii="Times New Roman" w:eastAsia="SimSun" w:hAnsi="Times New Roman" w:cs="SimSun" w:hint="eastAsia"/>
                <w:szCs w:val="21"/>
              </w:rPr>
              <w:t>4</w:t>
            </w:r>
            <w:r>
              <w:rPr>
                <w:rFonts w:ascii="Times New Roman" w:eastAsia="SimSun" w:hAnsi="Times New Roman" w:cs="SimSun"/>
                <w:szCs w:val="21"/>
              </w:rPr>
              <w:t>.8</w:t>
            </w:r>
            <w:r>
              <w:rPr>
                <w:rFonts w:ascii="Times New Roman" w:eastAsia="SimSun" w:hAnsi="Times New Roman" w:cs="SimSun" w:hint="eastAsia"/>
                <w:szCs w:val="21"/>
              </w:rPr>
              <w:t>）</w:t>
            </w:r>
          </w:p>
        </w:tc>
        <w:tc>
          <w:tcPr>
            <w:tcW w:w="1172" w:type="dxa"/>
            <w:vAlign w:val="center"/>
          </w:tcPr>
          <w:p w14:paraId="42AAB6EF"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hint="eastAsia"/>
                <w:szCs w:val="21"/>
              </w:rPr>
              <w:t>（</w:t>
            </w:r>
            <w:r>
              <w:rPr>
                <w:rFonts w:ascii="Times New Roman" w:eastAsia="SimSun" w:hAnsi="Times New Roman" w:cs="SimSun" w:hint="eastAsia"/>
                <w:szCs w:val="21"/>
              </w:rPr>
              <w:t>4</w:t>
            </w:r>
            <w:r>
              <w:rPr>
                <w:rFonts w:ascii="Times New Roman" w:eastAsia="SimSun" w:hAnsi="Times New Roman" w:cs="SimSun"/>
                <w:szCs w:val="21"/>
              </w:rPr>
              <w:t>.8</w:t>
            </w:r>
            <w:r>
              <w:rPr>
                <w:rFonts w:ascii="Times New Roman" w:eastAsia="SimSun" w:hAnsi="Times New Roman" w:cs="SimSun" w:hint="eastAsia"/>
                <w:szCs w:val="21"/>
              </w:rPr>
              <w:t>）</w:t>
            </w:r>
          </w:p>
        </w:tc>
        <w:tc>
          <w:tcPr>
            <w:tcW w:w="1173" w:type="dxa"/>
            <w:vAlign w:val="center"/>
          </w:tcPr>
          <w:p w14:paraId="2A38C78A"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hint="eastAsia"/>
                <w:szCs w:val="21"/>
              </w:rPr>
              <w:t>（</w:t>
            </w:r>
            <w:r>
              <w:rPr>
                <w:rFonts w:ascii="Times New Roman" w:eastAsia="SimSun" w:hAnsi="Times New Roman" w:cs="SimSun" w:hint="eastAsia"/>
                <w:szCs w:val="21"/>
              </w:rPr>
              <w:t>9.5</w:t>
            </w:r>
            <w:r>
              <w:rPr>
                <w:rFonts w:ascii="Times New Roman" w:eastAsia="SimSun" w:hAnsi="Times New Roman" w:cs="SimSun" w:hint="eastAsia"/>
                <w:szCs w:val="21"/>
              </w:rPr>
              <w:t>）</w:t>
            </w:r>
          </w:p>
        </w:tc>
        <w:tc>
          <w:tcPr>
            <w:tcW w:w="1172" w:type="dxa"/>
            <w:vAlign w:val="center"/>
          </w:tcPr>
          <w:p w14:paraId="5F4BD55E"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0</w:t>
            </w:r>
            <w:r>
              <w:rPr>
                <w:rFonts w:ascii="Times New Roman" w:eastAsia="SimSun" w:hAnsi="Times New Roman" w:cs="SimSun" w:hint="eastAsia"/>
                <w:szCs w:val="21"/>
              </w:rPr>
              <w:t>（</w:t>
            </w:r>
            <w:r>
              <w:rPr>
                <w:rFonts w:ascii="Times New Roman" w:eastAsia="SimSun" w:hAnsi="Times New Roman" w:cs="SimSun" w:hint="eastAsia"/>
                <w:szCs w:val="21"/>
              </w:rPr>
              <w:t>0</w:t>
            </w:r>
            <w:r>
              <w:rPr>
                <w:rFonts w:ascii="Times New Roman" w:eastAsia="SimSun" w:hAnsi="Times New Roman" w:cs="SimSun" w:hint="eastAsia"/>
                <w:szCs w:val="21"/>
              </w:rPr>
              <w:t>）</w:t>
            </w:r>
          </w:p>
        </w:tc>
        <w:tc>
          <w:tcPr>
            <w:tcW w:w="1173" w:type="dxa"/>
            <w:vAlign w:val="center"/>
          </w:tcPr>
          <w:p w14:paraId="7B4567FD"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4</w:t>
            </w:r>
            <w:r>
              <w:rPr>
                <w:rFonts w:ascii="Times New Roman" w:eastAsia="SimSun" w:hAnsi="Times New Roman" w:cs="SimSun" w:hint="eastAsia"/>
                <w:szCs w:val="21"/>
              </w:rPr>
              <w:t>（</w:t>
            </w:r>
            <w:r>
              <w:rPr>
                <w:rFonts w:ascii="Times New Roman" w:eastAsia="SimSun" w:hAnsi="Times New Roman" w:cs="SimSun"/>
                <w:szCs w:val="21"/>
              </w:rPr>
              <w:t>4.8</w:t>
            </w:r>
            <w:r>
              <w:rPr>
                <w:rFonts w:ascii="Times New Roman" w:eastAsia="SimSun" w:hAnsi="Times New Roman" w:cs="SimSun" w:hint="eastAsia"/>
                <w:szCs w:val="21"/>
              </w:rPr>
              <w:t>）</w:t>
            </w:r>
          </w:p>
        </w:tc>
      </w:tr>
      <w:tr w:rsidR="00713B2B" w14:paraId="6A654AC0" w14:textId="77777777">
        <w:trPr>
          <w:jc w:val="center"/>
        </w:trPr>
        <w:tc>
          <w:tcPr>
            <w:tcW w:w="671" w:type="dxa"/>
            <w:vMerge/>
            <w:vAlign w:val="center"/>
          </w:tcPr>
          <w:p w14:paraId="683FE906" w14:textId="77777777" w:rsidR="00713B2B" w:rsidRDefault="00713B2B">
            <w:pPr>
              <w:jc w:val="center"/>
              <w:rPr>
                <w:rFonts w:ascii="Times New Roman" w:eastAsia="SimSun" w:hAnsi="Times New Roman" w:cs="SimSun"/>
                <w:szCs w:val="21"/>
              </w:rPr>
            </w:pPr>
          </w:p>
        </w:tc>
        <w:tc>
          <w:tcPr>
            <w:tcW w:w="1989" w:type="dxa"/>
            <w:vAlign w:val="center"/>
          </w:tcPr>
          <w:p w14:paraId="76DB86A9"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高中</w:t>
            </w:r>
            <w:r>
              <w:rPr>
                <w:rFonts w:ascii="Times New Roman" w:eastAsia="SimSun" w:hAnsi="Times New Roman" w:cs="SimSun" w:hint="eastAsia"/>
                <w:szCs w:val="21"/>
              </w:rPr>
              <w:t>/</w:t>
            </w:r>
            <w:r>
              <w:rPr>
                <w:rFonts w:ascii="Times New Roman" w:eastAsia="SimSun" w:hAnsi="Times New Roman" w:cs="SimSun" w:hint="eastAsia"/>
                <w:szCs w:val="21"/>
              </w:rPr>
              <w:t>中专</w:t>
            </w:r>
          </w:p>
        </w:tc>
        <w:tc>
          <w:tcPr>
            <w:tcW w:w="1172" w:type="dxa"/>
            <w:vAlign w:val="center"/>
          </w:tcPr>
          <w:p w14:paraId="5EC9E86B"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hint="eastAsia"/>
                <w:szCs w:val="21"/>
              </w:rPr>
              <w:t>（</w:t>
            </w:r>
            <w:r>
              <w:rPr>
                <w:rFonts w:ascii="Times New Roman" w:eastAsia="SimSun" w:hAnsi="Times New Roman" w:cs="SimSun"/>
                <w:szCs w:val="21"/>
              </w:rPr>
              <w:t>4.8</w:t>
            </w:r>
            <w:r>
              <w:rPr>
                <w:rFonts w:ascii="Times New Roman" w:eastAsia="SimSun" w:hAnsi="Times New Roman" w:cs="SimSun" w:hint="eastAsia"/>
                <w:szCs w:val="21"/>
              </w:rPr>
              <w:t>）</w:t>
            </w:r>
          </w:p>
        </w:tc>
        <w:tc>
          <w:tcPr>
            <w:tcW w:w="1172" w:type="dxa"/>
            <w:vAlign w:val="center"/>
          </w:tcPr>
          <w:p w14:paraId="02E647C9"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hint="eastAsia"/>
                <w:szCs w:val="21"/>
              </w:rPr>
              <w:t>（</w:t>
            </w:r>
            <w:r>
              <w:rPr>
                <w:rFonts w:ascii="Times New Roman" w:eastAsia="SimSun" w:hAnsi="Times New Roman" w:cs="SimSun"/>
                <w:szCs w:val="21"/>
              </w:rPr>
              <w:t>4.8</w:t>
            </w:r>
            <w:r>
              <w:rPr>
                <w:rFonts w:ascii="Times New Roman" w:eastAsia="SimSun" w:hAnsi="Times New Roman" w:cs="SimSun" w:hint="eastAsia"/>
                <w:szCs w:val="21"/>
              </w:rPr>
              <w:t>）</w:t>
            </w:r>
          </w:p>
        </w:tc>
        <w:tc>
          <w:tcPr>
            <w:tcW w:w="1173" w:type="dxa"/>
            <w:vAlign w:val="center"/>
          </w:tcPr>
          <w:p w14:paraId="575CA79C"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hint="eastAsia"/>
                <w:szCs w:val="21"/>
              </w:rPr>
              <w:t>（</w:t>
            </w:r>
            <w:r>
              <w:rPr>
                <w:rFonts w:ascii="Times New Roman" w:eastAsia="SimSun" w:hAnsi="Times New Roman" w:cs="SimSun" w:hint="eastAsia"/>
                <w:szCs w:val="21"/>
              </w:rPr>
              <w:t>9.5</w:t>
            </w:r>
            <w:r>
              <w:rPr>
                <w:rFonts w:ascii="Times New Roman" w:eastAsia="SimSun" w:hAnsi="Times New Roman" w:cs="SimSun" w:hint="eastAsia"/>
                <w:szCs w:val="21"/>
              </w:rPr>
              <w:t>）</w:t>
            </w:r>
          </w:p>
        </w:tc>
        <w:tc>
          <w:tcPr>
            <w:tcW w:w="1172" w:type="dxa"/>
            <w:vAlign w:val="center"/>
          </w:tcPr>
          <w:p w14:paraId="1896F15B"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4</w:t>
            </w:r>
            <w:r>
              <w:rPr>
                <w:rFonts w:ascii="Times New Roman" w:eastAsia="SimSun" w:hAnsi="Times New Roman" w:cs="SimSun" w:hint="eastAsia"/>
                <w:szCs w:val="21"/>
              </w:rPr>
              <w:t>（</w:t>
            </w:r>
            <w:r>
              <w:rPr>
                <w:rFonts w:ascii="Times New Roman" w:eastAsia="SimSun" w:hAnsi="Times New Roman" w:cs="SimSun" w:hint="eastAsia"/>
                <w:szCs w:val="21"/>
              </w:rPr>
              <w:t>1</w:t>
            </w:r>
            <w:r>
              <w:rPr>
                <w:rFonts w:ascii="Times New Roman" w:eastAsia="SimSun" w:hAnsi="Times New Roman" w:cs="SimSun"/>
                <w:szCs w:val="21"/>
              </w:rPr>
              <w:t>9</w:t>
            </w:r>
            <w:r>
              <w:rPr>
                <w:rFonts w:ascii="Times New Roman" w:eastAsia="SimSun" w:hAnsi="Times New Roman" w:cs="SimSun" w:hint="eastAsia"/>
                <w:szCs w:val="21"/>
              </w:rPr>
              <w:t>）</w:t>
            </w:r>
          </w:p>
        </w:tc>
        <w:tc>
          <w:tcPr>
            <w:tcW w:w="1173" w:type="dxa"/>
            <w:vAlign w:val="center"/>
          </w:tcPr>
          <w:p w14:paraId="71B5E6D4"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8</w:t>
            </w:r>
            <w:r>
              <w:rPr>
                <w:rFonts w:ascii="Times New Roman" w:eastAsia="SimSun" w:hAnsi="Times New Roman" w:cs="SimSun" w:hint="eastAsia"/>
                <w:szCs w:val="21"/>
              </w:rPr>
              <w:t>（</w:t>
            </w:r>
            <w:r>
              <w:rPr>
                <w:rFonts w:ascii="Times New Roman" w:eastAsia="SimSun" w:hAnsi="Times New Roman" w:cs="SimSun"/>
                <w:szCs w:val="21"/>
              </w:rPr>
              <w:t>9.5</w:t>
            </w:r>
            <w:r>
              <w:rPr>
                <w:rFonts w:ascii="Times New Roman" w:eastAsia="SimSun" w:hAnsi="Times New Roman" w:cs="SimSun" w:hint="eastAsia"/>
                <w:szCs w:val="21"/>
              </w:rPr>
              <w:t>）</w:t>
            </w:r>
          </w:p>
        </w:tc>
      </w:tr>
      <w:tr w:rsidR="00713B2B" w14:paraId="61914568" w14:textId="77777777">
        <w:trPr>
          <w:jc w:val="center"/>
        </w:trPr>
        <w:tc>
          <w:tcPr>
            <w:tcW w:w="671" w:type="dxa"/>
            <w:vMerge/>
            <w:vAlign w:val="center"/>
          </w:tcPr>
          <w:p w14:paraId="4AF18BC7" w14:textId="77777777" w:rsidR="00713B2B" w:rsidRDefault="00713B2B">
            <w:pPr>
              <w:jc w:val="center"/>
              <w:rPr>
                <w:rFonts w:ascii="Times New Roman" w:eastAsia="SimSun" w:hAnsi="Times New Roman" w:cs="SimSun"/>
                <w:szCs w:val="21"/>
              </w:rPr>
            </w:pPr>
          </w:p>
        </w:tc>
        <w:tc>
          <w:tcPr>
            <w:tcW w:w="1989" w:type="dxa"/>
            <w:vAlign w:val="center"/>
          </w:tcPr>
          <w:p w14:paraId="2F8C3DF1"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大学本</w:t>
            </w:r>
            <w:r>
              <w:rPr>
                <w:rFonts w:ascii="Times New Roman" w:eastAsia="SimSun" w:hAnsi="Times New Roman" w:cs="SimSun" w:hint="eastAsia"/>
                <w:szCs w:val="21"/>
              </w:rPr>
              <w:t>/</w:t>
            </w:r>
            <w:r>
              <w:rPr>
                <w:rFonts w:ascii="Times New Roman" w:eastAsia="SimSun" w:hAnsi="Times New Roman" w:cs="SimSun" w:hint="eastAsia"/>
                <w:szCs w:val="21"/>
              </w:rPr>
              <w:t>专科</w:t>
            </w:r>
          </w:p>
        </w:tc>
        <w:tc>
          <w:tcPr>
            <w:tcW w:w="1172" w:type="dxa"/>
            <w:vAlign w:val="center"/>
          </w:tcPr>
          <w:p w14:paraId="32310890"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0</w:t>
            </w:r>
            <w:r>
              <w:rPr>
                <w:rFonts w:ascii="Times New Roman" w:eastAsia="SimSun" w:hAnsi="Times New Roman" w:cs="SimSun" w:hint="eastAsia"/>
                <w:szCs w:val="21"/>
              </w:rPr>
              <w:t>（</w:t>
            </w:r>
            <w:r>
              <w:rPr>
                <w:rFonts w:ascii="Times New Roman" w:eastAsia="SimSun" w:hAnsi="Times New Roman" w:cs="SimSun" w:hint="eastAsia"/>
                <w:szCs w:val="21"/>
              </w:rPr>
              <w:t>4</w:t>
            </w:r>
            <w:r>
              <w:rPr>
                <w:rFonts w:ascii="Times New Roman" w:eastAsia="SimSun" w:hAnsi="Times New Roman" w:cs="SimSun"/>
                <w:szCs w:val="21"/>
              </w:rPr>
              <w:t>7.6</w:t>
            </w:r>
            <w:r>
              <w:rPr>
                <w:rFonts w:ascii="Times New Roman" w:eastAsia="SimSun" w:hAnsi="Times New Roman" w:cs="SimSun" w:hint="eastAsia"/>
                <w:szCs w:val="21"/>
              </w:rPr>
              <w:t>）</w:t>
            </w:r>
          </w:p>
        </w:tc>
        <w:tc>
          <w:tcPr>
            <w:tcW w:w="1172" w:type="dxa"/>
            <w:vAlign w:val="center"/>
          </w:tcPr>
          <w:p w14:paraId="1E225721"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0</w:t>
            </w:r>
            <w:r>
              <w:rPr>
                <w:rFonts w:ascii="Times New Roman" w:eastAsia="SimSun" w:hAnsi="Times New Roman" w:cs="SimSun" w:hint="eastAsia"/>
                <w:szCs w:val="21"/>
              </w:rPr>
              <w:t>（</w:t>
            </w:r>
            <w:r>
              <w:rPr>
                <w:rFonts w:ascii="Times New Roman" w:eastAsia="SimSun" w:hAnsi="Times New Roman" w:cs="SimSun" w:hint="eastAsia"/>
                <w:szCs w:val="21"/>
              </w:rPr>
              <w:t>4</w:t>
            </w:r>
            <w:r>
              <w:rPr>
                <w:rFonts w:ascii="Times New Roman" w:eastAsia="SimSun" w:hAnsi="Times New Roman" w:cs="SimSun"/>
                <w:szCs w:val="21"/>
              </w:rPr>
              <w:t>7.6</w:t>
            </w:r>
            <w:r>
              <w:rPr>
                <w:rFonts w:ascii="Times New Roman" w:eastAsia="SimSun" w:hAnsi="Times New Roman" w:cs="SimSun" w:hint="eastAsia"/>
                <w:szCs w:val="21"/>
              </w:rPr>
              <w:t>）</w:t>
            </w:r>
          </w:p>
        </w:tc>
        <w:tc>
          <w:tcPr>
            <w:tcW w:w="1173" w:type="dxa"/>
            <w:vAlign w:val="center"/>
          </w:tcPr>
          <w:p w14:paraId="26754629"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0</w:t>
            </w:r>
            <w:r>
              <w:rPr>
                <w:rFonts w:ascii="Times New Roman" w:eastAsia="SimSun" w:hAnsi="Times New Roman" w:cs="SimSun" w:hint="eastAsia"/>
                <w:szCs w:val="21"/>
              </w:rPr>
              <w:t>（</w:t>
            </w:r>
            <w:r>
              <w:rPr>
                <w:rFonts w:ascii="Times New Roman" w:eastAsia="SimSun" w:hAnsi="Times New Roman" w:cs="SimSun" w:hint="eastAsia"/>
                <w:szCs w:val="21"/>
              </w:rPr>
              <w:t>47.6</w:t>
            </w:r>
            <w:r>
              <w:rPr>
                <w:rFonts w:ascii="Times New Roman" w:eastAsia="SimSun" w:hAnsi="Times New Roman" w:cs="SimSun" w:hint="eastAsia"/>
                <w:szCs w:val="21"/>
              </w:rPr>
              <w:t>）</w:t>
            </w:r>
          </w:p>
        </w:tc>
        <w:tc>
          <w:tcPr>
            <w:tcW w:w="1172" w:type="dxa"/>
            <w:vAlign w:val="center"/>
          </w:tcPr>
          <w:p w14:paraId="7C115D12"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1</w:t>
            </w:r>
            <w:r>
              <w:rPr>
                <w:rFonts w:ascii="Times New Roman" w:eastAsia="SimSun" w:hAnsi="Times New Roman" w:cs="SimSun" w:hint="eastAsia"/>
                <w:szCs w:val="21"/>
              </w:rPr>
              <w:t>（</w:t>
            </w:r>
            <w:r>
              <w:rPr>
                <w:rFonts w:ascii="Times New Roman" w:eastAsia="SimSun" w:hAnsi="Times New Roman" w:cs="SimSun" w:hint="eastAsia"/>
                <w:szCs w:val="21"/>
              </w:rPr>
              <w:t>5</w:t>
            </w:r>
            <w:r>
              <w:rPr>
                <w:rFonts w:ascii="Times New Roman" w:eastAsia="SimSun" w:hAnsi="Times New Roman" w:cs="SimSun"/>
                <w:szCs w:val="21"/>
              </w:rPr>
              <w:t>2.4</w:t>
            </w:r>
            <w:r>
              <w:rPr>
                <w:rFonts w:ascii="Times New Roman" w:eastAsia="SimSun" w:hAnsi="Times New Roman" w:cs="SimSun" w:hint="eastAsia"/>
                <w:szCs w:val="21"/>
              </w:rPr>
              <w:t>）</w:t>
            </w:r>
          </w:p>
        </w:tc>
        <w:tc>
          <w:tcPr>
            <w:tcW w:w="1173" w:type="dxa"/>
            <w:vAlign w:val="center"/>
          </w:tcPr>
          <w:p w14:paraId="412C7500" w14:textId="77777777" w:rsidR="00713B2B" w:rsidRDefault="00D04354">
            <w:pPr>
              <w:jc w:val="center"/>
              <w:rPr>
                <w:rFonts w:ascii="Times New Roman" w:eastAsia="SimSun" w:hAnsi="Times New Roman" w:cs="SimSun"/>
                <w:szCs w:val="21"/>
              </w:rPr>
            </w:pPr>
            <w:r>
              <w:rPr>
                <w:rFonts w:ascii="Times New Roman" w:eastAsia="SimSun" w:hAnsi="Times New Roman" w:cs="SimSun"/>
                <w:szCs w:val="21"/>
              </w:rPr>
              <w:t>41</w:t>
            </w:r>
            <w:r>
              <w:rPr>
                <w:rFonts w:ascii="Times New Roman" w:eastAsia="SimSun" w:hAnsi="Times New Roman" w:cs="SimSun" w:hint="eastAsia"/>
                <w:szCs w:val="21"/>
              </w:rPr>
              <w:t>（</w:t>
            </w:r>
            <w:r>
              <w:rPr>
                <w:rFonts w:ascii="Times New Roman" w:eastAsia="SimSun" w:hAnsi="Times New Roman" w:cs="SimSun" w:hint="eastAsia"/>
                <w:szCs w:val="21"/>
              </w:rPr>
              <w:t>4</w:t>
            </w:r>
            <w:r>
              <w:rPr>
                <w:rFonts w:ascii="Times New Roman" w:eastAsia="SimSun" w:hAnsi="Times New Roman" w:cs="SimSun"/>
                <w:szCs w:val="21"/>
              </w:rPr>
              <w:t>8.9</w:t>
            </w:r>
            <w:r>
              <w:rPr>
                <w:rFonts w:ascii="Times New Roman" w:eastAsia="SimSun" w:hAnsi="Times New Roman" w:cs="SimSun" w:hint="eastAsia"/>
                <w:szCs w:val="21"/>
              </w:rPr>
              <w:t>）</w:t>
            </w:r>
          </w:p>
        </w:tc>
      </w:tr>
      <w:tr w:rsidR="00713B2B" w14:paraId="55109376" w14:textId="77777777">
        <w:trPr>
          <w:jc w:val="center"/>
        </w:trPr>
        <w:tc>
          <w:tcPr>
            <w:tcW w:w="671" w:type="dxa"/>
            <w:vMerge/>
            <w:vAlign w:val="center"/>
          </w:tcPr>
          <w:p w14:paraId="1D20A0C4" w14:textId="77777777" w:rsidR="00713B2B" w:rsidRDefault="00713B2B">
            <w:pPr>
              <w:jc w:val="center"/>
              <w:rPr>
                <w:rFonts w:ascii="Times New Roman" w:eastAsia="SimSun" w:hAnsi="Times New Roman" w:cs="SimSun"/>
                <w:szCs w:val="21"/>
              </w:rPr>
            </w:pPr>
          </w:p>
        </w:tc>
        <w:tc>
          <w:tcPr>
            <w:tcW w:w="1989" w:type="dxa"/>
            <w:vAlign w:val="center"/>
          </w:tcPr>
          <w:p w14:paraId="07C44DF5"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硕士研究生及以上</w:t>
            </w:r>
          </w:p>
        </w:tc>
        <w:tc>
          <w:tcPr>
            <w:tcW w:w="1172" w:type="dxa"/>
            <w:vAlign w:val="center"/>
          </w:tcPr>
          <w:p w14:paraId="10EF5FD0"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9</w:t>
            </w:r>
            <w:r>
              <w:rPr>
                <w:rFonts w:ascii="Times New Roman" w:eastAsia="SimSun" w:hAnsi="Times New Roman" w:cs="SimSun" w:hint="eastAsia"/>
                <w:szCs w:val="21"/>
              </w:rPr>
              <w:t>（</w:t>
            </w:r>
            <w:r>
              <w:rPr>
                <w:rFonts w:ascii="Times New Roman" w:eastAsia="SimSun" w:hAnsi="Times New Roman" w:cs="SimSun" w:hint="eastAsia"/>
                <w:szCs w:val="21"/>
              </w:rPr>
              <w:t>4</w:t>
            </w:r>
            <w:r>
              <w:rPr>
                <w:rFonts w:ascii="Times New Roman" w:eastAsia="SimSun" w:hAnsi="Times New Roman" w:cs="SimSun"/>
                <w:szCs w:val="21"/>
              </w:rPr>
              <w:t>2.9</w:t>
            </w:r>
            <w:r>
              <w:rPr>
                <w:rFonts w:ascii="Times New Roman" w:eastAsia="SimSun" w:hAnsi="Times New Roman" w:cs="SimSun" w:hint="eastAsia"/>
                <w:szCs w:val="21"/>
              </w:rPr>
              <w:t>）</w:t>
            </w:r>
          </w:p>
        </w:tc>
        <w:tc>
          <w:tcPr>
            <w:tcW w:w="1172" w:type="dxa"/>
            <w:vAlign w:val="center"/>
          </w:tcPr>
          <w:p w14:paraId="4A3B5DB1"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9</w:t>
            </w:r>
            <w:r>
              <w:rPr>
                <w:rFonts w:ascii="Times New Roman" w:eastAsia="SimSun" w:hAnsi="Times New Roman" w:cs="SimSun" w:hint="eastAsia"/>
                <w:szCs w:val="21"/>
              </w:rPr>
              <w:t>（</w:t>
            </w:r>
            <w:r>
              <w:rPr>
                <w:rFonts w:ascii="Times New Roman" w:eastAsia="SimSun" w:hAnsi="Times New Roman" w:cs="SimSun"/>
                <w:szCs w:val="21"/>
              </w:rPr>
              <w:t>42.9</w:t>
            </w:r>
            <w:r>
              <w:rPr>
                <w:rFonts w:ascii="Times New Roman" w:eastAsia="SimSun" w:hAnsi="Times New Roman" w:cs="SimSun" w:hint="eastAsia"/>
                <w:szCs w:val="21"/>
              </w:rPr>
              <w:t>）</w:t>
            </w:r>
          </w:p>
        </w:tc>
        <w:tc>
          <w:tcPr>
            <w:tcW w:w="1173" w:type="dxa"/>
            <w:vAlign w:val="center"/>
          </w:tcPr>
          <w:p w14:paraId="628632CE"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7</w:t>
            </w:r>
            <w:r>
              <w:rPr>
                <w:rFonts w:ascii="Times New Roman" w:eastAsia="SimSun" w:hAnsi="Times New Roman" w:cs="SimSun" w:hint="eastAsia"/>
                <w:szCs w:val="21"/>
              </w:rPr>
              <w:t>（</w:t>
            </w:r>
            <w:r>
              <w:rPr>
                <w:rFonts w:ascii="Times New Roman" w:eastAsia="SimSun" w:hAnsi="Times New Roman" w:cs="SimSun" w:hint="eastAsia"/>
                <w:szCs w:val="21"/>
              </w:rPr>
              <w:t>33.</w:t>
            </w:r>
            <w:r>
              <w:rPr>
                <w:rFonts w:ascii="Times New Roman" w:eastAsia="SimSun" w:hAnsi="Times New Roman" w:cs="SimSun"/>
                <w:szCs w:val="21"/>
              </w:rPr>
              <w:t>3</w:t>
            </w:r>
            <w:r>
              <w:rPr>
                <w:rFonts w:ascii="Times New Roman" w:eastAsia="SimSun" w:hAnsi="Times New Roman" w:cs="SimSun" w:hint="eastAsia"/>
                <w:szCs w:val="21"/>
              </w:rPr>
              <w:t>）</w:t>
            </w:r>
          </w:p>
        </w:tc>
        <w:tc>
          <w:tcPr>
            <w:tcW w:w="1172" w:type="dxa"/>
            <w:vAlign w:val="center"/>
          </w:tcPr>
          <w:p w14:paraId="5157EB11"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6</w:t>
            </w:r>
            <w:r>
              <w:rPr>
                <w:rFonts w:ascii="Times New Roman" w:eastAsia="SimSun" w:hAnsi="Times New Roman" w:cs="SimSun" w:hint="eastAsia"/>
                <w:szCs w:val="21"/>
              </w:rPr>
              <w:t>（</w:t>
            </w:r>
            <w:r>
              <w:rPr>
                <w:rFonts w:ascii="Times New Roman" w:eastAsia="SimSun" w:hAnsi="Times New Roman" w:cs="SimSun" w:hint="eastAsia"/>
                <w:szCs w:val="21"/>
              </w:rPr>
              <w:t>2</w:t>
            </w:r>
            <w:r>
              <w:rPr>
                <w:rFonts w:ascii="Times New Roman" w:eastAsia="SimSun" w:hAnsi="Times New Roman" w:cs="SimSun"/>
                <w:szCs w:val="21"/>
              </w:rPr>
              <w:t>8.6</w:t>
            </w:r>
            <w:r>
              <w:rPr>
                <w:rFonts w:ascii="Times New Roman" w:eastAsia="SimSun" w:hAnsi="Times New Roman" w:cs="SimSun" w:hint="eastAsia"/>
                <w:szCs w:val="21"/>
              </w:rPr>
              <w:t>）</w:t>
            </w:r>
          </w:p>
        </w:tc>
        <w:tc>
          <w:tcPr>
            <w:tcW w:w="1173" w:type="dxa"/>
            <w:vAlign w:val="center"/>
          </w:tcPr>
          <w:p w14:paraId="34E1CA09"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3</w:t>
            </w:r>
            <w:r>
              <w:rPr>
                <w:rFonts w:ascii="Times New Roman" w:eastAsia="SimSun" w:hAnsi="Times New Roman" w:cs="SimSun"/>
                <w:szCs w:val="21"/>
              </w:rPr>
              <w:t>1</w:t>
            </w:r>
            <w:r>
              <w:rPr>
                <w:rFonts w:ascii="Times New Roman" w:eastAsia="SimSun" w:hAnsi="Times New Roman" w:cs="SimSun" w:hint="eastAsia"/>
                <w:szCs w:val="21"/>
              </w:rPr>
              <w:t>（</w:t>
            </w:r>
            <w:r>
              <w:rPr>
                <w:rFonts w:ascii="Times New Roman" w:eastAsia="SimSun" w:hAnsi="Times New Roman" w:cs="SimSun" w:hint="eastAsia"/>
                <w:szCs w:val="21"/>
              </w:rPr>
              <w:t>3</w:t>
            </w:r>
            <w:r>
              <w:rPr>
                <w:rFonts w:ascii="Times New Roman" w:eastAsia="SimSun" w:hAnsi="Times New Roman" w:cs="SimSun"/>
                <w:szCs w:val="21"/>
              </w:rPr>
              <w:t>7</w:t>
            </w:r>
            <w:r>
              <w:rPr>
                <w:rFonts w:ascii="Times New Roman" w:eastAsia="SimSun" w:hAnsi="Times New Roman" w:cs="SimSun" w:hint="eastAsia"/>
                <w:szCs w:val="21"/>
              </w:rPr>
              <w:t>）</w:t>
            </w:r>
          </w:p>
        </w:tc>
      </w:tr>
      <w:tr w:rsidR="00713B2B" w14:paraId="44B7F826" w14:textId="77777777">
        <w:trPr>
          <w:jc w:val="center"/>
        </w:trPr>
        <w:tc>
          <w:tcPr>
            <w:tcW w:w="671" w:type="dxa"/>
            <w:vMerge w:val="restart"/>
            <w:vAlign w:val="center"/>
          </w:tcPr>
          <w:p w14:paraId="77F5E7B0"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职业</w:t>
            </w:r>
          </w:p>
        </w:tc>
        <w:tc>
          <w:tcPr>
            <w:tcW w:w="1989" w:type="dxa"/>
            <w:vAlign w:val="center"/>
          </w:tcPr>
          <w:p w14:paraId="2FC63244"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个体户、私营业主（自由职业者）</w:t>
            </w:r>
          </w:p>
        </w:tc>
        <w:tc>
          <w:tcPr>
            <w:tcW w:w="1172" w:type="dxa"/>
            <w:vAlign w:val="center"/>
          </w:tcPr>
          <w:p w14:paraId="618320C2"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3</w:t>
            </w:r>
            <w:r>
              <w:rPr>
                <w:rFonts w:ascii="Times New Roman" w:eastAsia="SimSun" w:hAnsi="Times New Roman" w:cs="SimSun" w:hint="eastAsia"/>
                <w:szCs w:val="21"/>
              </w:rPr>
              <w:t>（</w:t>
            </w:r>
            <w:r>
              <w:rPr>
                <w:rFonts w:ascii="Times New Roman" w:eastAsia="SimSun" w:hAnsi="Times New Roman" w:cs="SimSun" w:hint="eastAsia"/>
                <w:szCs w:val="21"/>
              </w:rPr>
              <w:t>1</w:t>
            </w:r>
            <w:r>
              <w:rPr>
                <w:rFonts w:ascii="Times New Roman" w:eastAsia="SimSun" w:hAnsi="Times New Roman" w:cs="SimSun"/>
                <w:szCs w:val="21"/>
              </w:rPr>
              <w:t>4.3</w:t>
            </w:r>
            <w:r>
              <w:rPr>
                <w:rFonts w:ascii="Times New Roman" w:eastAsia="SimSun" w:hAnsi="Times New Roman" w:cs="SimSun" w:hint="eastAsia"/>
                <w:szCs w:val="21"/>
              </w:rPr>
              <w:t>）</w:t>
            </w:r>
          </w:p>
        </w:tc>
        <w:tc>
          <w:tcPr>
            <w:tcW w:w="1172" w:type="dxa"/>
            <w:vAlign w:val="center"/>
          </w:tcPr>
          <w:p w14:paraId="7E8CAC4E"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5</w:t>
            </w:r>
            <w:r>
              <w:rPr>
                <w:rFonts w:ascii="Times New Roman" w:eastAsia="SimSun" w:hAnsi="Times New Roman" w:cs="SimSun" w:hint="eastAsia"/>
                <w:szCs w:val="21"/>
              </w:rPr>
              <w:t>（</w:t>
            </w:r>
            <w:r>
              <w:rPr>
                <w:rFonts w:ascii="Times New Roman" w:eastAsia="SimSun" w:hAnsi="Times New Roman" w:cs="SimSun" w:hint="eastAsia"/>
                <w:szCs w:val="21"/>
              </w:rPr>
              <w:t>23.8</w:t>
            </w:r>
            <w:r>
              <w:rPr>
                <w:rFonts w:ascii="Times New Roman" w:eastAsia="SimSun" w:hAnsi="Times New Roman" w:cs="SimSun" w:hint="eastAsia"/>
                <w:szCs w:val="21"/>
              </w:rPr>
              <w:t>）</w:t>
            </w:r>
          </w:p>
        </w:tc>
        <w:tc>
          <w:tcPr>
            <w:tcW w:w="1173" w:type="dxa"/>
            <w:vAlign w:val="center"/>
          </w:tcPr>
          <w:p w14:paraId="75BB39DF"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hint="eastAsia"/>
                <w:szCs w:val="21"/>
              </w:rPr>
              <w:t>（</w:t>
            </w:r>
            <w:r>
              <w:rPr>
                <w:rFonts w:ascii="Times New Roman" w:eastAsia="SimSun" w:hAnsi="Times New Roman" w:cs="SimSun" w:hint="eastAsia"/>
                <w:szCs w:val="21"/>
              </w:rPr>
              <w:t>9.5</w:t>
            </w:r>
            <w:r>
              <w:rPr>
                <w:rFonts w:ascii="Times New Roman" w:eastAsia="SimSun" w:hAnsi="Times New Roman" w:cs="SimSun" w:hint="eastAsia"/>
                <w:szCs w:val="21"/>
              </w:rPr>
              <w:t>）</w:t>
            </w:r>
          </w:p>
        </w:tc>
        <w:tc>
          <w:tcPr>
            <w:tcW w:w="1172" w:type="dxa"/>
            <w:vAlign w:val="center"/>
          </w:tcPr>
          <w:p w14:paraId="2AA824DC"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3</w:t>
            </w:r>
            <w:r>
              <w:rPr>
                <w:rFonts w:ascii="Times New Roman" w:eastAsia="SimSun" w:hAnsi="Times New Roman" w:cs="SimSun" w:hint="eastAsia"/>
                <w:szCs w:val="21"/>
              </w:rPr>
              <w:t>（</w:t>
            </w:r>
            <w:r>
              <w:rPr>
                <w:rFonts w:ascii="Times New Roman" w:eastAsia="SimSun" w:hAnsi="Times New Roman" w:cs="SimSun" w:hint="eastAsia"/>
                <w:szCs w:val="21"/>
              </w:rPr>
              <w:t>1</w:t>
            </w:r>
            <w:r>
              <w:rPr>
                <w:rFonts w:ascii="Times New Roman" w:eastAsia="SimSun" w:hAnsi="Times New Roman" w:cs="SimSun"/>
                <w:szCs w:val="21"/>
              </w:rPr>
              <w:t>4.3</w:t>
            </w:r>
            <w:r>
              <w:rPr>
                <w:rFonts w:ascii="Times New Roman" w:eastAsia="SimSun" w:hAnsi="Times New Roman" w:cs="SimSun" w:hint="eastAsia"/>
                <w:szCs w:val="21"/>
              </w:rPr>
              <w:t>）</w:t>
            </w:r>
          </w:p>
        </w:tc>
        <w:tc>
          <w:tcPr>
            <w:tcW w:w="1173" w:type="dxa"/>
            <w:vAlign w:val="center"/>
          </w:tcPr>
          <w:p w14:paraId="0F9AE7B6"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3</w:t>
            </w:r>
            <w:r>
              <w:rPr>
                <w:rFonts w:ascii="Times New Roman" w:eastAsia="SimSun" w:hAnsi="Times New Roman" w:cs="SimSun" w:hint="eastAsia"/>
                <w:szCs w:val="21"/>
              </w:rPr>
              <w:t>（</w:t>
            </w:r>
            <w:r>
              <w:rPr>
                <w:rFonts w:ascii="Times New Roman" w:eastAsia="SimSun" w:hAnsi="Times New Roman" w:cs="SimSun" w:hint="eastAsia"/>
                <w:szCs w:val="21"/>
              </w:rPr>
              <w:t>1</w:t>
            </w:r>
            <w:r>
              <w:rPr>
                <w:rFonts w:ascii="Times New Roman" w:eastAsia="SimSun" w:hAnsi="Times New Roman" w:cs="SimSun"/>
                <w:szCs w:val="21"/>
              </w:rPr>
              <w:t>5.4</w:t>
            </w:r>
            <w:r>
              <w:rPr>
                <w:rFonts w:ascii="Times New Roman" w:eastAsia="SimSun" w:hAnsi="Times New Roman" w:cs="SimSun" w:hint="eastAsia"/>
                <w:szCs w:val="21"/>
              </w:rPr>
              <w:t>）</w:t>
            </w:r>
          </w:p>
        </w:tc>
      </w:tr>
      <w:tr w:rsidR="00713B2B" w14:paraId="7EBC0045" w14:textId="77777777">
        <w:trPr>
          <w:jc w:val="center"/>
        </w:trPr>
        <w:tc>
          <w:tcPr>
            <w:tcW w:w="671" w:type="dxa"/>
            <w:vMerge/>
            <w:vAlign w:val="center"/>
          </w:tcPr>
          <w:p w14:paraId="60B7AB23" w14:textId="77777777" w:rsidR="00713B2B" w:rsidRDefault="00713B2B">
            <w:pPr>
              <w:jc w:val="center"/>
              <w:rPr>
                <w:rFonts w:ascii="Times New Roman" w:eastAsia="SimSun" w:hAnsi="Times New Roman" w:cs="SimSun"/>
                <w:szCs w:val="21"/>
              </w:rPr>
            </w:pPr>
          </w:p>
        </w:tc>
        <w:tc>
          <w:tcPr>
            <w:tcW w:w="1989" w:type="dxa"/>
            <w:vAlign w:val="center"/>
          </w:tcPr>
          <w:p w14:paraId="012D35AF"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学生</w:t>
            </w:r>
          </w:p>
        </w:tc>
        <w:tc>
          <w:tcPr>
            <w:tcW w:w="1172" w:type="dxa"/>
            <w:vAlign w:val="center"/>
          </w:tcPr>
          <w:p w14:paraId="3E71377E"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6</w:t>
            </w:r>
            <w:r>
              <w:rPr>
                <w:rFonts w:ascii="Times New Roman" w:eastAsia="SimSun" w:hAnsi="Times New Roman" w:cs="SimSun" w:hint="eastAsia"/>
                <w:szCs w:val="21"/>
              </w:rPr>
              <w:t>（</w:t>
            </w:r>
            <w:r>
              <w:rPr>
                <w:rFonts w:ascii="Times New Roman" w:eastAsia="SimSun" w:hAnsi="Times New Roman" w:cs="SimSun" w:hint="eastAsia"/>
                <w:szCs w:val="21"/>
              </w:rPr>
              <w:t>2</w:t>
            </w:r>
            <w:r>
              <w:rPr>
                <w:rFonts w:ascii="Times New Roman" w:eastAsia="SimSun" w:hAnsi="Times New Roman" w:cs="SimSun"/>
                <w:szCs w:val="21"/>
              </w:rPr>
              <w:t>8.6</w:t>
            </w:r>
            <w:r>
              <w:rPr>
                <w:rFonts w:ascii="Times New Roman" w:eastAsia="SimSun" w:hAnsi="Times New Roman" w:cs="SimSun" w:hint="eastAsia"/>
                <w:szCs w:val="21"/>
              </w:rPr>
              <w:t>）</w:t>
            </w:r>
          </w:p>
        </w:tc>
        <w:tc>
          <w:tcPr>
            <w:tcW w:w="1172" w:type="dxa"/>
            <w:vAlign w:val="center"/>
          </w:tcPr>
          <w:p w14:paraId="186AAA1A"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5</w:t>
            </w:r>
            <w:r>
              <w:rPr>
                <w:rFonts w:ascii="Times New Roman" w:eastAsia="SimSun" w:hAnsi="Times New Roman" w:cs="SimSun" w:hint="eastAsia"/>
                <w:szCs w:val="21"/>
              </w:rPr>
              <w:t>（</w:t>
            </w:r>
            <w:r>
              <w:rPr>
                <w:rFonts w:ascii="Times New Roman" w:eastAsia="SimSun" w:hAnsi="Times New Roman" w:cs="SimSun" w:hint="eastAsia"/>
                <w:szCs w:val="21"/>
              </w:rPr>
              <w:t>23.8</w:t>
            </w:r>
            <w:r>
              <w:rPr>
                <w:rFonts w:ascii="Times New Roman" w:eastAsia="SimSun" w:hAnsi="Times New Roman" w:cs="SimSun" w:hint="eastAsia"/>
                <w:szCs w:val="21"/>
              </w:rPr>
              <w:t>）</w:t>
            </w:r>
          </w:p>
        </w:tc>
        <w:tc>
          <w:tcPr>
            <w:tcW w:w="1173" w:type="dxa"/>
            <w:vAlign w:val="center"/>
          </w:tcPr>
          <w:p w14:paraId="4F0C77C5"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6</w:t>
            </w:r>
            <w:r>
              <w:rPr>
                <w:rFonts w:ascii="Times New Roman" w:eastAsia="SimSun" w:hAnsi="Times New Roman" w:cs="SimSun" w:hint="eastAsia"/>
                <w:szCs w:val="21"/>
              </w:rPr>
              <w:t>（</w:t>
            </w:r>
            <w:r>
              <w:rPr>
                <w:rFonts w:ascii="Times New Roman" w:eastAsia="SimSun" w:hAnsi="Times New Roman" w:cs="SimSun" w:hint="eastAsia"/>
                <w:szCs w:val="21"/>
              </w:rPr>
              <w:t>2</w:t>
            </w:r>
            <w:r>
              <w:rPr>
                <w:rFonts w:ascii="Times New Roman" w:eastAsia="SimSun" w:hAnsi="Times New Roman" w:cs="SimSun"/>
                <w:szCs w:val="21"/>
              </w:rPr>
              <w:t>8.6</w:t>
            </w:r>
            <w:r>
              <w:rPr>
                <w:rFonts w:ascii="Times New Roman" w:eastAsia="SimSun" w:hAnsi="Times New Roman" w:cs="SimSun" w:hint="eastAsia"/>
                <w:szCs w:val="21"/>
              </w:rPr>
              <w:t>）</w:t>
            </w:r>
          </w:p>
        </w:tc>
        <w:tc>
          <w:tcPr>
            <w:tcW w:w="1172" w:type="dxa"/>
            <w:vAlign w:val="center"/>
          </w:tcPr>
          <w:p w14:paraId="2C5B8F9E"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7</w:t>
            </w:r>
            <w:r>
              <w:rPr>
                <w:rFonts w:ascii="Times New Roman" w:eastAsia="SimSun" w:hAnsi="Times New Roman" w:cs="SimSun" w:hint="eastAsia"/>
                <w:szCs w:val="21"/>
              </w:rPr>
              <w:t>（</w:t>
            </w:r>
            <w:r>
              <w:rPr>
                <w:rFonts w:ascii="Times New Roman" w:eastAsia="SimSun" w:hAnsi="Times New Roman" w:cs="SimSun" w:hint="eastAsia"/>
                <w:szCs w:val="21"/>
              </w:rPr>
              <w:t>3</w:t>
            </w:r>
            <w:r>
              <w:rPr>
                <w:rFonts w:ascii="Times New Roman" w:eastAsia="SimSun" w:hAnsi="Times New Roman" w:cs="SimSun"/>
                <w:szCs w:val="21"/>
              </w:rPr>
              <w:t>3.3</w:t>
            </w:r>
            <w:r>
              <w:rPr>
                <w:rFonts w:ascii="Times New Roman" w:eastAsia="SimSun" w:hAnsi="Times New Roman" w:cs="SimSun" w:hint="eastAsia"/>
                <w:szCs w:val="21"/>
              </w:rPr>
              <w:t>）</w:t>
            </w:r>
          </w:p>
        </w:tc>
        <w:tc>
          <w:tcPr>
            <w:tcW w:w="1173" w:type="dxa"/>
            <w:vAlign w:val="center"/>
          </w:tcPr>
          <w:p w14:paraId="4FA16C13"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szCs w:val="21"/>
              </w:rPr>
              <w:t>4</w:t>
            </w:r>
            <w:r>
              <w:rPr>
                <w:rFonts w:ascii="Times New Roman" w:eastAsia="SimSun" w:hAnsi="Times New Roman" w:cs="SimSun" w:hint="eastAsia"/>
                <w:szCs w:val="21"/>
              </w:rPr>
              <w:t>（</w:t>
            </w:r>
            <w:r>
              <w:rPr>
                <w:rFonts w:ascii="Times New Roman" w:eastAsia="SimSun" w:hAnsi="Times New Roman" w:cs="SimSun" w:hint="eastAsia"/>
                <w:szCs w:val="21"/>
              </w:rPr>
              <w:t>2</w:t>
            </w:r>
            <w:r>
              <w:rPr>
                <w:rFonts w:ascii="Times New Roman" w:eastAsia="SimSun" w:hAnsi="Times New Roman" w:cs="SimSun"/>
                <w:szCs w:val="21"/>
              </w:rPr>
              <w:t>8.6</w:t>
            </w:r>
            <w:r>
              <w:rPr>
                <w:rFonts w:ascii="Times New Roman" w:eastAsia="SimSun" w:hAnsi="Times New Roman" w:cs="SimSun" w:hint="eastAsia"/>
                <w:szCs w:val="21"/>
              </w:rPr>
              <w:t>）</w:t>
            </w:r>
          </w:p>
        </w:tc>
      </w:tr>
      <w:tr w:rsidR="00713B2B" w14:paraId="7AA4469B" w14:textId="77777777">
        <w:trPr>
          <w:jc w:val="center"/>
        </w:trPr>
        <w:tc>
          <w:tcPr>
            <w:tcW w:w="671" w:type="dxa"/>
            <w:vMerge/>
            <w:vAlign w:val="center"/>
          </w:tcPr>
          <w:p w14:paraId="0D636270" w14:textId="77777777" w:rsidR="00713B2B" w:rsidRDefault="00713B2B">
            <w:pPr>
              <w:jc w:val="center"/>
              <w:rPr>
                <w:rFonts w:ascii="Times New Roman" w:eastAsia="SimSun" w:hAnsi="Times New Roman" w:cs="SimSun"/>
                <w:szCs w:val="21"/>
              </w:rPr>
            </w:pPr>
          </w:p>
        </w:tc>
        <w:tc>
          <w:tcPr>
            <w:tcW w:w="1989" w:type="dxa"/>
            <w:vAlign w:val="center"/>
          </w:tcPr>
          <w:p w14:paraId="38C41078"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国家机关、事业单位人员</w:t>
            </w:r>
          </w:p>
        </w:tc>
        <w:tc>
          <w:tcPr>
            <w:tcW w:w="1172" w:type="dxa"/>
            <w:vAlign w:val="center"/>
          </w:tcPr>
          <w:p w14:paraId="54B8A4C2"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4</w:t>
            </w:r>
            <w:r>
              <w:rPr>
                <w:rFonts w:ascii="Times New Roman" w:eastAsia="SimSun" w:hAnsi="Times New Roman" w:cs="SimSun" w:hint="eastAsia"/>
                <w:szCs w:val="21"/>
              </w:rPr>
              <w:t>（</w:t>
            </w:r>
            <w:r>
              <w:rPr>
                <w:rFonts w:ascii="Times New Roman" w:eastAsia="SimSun" w:hAnsi="Times New Roman" w:cs="SimSun" w:hint="eastAsia"/>
                <w:szCs w:val="21"/>
              </w:rPr>
              <w:t>1</w:t>
            </w:r>
            <w:r>
              <w:rPr>
                <w:rFonts w:ascii="Times New Roman" w:eastAsia="SimSun" w:hAnsi="Times New Roman" w:cs="SimSun"/>
                <w:szCs w:val="21"/>
              </w:rPr>
              <w:t>9</w:t>
            </w:r>
            <w:r>
              <w:rPr>
                <w:rFonts w:ascii="Times New Roman" w:eastAsia="SimSun" w:hAnsi="Times New Roman" w:cs="SimSun" w:hint="eastAsia"/>
                <w:szCs w:val="21"/>
              </w:rPr>
              <w:t>）</w:t>
            </w:r>
          </w:p>
        </w:tc>
        <w:tc>
          <w:tcPr>
            <w:tcW w:w="1172" w:type="dxa"/>
            <w:vAlign w:val="center"/>
          </w:tcPr>
          <w:p w14:paraId="4A958629"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hint="eastAsia"/>
                <w:szCs w:val="21"/>
              </w:rPr>
              <w:t>（</w:t>
            </w:r>
            <w:r>
              <w:rPr>
                <w:rFonts w:ascii="Times New Roman" w:eastAsia="SimSun" w:hAnsi="Times New Roman" w:cs="SimSun" w:hint="eastAsia"/>
                <w:szCs w:val="21"/>
              </w:rPr>
              <w:t>9.5</w:t>
            </w:r>
            <w:r>
              <w:rPr>
                <w:rFonts w:ascii="Times New Roman" w:eastAsia="SimSun" w:hAnsi="Times New Roman" w:cs="SimSun" w:hint="eastAsia"/>
                <w:szCs w:val="21"/>
              </w:rPr>
              <w:t>）</w:t>
            </w:r>
          </w:p>
        </w:tc>
        <w:tc>
          <w:tcPr>
            <w:tcW w:w="1173" w:type="dxa"/>
            <w:vAlign w:val="center"/>
          </w:tcPr>
          <w:p w14:paraId="6548AB02"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5</w:t>
            </w:r>
            <w:r>
              <w:rPr>
                <w:rFonts w:ascii="Times New Roman" w:eastAsia="SimSun" w:hAnsi="Times New Roman" w:cs="SimSun" w:hint="eastAsia"/>
                <w:szCs w:val="21"/>
              </w:rPr>
              <w:t>（</w:t>
            </w:r>
            <w:r>
              <w:rPr>
                <w:rFonts w:ascii="Times New Roman" w:eastAsia="SimSun" w:hAnsi="Times New Roman" w:cs="SimSun" w:hint="eastAsia"/>
                <w:szCs w:val="21"/>
              </w:rPr>
              <w:t>23.8</w:t>
            </w:r>
            <w:r>
              <w:rPr>
                <w:rFonts w:ascii="Times New Roman" w:eastAsia="SimSun" w:hAnsi="Times New Roman" w:cs="SimSun" w:hint="eastAsia"/>
                <w:szCs w:val="21"/>
              </w:rPr>
              <w:t>）</w:t>
            </w:r>
          </w:p>
        </w:tc>
        <w:tc>
          <w:tcPr>
            <w:tcW w:w="1172" w:type="dxa"/>
            <w:vAlign w:val="center"/>
          </w:tcPr>
          <w:p w14:paraId="2FD55CF2"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7</w:t>
            </w:r>
            <w:r>
              <w:rPr>
                <w:rFonts w:ascii="Times New Roman" w:eastAsia="SimSun" w:hAnsi="Times New Roman" w:cs="SimSun" w:hint="eastAsia"/>
                <w:szCs w:val="21"/>
              </w:rPr>
              <w:t>（</w:t>
            </w:r>
            <w:r>
              <w:rPr>
                <w:rFonts w:ascii="Times New Roman" w:eastAsia="SimSun" w:hAnsi="Times New Roman" w:cs="SimSun" w:hint="eastAsia"/>
                <w:szCs w:val="21"/>
              </w:rPr>
              <w:t>3</w:t>
            </w:r>
            <w:r>
              <w:rPr>
                <w:rFonts w:ascii="Times New Roman" w:eastAsia="SimSun" w:hAnsi="Times New Roman" w:cs="SimSun"/>
                <w:szCs w:val="21"/>
              </w:rPr>
              <w:t>3.3</w:t>
            </w:r>
            <w:r>
              <w:rPr>
                <w:rFonts w:ascii="Times New Roman" w:eastAsia="SimSun" w:hAnsi="Times New Roman" w:cs="SimSun" w:hint="eastAsia"/>
                <w:szCs w:val="21"/>
              </w:rPr>
              <w:t>）</w:t>
            </w:r>
          </w:p>
        </w:tc>
        <w:tc>
          <w:tcPr>
            <w:tcW w:w="1173" w:type="dxa"/>
            <w:vAlign w:val="center"/>
          </w:tcPr>
          <w:p w14:paraId="275B7500"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8</w:t>
            </w:r>
            <w:r>
              <w:rPr>
                <w:rFonts w:ascii="Times New Roman" w:eastAsia="SimSun" w:hAnsi="Times New Roman" w:cs="SimSun" w:hint="eastAsia"/>
                <w:szCs w:val="21"/>
              </w:rPr>
              <w:t>（</w:t>
            </w:r>
            <w:r>
              <w:rPr>
                <w:rFonts w:ascii="Times New Roman" w:eastAsia="SimSun" w:hAnsi="Times New Roman" w:cs="SimSun" w:hint="eastAsia"/>
                <w:szCs w:val="21"/>
              </w:rPr>
              <w:t>2</w:t>
            </w:r>
            <w:r>
              <w:rPr>
                <w:rFonts w:ascii="Times New Roman" w:eastAsia="SimSun" w:hAnsi="Times New Roman" w:cs="SimSun"/>
                <w:szCs w:val="21"/>
              </w:rPr>
              <w:t>1.4</w:t>
            </w:r>
            <w:r>
              <w:rPr>
                <w:rFonts w:ascii="Times New Roman" w:eastAsia="SimSun" w:hAnsi="Times New Roman" w:cs="SimSun" w:hint="eastAsia"/>
                <w:szCs w:val="21"/>
              </w:rPr>
              <w:t>）</w:t>
            </w:r>
          </w:p>
        </w:tc>
      </w:tr>
      <w:tr w:rsidR="00713B2B" w14:paraId="27D1F03A" w14:textId="77777777">
        <w:trPr>
          <w:jc w:val="center"/>
        </w:trPr>
        <w:tc>
          <w:tcPr>
            <w:tcW w:w="671" w:type="dxa"/>
            <w:vMerge/>
            <w:vAlign w:val="center"/>
          </w:tcPr>
          <w:p w14:paraId="0B359EB3" w14:textId="77777777" w:rsidR="00713B2B" w:rsidRDefault="00713B2B">
            <w:pPr>
              <w:jc w:val="center"/>
              <w:rPr>
                <w:rFonts w:ascii="Times New Roman" w:eastAsia="SimSun" w:hAnsi="Times New Roman" w:cs="SimSun"/>
                <w:szCs w:val="21"/>
              </w:rPr>
            </w:pPr>
          </w:p>
        </w:tc>
        <w:tc>
          <w:tcPr>
            <w:tcW w:w="1989" w:type="dxa"/>
            <w:vAlign w:val="center"/>
          </w:tcPr>
          <w:p w14:paraId="2315EC35"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企业职工</w:t>
            </w:r>
          </w:p>
        </w:tc>
        <w:tc>
          <w:tcPr>
            <w:tcW w:w="1172" w:type="dxa"/>
            <w:vAlign w:val="center"/>
          </w:tcPr>
          <w:p w14:paraId="1B13630E"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8</w:t>
            </w:r>
            <w:r>
              <w:rPr>
                <w:rFonts w:ascii="Times New Roman" w:eastAsia="SimSun" w:hAnsi="Times New Roman" w:cs="SimSun" w:hint="eastAsia"/>
                <w:szCs w:val="21"/>
              </w:rPr>
              <w:t>（</w:t>
            </w:r>
            <w:r>
              <w:rPr>
                <w:rFonts w:ascii="Times New Roman" w:eastAsia="SimSun" w:hAnsi="Times New Roman" w:cs="SimSun" w:hint="eastAsia"/>
                <w:szCs w:val="21"/>
              </w:rPr>
              <w:t>3</w:t>
            </w:r>
            <w:r>
              <w:rPr>
                <w:rFonts w:ascii="Times New Roman" w:eastAsia="SimSun" w:hAnsi="Times New Roman" w:cs="SimSun"/>
                <w:szCs w:val="21"/>
              </w:rPr>
              <w:t>8</w:t>
            </w:r>
            <w:r>
              <w:rPr>
                <w:rFonts w:ascii="Times New Roman" w:eastAsia="SimSun" w:hAnsi="Times New Roman" w:cs="SimSun" w:hint="eastAsia"/>
                <w:szCs w:val="21"/>
              </w:rPr>
              <w:t>）</w:t>
            </w:r>
          </w:p>
        </w:tc>
        <w:tc>
          <w:tcPr>
            <w:tcW w:w="1172" w:type="dxa"/>
            <w:vAlign w:val="center"/>
          </w:tcPr>
          <w:p w14:paraId="51CBD398"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8</w:t>
            </w:r>
            <w:r>
              <w:rPr>
                <w:rFonts w:ascii="Times New Roman" w:eastAsia="SimSun" w:hAnsi="Times New Roman" w:cs="SimSun" w:hint="eastAsia"/>
                <w:szCs w:val="21"/>
              </w:rPr>
              <w:t>（</w:t>
            </w:r>
            <w:r>
              <w:rPr>
                <w:rFonts w:ascii="Times New Roman" w:eastAsia="SimSun" w:hAnsi="Times New Roman" w:cs="SimSun" w:hint="eastAsia"/>
                <w:szCs w:val="21"/>
              </w:rPr>
              <w:t>38</w:t>
            </w:r>
            <w:r>
              <w:rPr>
                <w:rFonts w:ascii="Times New Roman" w:eastAsia="SimSun" w:hAnsi="Times New Roman" w:cs="SimSun" w:hint="eastAsia"/>
                <w:szCs w:val="21"/>
              </w:rPr>
              <w:t>）</w:t>
            </w:r>
          </w:p>
        </w:tc>
        <w:tc>
          <w:tcPr>
            <w:tcW w:w="1173" w:type="dxa"/>
            <w:vAlign w:val="center"/>
          </w:tcPr>
          <w:p w14:paraId="13816150"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hint="eastAsia"/>
                <w:szCs w:val="21"/>
              </w:rPr>
              <w:t>（</w:t>
            </w:r>
            <w:r>
              <w:rPr>
                <w:rFonts w:ascii="Times New Roman" w:eastAsia="SimSun" w:hAnsi="Times New Roman" w:cs="SimSun"/>
                <w:szCs w:val="21"/>
              </w:rPr>
              <w:t>4.8</w:t>
            </w:r>
            <w:r>
              <w:rPr>
                <w:rFonts w:ascii="Times New Roman" w:eastAsia="SimSun" w:hAnsi="Times New Roman" w:cs="SimSun" w:hint="eastAsia"/>
                <w:szCs w:val="21"/>
              </w:rPr>
              <w:t>）</w:t>
            </w:r>
          </w:p>
        </w:tc>
        <w:tc>
          <w:tcPr>
            <w:tcW w:w="1172" w:type="dxa"/>
            <w:vAlign w:val="center"/>
          </w:tcPr>
          <w:p w14:paraId="657EED89"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4</w:t>
            </w:r>
            <w:r>
              <w:rPr>
                <w:rFonts w:ascii="Times New Roman" w:eastAsia="SimSun" w:hAnsi="Times New Roman" w:cs="SimSun" w:hint="eastAsia"/>
                <w:szCs w:val="21"/>
              </w:rPr>
              <w:t>（</w:t>
            </w:r>
            <w:r>
              <w:rPr>
                <w:rFonts w:ascii="Times New Roman" w:eastAsia="SimSun" w:hAnsi="Times New Roman" w:cs="SimSun" w:hint="eastAsia"/>
                <w:szCs w:val="21"/>
              </w:rPr>
              <w:t>1</w:t>
            </w:r>
            <w:r>
              <w:rPr>
                <w:rFonts w:ascii="Times New Roman" w:eastAsia="SimSun" w:hAnsi="Times New Roman" w:cs="SimSun"/>
                <w:szCs w:val="21"/>
              </w:rPr>
              <w:t>9</w:t>
            </w:r>
            <w:r>
              <w:rPr>
                <w:rFonts w:ascii="Times New Roman" w:eastAsia="SimSun" w:hAnsi="Times New Roman" w:cs="SimSun" w:hint="eastAsia"/>
                <w:szCs w:val="21"/>
              </w:rPr>
              <w:t>）</w:t>
            </w:r>
          </w:p>
        </w:tc>
        <w:tc>
          <w:tcPr>
            <w:tcW w:w="1173" w:type="dxa"/>
            <w:vAlign w:val="center"/>
          </w:tcPr>
          <w:p w14:paraId="516B98CE"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szCs w:val="21"/>
              </w:rPr>
              <w:t>1</w:t>
            </w:r>
            <w:r>
              <w:rPr>
                <w:rFonts w:ascii="Times New Roman" w:eastAsia="SimSun" w:hAnsi="Times New Roman" w:cs="SimSun" w:hint="eastAsia"/>
                <w:szCs w:val="21"/>
              </w:rPr>
              <w:t>（</w:t>
            </w:r>
            <w:r>
              <w:rPr>
                <w:rFonts w:ascii="Times New Roman" w:eastAsia="SimSun" w:hAnsi="Times New Roman" w:cs="SimSun" w:hint="eastAsia"/>
                <w:szCs w:val="21"/>
              </w:rPr>
              <w:t>0</w:t>
            </w:r>
            <w:r>
              <w:rPr>
                <w:rFonts w:ascii="Times New Roman" w:eastAsia="SimSun" w:hAnsi="Times New Roman" w:cs="SimSun"/>
                <w:szCs w:val="21"/>
              </w:rPr>
              <w:t>.25</w:t>
            </w:r>
            <w:r>
              <w:rPr>
                <w:rFonts w:ascii="Times New Roman" w:eastAsia="SimSun" w:hAnsi="Times New Roman" w:cs="SimSun" w:hint="eastAsia"/>
                <w:szCs w:val="21"/>
              </w:rPr>
              <w:t>）</w:t>
            </w:r>
          </w:p>
        </w:tc>
      </w:tr>
      <w:tr w:rsidR="00713B2B" w14:paraId="365E652E" w14:textId="77777777">
        <w:trPr>
          <w:jc w:val="center"/>
        </w:trPr>
        <w:tc>
          <w:tcPr>
            <w:tcW w:w="671" w:type="dxa"/>
            <w:vMerge/>
            <w:vAlign w:val="center"/>
          </w:tcPr>
          <w:p w14:paraId="3BF9AF4C" w14:textId="77777777" w:rsidR="00713B2B" w:rsidRDefault="00713B2B">
            <w:pPr>
              <w:jc w:val="center"/>
              <w:rPr>
                <w:rFonts w:ascii="Times New Roman" w:eastAsia="SimSun" w:hAnsi="Times New Roman" w:cs="SimSun"/>
                <w:szCs w:val="21"/>
              </w:rPr>
            </w:pPr>
          </w:p>
        </w:tc>
        <w:tc>
          <w:tcPr>
            <w:tcW w:w="1989" w:type="dxa"/>
            <w:vAlign w:val="center"/>
          </w:tcPr>
          <w:p w14:paraId="74C6C25C"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其他</w:t>
            </w:r>
          </w:p>
        </w:tc>
        <w:tc>
          <w:tcPr>
            <w:tcW w:w="1172" w:type="dxa"/>
            <w:vAlign w:val="center"/>
          </w:tcPr>
          <w:p w14:paraId="081B35C4"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0</w:t>
            </w:r>
            <w:r>
              <w:rPr>
                <w:rFonts w:ascii="Times New Roman" w:eastAsia="SimSun" w:hAnsi="Times New Roman" w:cs="SimSun" w:hint="eastAsia"/>
                <w:szCs w:val="21"/>
              </w:rPr>
              <w:t>（</w:t>
            </w:r>
            <w:r>
              <w:rPr>
                <w:rFonts w:ascii="Times New Roman" w:eastAsia="SimSun" w:hAnsi="Times New Roman" w:cs="SimSun" w:hint="eastAsia"/>
                <w:szCs w:val="21"/>
              </w:rPr>
              <w:t>0</w:t>
            </w:r>
            <w:r>
              <w:rPr>
                <w:rFonts w:ascii="Times New Roman" w:eastAsia="SimSun" w:hAnsi="Times New Roman" w:cs="SimSun" w:hint="eastAsia"/>
                <w:szCs w:val="21"/>
              </w:rPr>
              <w:t>）</w:t>
            </w:r>
          </w:p>
        </w:tc>
        <w:tc>
          <w:tcPr>
            <w:tcW w:w="1172" w:type="dxa"/>
            <w:vAlign w:val="center"/>
          </w:tcPr>
          <w:p w14:paraId="16EA5AE0"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hint="eastAsia"/>
                <w:szCs w:val="21"/>
              </w:rPr>
              <w:t>（</w:t>
            </w:r>
            <w:r>
              <w:rPr>
                <w:rFonts w:ascii="Times New Roman" w:eastAsia="SimSun" w:hAnsi="Times New Roman" w:cs="SimSun"/>
                <w:szCs w:val="21"/>
              </w:rPr>
              <w:t>4.8</w:t>
            </w:r>
            <w:r>
              <w:rPr>
                <w:rFonts w:ascii="Times New Roman" w:eastAsia="SimSun" w:hAnsi="Times New Roman" w:cs="SimSun" w:hint="eastAsia"/>
                <w:szCs w:val="21"/>
              </w:rPr>
              <w:t>）</w:t>
            </w:r>
          </w:p>
        </w:tc>
        <w:tc>
          <w:tcPr>
            <w:tcW w:w="1173" w:type="dxa"/>
            <w:vAlign w:val="center"/>
          </w:tcPr>
          <w:p w14:paraId="37ACFF78"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7</w:t>
            </w:r>
            <w:r>
              <w:rPr>
                <w:rFonts w:ascii="Times New Roman" w:eastAsia="SimSun" w:hAnsi="Times New Roman" w:cs="SimSun" w:hint="eastAsia"/>
                <w:szCs w:val="21"/>
              </w:rPr>
              <w:t>（</w:t>
            </w:r>
            <w:r>
              <w:rPr>
                <w:rFonts w:ascii="Times New Roman" w:eastAsia="SimSun" w:hAnsi="Times New Roman" w:cs="SimSun" w:hint="eastAsia"/>
                <w:szCs w:val="21"/>
              </w:rPr>
              <w:t>3</w:t>
            </w:r>
            <w:r>
              <w:rPr>
                <w:rFonts w:ascii="Times New Roman" w:eastAsia="SimSun" w:hAnsi="Times New Roman" w:cs="SimSun"/>
                <w:szCs w:val="21"/>
              </w:rPr>
              <w:t>3.3</w:t>
            </w:r>
            <w:r>
              <w:rPr>
                <w:rFonts w:ascii="Times New Roman" w:eastAsia="SimSun" w:hAnsi="Times New Roman" w:cs="SimSun" w:hint="eastAsia"/>
                <w:szCs w:val="21"/>
              </w:rPr>
              <w:t>）</w:t>
            </w:r>
          </w:p>
        </w:tc>
        <w:tc>
          <w:tcPr>
            <w:tcW w:w="1172" w:type="dxa"/>
            <w:vAlign w:val="center"/>
          </w:tcPr>
          <w:p w14:paraId="02D16C00"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0</w:t>
            </w:r>
            <w:r>
              <w:rPr>
                <w:rFonts w:ascii="Times New Roman" w:eastAsia="SimSun" w:hAnsi="Times New Roman" w:cs="SimSun" w:hint="eastAsia"/>
                <w:szCs w:val="21"/>
              </w:rPr>
              <w:t>（</w:t>
            </w:r>
            <w:r>
              <w:rPr>
                <w:rFonts w:ascii="Times New Roman" w:eastAsia="SimSun" w:hAnsi="Times New Roman" w:cs="SimSun" w:hint="eastAsia"/>
                <w:szCs w:val="21"/>
              </w:rPr>
              <w:t>0</w:t>
            </w:r>
            <w:r>
              <w:rPr>
                <w:rFonts w:ascii="Times New Roman" w:eastAsia="SimSun" w:hAnsi="Times New Roman" w:cs="SimSun" w:hint="eastAsia"/>
                <w:szCs w:val="21"/>
              </w:rPr>
              <w:t>）</w:t>
            </w:r>
          </w:p>
        </w:tc>
        <w:tc>
          <w:tcPr>
            <w:tcW w:w="1173" w:type="dxa"/>
            <w:vAlign w:val="center"/>
          </w:tcPr>
          <w:p w14:paraId="3728E177"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8</w:t>
            </w:r>
            <w:r>
              <w:rPr>
                <w:rFonts w:ascii="Times New Roman" w:eastAsia="SimSun" w:hAnsi="Times New Roman" w:cs="SimSun" w:hint="eastAsia"/>
                <w:szCs w:val="21"/>
              </w:rPr>
              <w:t>（</w:t>
            </w:r>
            <w:r>
              <w:rPr>
                <w:rFonts w:ascii="Times New Roman" w:eastAsia="SimSun" w:hAnsi="Times New Roman" w:cs="SimSun"/>
                <w:szCs w:val="21"/>
              </w:rPr>
              <w:t>9.5</w:t>
            </w:r>
            <w:r>
              <w:rPr>
                <w:rFonts w:ascii="Times New Roman" w:eastAsia="SimSun" w:hAnsi="Times New Roman" w:cs="SimSun" w:hint="eastAsia"/>
                <w:szCs w:val="21"/>
              </w:rPr>
              <w:t>）</w:t>
            </w:r>
          </w:p>
        </w:tc>
      </w:tr>
      <w:tr w:rsidR="00713B2B" w14:paraId="4D47B5BD" w14:textId="77777777">
        <w:trPr>
          <w:jc w:val="center"/>
        </w:trPr>
        <w:tc>
          <w:tcPr>
            <w:tcW w:w="671" w:type="dxa"/>
            <w:vMerge w:val="restart"/>
            <w:vAlign w:val="center"/>
          </w:tcPr>
          <w:p w14:paraId="5E5C631C"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月均可支配收入</w:t>
            </w:r>
          </w:p>
        </w:tc>
        <w:tc>
          <w:tcPr>
            <w:tcW w:w="1989" w:type="dxa"/>
            <w:vAlign w:val="center"/>
          </w:tcPr>
          <w:p w14:paraId="19531B5E"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szCs w:val="21"/>
              </w:rPr>
              <w:t>000</w:t>
            </w:r>
            <w:r>
              <w:rPr>
                <w:rFonts w:ascii="Times New Roman" w:eastAsia="SimSun" w:hAnsi="Times New Roman" w:cs="SimSun" w:hint="eastAsia"/>
                <w:szCs w:val="21"/>
              </w:rPr>
              <w:t>元以内</w:t>
            </w:r>
          </w:p>
        </w:tc>
        <w:tc>
          <w:tcPr>
            <w:tcW w:w="1172" w:type="dxa"/>
            <w:vAlign w:val="center"/>
          </w:tcPr>
          <w:p w14:paraId="244D91BC"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5</w:t>
            </w:r>
            <w:r>
              <w:rPr>
                <w:rFonts w:ascii="Times New Roman" w:eastAsia="SimSun" w:hAnsi="Times New Roman" w:cs="SimSun" w:hint="eastAsia"/>
                <w:szCs w:val="21"/>
              </w:rPr>
              <w:t>（</w:t>
            </w:r>
            <w:r>
              <w:rPr>
                <w:rFonts w:ascii="Times New Roman" w:eastAsia="SimSun" w:hAnsi="Times New Roman" w:cs="SimSun" w:hint="eastAsia"/>
                <w:szCs w:val="21"/>
              </w:rPr>
              <w:t>2</w:t>
            </w:r>
            <w:r>
              <w:rPr>
                <w:rFonts w:ascii="Times New Roman" w:eastAsia="SimSun" w:hAnsi="Times New Roman" w:cs="SimSun"/>
                <w:szCs w:val="21"/>
              </w:rPr>
              <w:t>3.8</w:t>
            </w:r>
            <w:r>
              <w:rPr>
                <w:rFonts w:ascii="Times New Roman" w:eastAsia="SimSun" w:hAnsi="Times New Roman" w:cs="SimSun" w:hint="eastAsia"/>
                <w:szCs w:val="21"/>
              </w:rPr>
              <w:t>）</w:t>
            </w:r>
          </w:p>
        </w:tc>
        <w:tc>
          <w:tcPr>
            <w:tcW w:w="1172" w:type="dxa"/>
            <w:vAlign w:val="center"/>
          </w:tcPr>
          <w:p w14:paraId="4EDC8FB2"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3</w:t>
            </w:r>
            <w:r>
              <w:rPr>
                <w:rFonts w:ascii="Times New Roman" w:eastAsia="SimSun" w:hAnsi="Times New Roman" w:cs="SimSun" w:hint="eastAsia"/>
                <w:szCs w:val="21"/>
              </w:rPr>
              <w:t>（</w:t>
            </w:r>
            <w:r>
              <w:rPr>
                <w:rFonts w:ascii="Times New Roman" w:eastAsia="SimSun" w:hAnsi="Times New Roman" w:cs="SimSun" w:hint="eastAsia"/>
                <w:szCs w:val="21"/>
              </w:rPr>
              <w:t>14.</w:t>
            </w:r>
            <w:r>
              <w:rPr>
                <w:rFonts w:ascii="Times New Roman" w:eastAsia="SimSun" w:hAnsi="Times New Roman" w:cs="SimSun"/>
                <w:szCs w:val="21"/>
              </w:rPr>
              <w:t>3</w:t>
            </w:r>
            <w:r>
              <w:rPr>
                <w:rFonts w:ascii="Times New Roman" w:eastAsia="SimSun" w:hAnsi="Times New Roman" w:cs="SimSun" w:hint="eastAsia"/>
                <w:szCs w:val="21"/>
              </w:rPr>
              <w:t>）</w:t>
            </w:r>
          </w:p>
        </w:tc>
        <w:tc>
          <w:tcPr>
            <w:tcW w:w="1173" w:type="dxa"/>
            <w:vAlign w:val="center"/>
          </w:tcPr>
          <w:p w14:paraId="7E81748E"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4</w:t>
            </w:r>
            <w:r>
              <w:rPr>
                <w:rFonts w:ascii="Times New Roman" w:eastAsia="SimSun" w:hAnsi="Times New Roman" w:cs="SimSun" w:hint="eastAsia"/>
                <w:szCs w:val="21"/>
              </w:rPr>
              <w:t>（</w:t>
            </w:r>
            <w:r>
              <w:rPr>
                <w:rFonts w:ascii="Times New Roman" w:eastAsia="SimSun" w:hAnsi="Times New Roman" w:cs="SimSun" w:hint="eastAsia"/>
                <w:szCs w:val="21"/>
              </w:rPr>
              <w:t>1</w:t>
            </w:r>
            <w:r>
              <w:rPr>
                <w:rFonts w:ascii="Times New Roman" w:eastAsia="SimSun" w:hAnsi="Times New Roman" w:cs="SimSun"/>
                <w:szCs w:val="21"/>
              </w:rPr>
              <w:t>9</w:t>
            </w:r>
            <w:r>
              <w:rPr>
                <w:rFonts w:ascii="Times New Roman" w:eastAsia="SimSun" w:hAnsi="Times New Roman" w:cs="SimSun" w:hint="eastAsia"/>
                <w:szCs w:val="21"/>
              </w:rPr>
              <w:t>）</w:t>
            </w:r>
          </w:p>
        </w:tc>
        <w:tc>
          <w:tcPr>
            <w:tcW w:w="1172" w:type="dxa"/>
            <w:vAlign w:val="center"/>
          </w:tcPr>
          <w:p w14:paraId="47616412"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4</w:t>
            </w:r>
            <w:r>
              <w:rPr>
                <w:rFonts w:ascii="Times New Roman" w:eastAsia="SimSun" w:hAnsi="Times New Roman" w:cs="SimSun" w:hint="eastAsia"/>
                <w:szCs w:val="21"/>
              </w:rPr>
              <w:t>（</w:t>
            </w:r>
            <w:r>
              <w:rPr>
                <w:rFonts w:ascii="Times New Roman" w:eastAsia="SimSun" w:hAnsi="Times New Roman" w:cs="SimSun" w:hint="eastAsia"/>
                <w:szCs w:val="21"/>
              </w:rPr>
              <w:t>1</w:t>
            </w:r>
            <w:r>
              <w:rPr>
                <w:rFonts w:ascii="Times New Roman" w:eastAsia="SimSun" w:hAnsi="Times New Roman" w:cs="SimSun"/>
                <w:szCs w:val="21"/>
              </w:rPr>
              <w:t>9</w:t>
            </w:r>
            <w:r>
              <w:rPr>
                <w:rFonts w:ascii="Times New Roman" w:eastAsia="SimSun" w:hAnsi="Times New Roman" w:cs="SimSun" w:hint="eastAsia"/>
                <w:szCs w:val="21"/>
              </w:rPr>
              <w:t>）</w:t>
            </w:r>
          </w:p>
        </w:tc>
        <w:tc>
          <w:tcPr>
            <w:tcW w:w="1173" w:type="dxa"/>
            <w:vAlign w:val="center"/>
          </w:tcPr>
          <w:p w14:paraId="7E48E35F"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6</w:t>
            </w:r>
            <w:r>
              <w:rPr>
                <w:rFonts w:ascii="Times New Roman" w:eastAsia="SimSun" w:hAnsi="Times New Roman" w:cs="SimSun" w:hint="eastAsia"/>
                <w:szCs w:val="21"/>
              </w:rPr>
              <w:t>（</w:t>
            </w:r>
            <w:r>
              <w:rPr>
                <w:rFonts w:ascii="Times New Roman" w:eastAsia="SimSun" w:hAnsi="Times New Roman" w:cs="SimSun" w:hint="eastAsia"/>
                <w:szCs w:val="21"/>
              </w:rPr>
              <w:t>1</w:t>
            </w:r>
            <w:r>
              <w:rPr>
                <w:rFonts w:ascii="Times New Roman" w:eastAsia="SimSun" w:hAnsi="Times New Roman" w:cs="SimSun"/>
                <w:szCs w:val="21"/>
              </w:rPr>
              <w:t>9</w:t>
            </w:r>
            <w:r>
              <w:rPr>
                <w:rFonts w:ascii="Times New Roman" w:eastAsia="SimSun" w:hAnsi="Times New Roman" w:cs="SimSun" w:hint="eastAsia"/>
                <w:szCs w:val="21"/>
              </w:rPr>
              <w:t>）</w:t>
            </w:r>
          </w:p>
        </w:tc>
      </w:tr>
      <w:tr w:rsidR="00713B2B" w14:paraId="534FC8E7" w14:textId="77777777">
        <w:trPr>
          <w:jc w:val="center"/>
        </w:trPr>
        <w:tc>
          <w:tcPr>
            <w:tcW w:w="671" w:type="dxa"/>
            <w:vMerge/>
            <w:vAlign w:val="center"/>
          </w:tcPr>
          <w:p w14:paraId="5313E1CF" w14:textId="77777777" w:rsidR="00713B2B" w:rsidRDefault="00713B2B">
            <w:pPr>
              <w:jc w:val="center"/>
              <w:rPr>
                <w:rFonts w:ascii="Times New Roman" w:eastAsia="SimSun" w:hAnsi="Times New Roman" w:cs="SimSun"/>
                <w:szCs w:val="21"/>
              </w:rPr>
            </w:pPr>
          </w:p>
        </w:tc>
        <w:tc>
          <w:tcPr>
            <w:tcW w:w="1989" w:type="dxa"/>
            <w:vAlign w:val="center"/>
          </w:tcPr>
          <w:p w14:paraId="3CCAAD59"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szCs w:val="21"/>
              </w:rPr>
              <w:t>000-5000</w:t>
            </w:r>
            <w:r>
              <w:rPr>
                <w:rFonts w:ascii="Times New Roman" w:eastAsia="SimSun" w:hAnsi="Times New Roman" w:cs="SimSun" w:hint="eastAsia"/>
                <w:szCs w:val="21"/>
              </w:rPr>
              <w:t>元</w:t>
            </w:r>
          </w:p>
        </w:tc>
        <w:tc>
          <w:tcPr>
            <w:tcW w:w="1172" w:type="dxa"/>
            <w:vAlign w:val="center"/>
          </w:tcPr>
          <w:p w14:paraId="4668FF6E"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5</w:t>
            </w:r>
            <w:r>
              <w:rPr>
                <w:rFonts w:ascii="Times New Roman" w:eastAsia="SimSun" w:hAnsi="Times New Roman" w:cs="SimSun" w:hint="eastAsia"/>
                <w:szCs w:val="21"/>
              </w:rPr>
              <w:t>（</w:t>
            </w:r>
            <w:r>
              <w:rPr>
                <w:rFonts w:ascii="Times New Roman" w:eastAsia="SimSun" w:hAnsi="Times New Roman" w:cs="SimSun" w:hint="eastAsia"/>
                <w:szCs w:val="21"/>
              </w:rPr>
              <w:t>2</w:t>
            </w:r>
            <w:r>
              <w:rPr>
                <w:rFonts w:ascii="Times New Roman" w:eastAsia="SimSun" w:hAnsi="Times New Roman" w:cs="SimSun"/>
                <w:szCs w:val="21"/>
              </w:rPr>
              <w:t>3.8</w:t>
            </w:r>
            <w:r>
              <w:rPr>
                <w:rFonts w:ascii="Times New Roman" w:eastAsia="SimSun" w:hAnsi="Times New Roman" w:cs="SimSun" w:hint="eastAsia"/>
                <w:szCs w:val="21"/>
              </w:rPr>
              <w:t>）</w:t>
            </w:r>
          </w:p>
        </w:tc>
        <w:tc>
          <w:tcPr>
            <w:tcW w:w="1172" w:type="dxa"/>
            <w:vAlign w:val="center"/>
          </w:tcPr>
          <w:p w14:paraId="451BFF78"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7</w:t>
            </w:r>
            <w:r>
              <w:rPr>
                <w:rFonts w:ascii="Times New Roman" w:eastAsia="SimSun" w:hAnsi="Times New Roman" w:cs="SimSun" w:hint="eastAsia"/>
                <w:szCs w:val="21"/>
              </w:rPr>
              <w:t>（</w:t>
            </w:r>
            <w:r>
              <w:rPr>
                <w:rFonts w:ascii="Times New Roman" w:eastAsia="SimSun" w:hAnsi="Times New Roman" w:cs="SimSun" w:hint="eastAsia"/>
                <w:szCs w:val="21"/>
              </w:rPr>
              <w:t>3</w:t>
            </w:r>
            <w:r>
              <w:rPr>
                <w:rFonts w:ascii="Times New Roman" w:eastAsia="SimSun" w:hAnsi="Times New Roman" w:cs="SimSun"/>
                <w:szCs w:val="21"/>
              </w:rPr>
              <w:t>3.3</w:t>
            </w:r>
            <w:r>
              <w:rPr>
                <w:rFonts w:ascii="Times New Roman" w:eastAsia="SimSun" w:hAnsi="Times New Roman" w:cs="SimSun" w:hint="eastAsia"/>
                <w:szCs w:val="21"/>
              </w:rPr>
              <w:t>）</w:t>
            </w:r>
          </w:p>
        </w:tc>
        <w:tc>
          <w:tcPr>
            <w:tcW w:w="1173" w:type="dxa"/>
            <w:vAlign w:val="center"/>
          </w:tcPr>
          <w:p w14:paraId="5E2476A2"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2</w:t>
            </w:r>
            <w:r>
              <w:rPr>
                <w:rFonts w:ascii="Times New Roman" w:eastAsia="SimSun" w:hAnsi="Times New Roman" w:cs="SimSun" w:hint="eastAsia"/>
                <w:szCs w:val="21"/>
              </w:rPr>
              <w:t>（</w:t>
            </w:r>
            <w:r>
              <w:rPr>
                <w:rFonts w:ascii="Times New Roman" w:eastAsia="SimSun" w:hAnsi="Times New Roman" w:cs="SimSun" w:hint="eastAsia"/>
                <w:szCs w:val="21"/>
              </w:rPr>
              <w:t>5</w:t>
            </w:r>
            <w:r>
              <w:rPr>
                <w:rFonts w:ascii="Times New Roman" w:eastAsia="SimSun" w:hAnsi="Times New Roman" w:cs="SimSun"/>
                <w:szCs w:val="21"/>
              </w:rPr>
              <w:t>7.1</w:t>
            </w:r>
            <w:r>
              <w:rPr>
                <w:rFonts w:ascii="Times New Roman" w:eastAsia="SimSun" w:hAnsi="Times New Roman" w:cs="SimSun" w:hint="eastAsia"/>
                <w:szCs w:val="21"/>
              </w:rPr>
              <w:t>）</w:t>
            </w:r>
          </w:p>
        </w:tc>
        <w:tc>
          <w:tcPr>
            <w:tcW w:w="1172" w:type="dxa"/>
            <w:vAlign w:val="center"/>
          </w:tcPr>
          <w:p w14:paraId="37E80F1A"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0</w:t>
            </w:r>
            <w:r>
              <w:rPr>
                <w:rFonts w:ascii="Times New Roman" w:eastAsia="SimSun" w:hAnsi="Times New Roman" w:cs="SimSun" w:hint="eastAsia"/>
                <w:szCs w:val="21"/>
              </w:rPr>
              <w:t>（</w:t>
            </w:r>
            <w:r>
              <w:rPr>
                <w:rFonts w:ascii="Times New Roman" w:eastAsia="SimSun" w:hAnsi="Times New Roman" w:cs="SimSun"/>
                <w:szCs w:val="21"/>
              </w:rPr>
              <w:t>47.6</w:t>
            </w:r>
            <w:r>
              <w:rPr>
                <w:rFonts w:ascii="Times New Roman" w:eastAsia="SimSun" w:hAnsi="Times New Roman" w:cs="SimSun" w:hint="eastAsia"/>
                <w:szCs w:val="21"/>
              </w:rPr>
              <w:t>）</w:t>
            </w:r>
          </w:p>
        </w:tc>
        <w:tc>
          <w:tcPr>
            <w:tcW w:w="1173" w:type="dxa"/>
            <w:vAlign w:val="center"/>
          </w:tcPr>
          <w:p w14:paraId="5C9821A6"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3</w:t>
            </w:r>
            <w:r>
              <w:rPr>
                <w:rFonts w:ascii="Times New Roman" w:eastAsia="SimSun" w:hAnsi="Times New Roman" w:cs="SimSun"/>
                <w:szCs w:val="21"/>
              </w:rPr>
              <w:t>4</w:t>
            </w:r>
            <w:r>
              <w:rPr>
                <w:rFonts w:ascii="Times New Roman" w:eastAsia="SimSun" w:hAnsi="Times New Roman" w:cs="SimSun" w:hint="eastAsia"/>
                <w:szCs w:val="21"/>
              </w:rPr>
              <w:t>（</w:t>
            </w:r>
            <w:r>
              <w:rPr>
                <w:rFonts w:ascii="Times New Roman" w:eastAsia="SimSun" w:hAnsi="Times New Roman" w:cs="SimSun" w:hint="eastAsia"/>
                <w:szCs w:val="21"/>
              </w:rPr>
              <w:t>4</w:t>
            </w:r>
            <w:r>
              <w:rPr>
                <w:rFonts w:ascii="Times New Roman" w:eastAsia="SimSun" w:hAnsi="Times New Roman" w:cs="SimSun"/>
                <w:szCs w:val="21"/>
              </w:rPr>
              <w:t>0.4</w:t>
            </w:r>
            <w:r>
              <w:rPr>
                <w:rFonts w:ascii="Times New Roman" w:eastAsia="SimSun" w:hAnsi="Times New Roman" w:cs="SimSun" w:hint="eastAsia"/>
                <w:szCs w:val="21"/>
              </w:rPr>
              <w:t>）</w:t>
            </w:r>
          </w:p>
        </w:tc>
      </w:tr>
      <w:tr w:rsidR="00713B2B" w14:paraId="4A97A885" w14:textId="77777777">
        <w:trPr>
          <w:jc w:val="center"/>
        </w:trPr>
        <w:tc>
          <w:tcPr>
            <w:tcW w:w="671" w:type="dxa"/>
            <w:vMerge/>
            <w:vAlign w:val="center"/>
          </w:tcPr>
          <w:p w14:paraId="36DB1977" w14:textId="77777777" w:rsidR="00713B2B" w:rsidRDefault="00713B2B">
            <w:pPr>
              <w:jc w:val="center"/>
              <w:rPr>
                <w:rFonts w:ascii="Times New Roman" w:eastAsia="SimSun" w:hAnsi="Times New Roman" w:cs="SimSun"/>
                <w:szCs w:val="21"/>
              </w:rPr>
            </w:pPr>
          </w:p>
        </w:tc>
        <w:tc>
          <w:tcPr>
            <w:tcW w:w="1989" w:type="dxa"/>
            <w:vAlign w:val="center"/>
          </w:tcPr>
          <w:p w14:paraId="0E6CB204"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5</w:t>
            </w:r>
            <w:r>
              <w:rPr>
                <w:rFonts w:ascii="Times New Roman" w:eastAsia="SimSun" w:hAnsi="Times New Roman" w:cs="SimSun"/>
                <w:szCs w:val="21"/>
              </w:rPr>
              <w:t>000-8000</w:t>
            </w:r>
            <w:r>
              <w:rPr>
                <w:rFonts w:ascii="Times New Roman" w:eastAsia="SimSun" w:hAnsi="Times New Roman" w:cs="SimSun" w:hint="eastAsia"/>
                <w:szCs w:val="21"/>
              </w:rPr>
              <w:t>元</w:t>
            </w:r>
          </w:p>
        </w:tc>
        <w:tc>
          <w:tcPr>
            <w:tcW w:w="1172" w:type="dxa"/>
            <w:vAlign w:val="center"/>
          </w:tcPr>
          <w:p w14:paraId="7AF5F760"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hint="eastAsia"/>
                <w:szCs w:val="21"/>
              </w:rPr>
              <w:t>（</w:t>
            </w:r>
            <w:r>
              <w:rPr>
                <w:rFonts w:ascii="Times New Roman" w:eastAsia="SimSun" w:hAnsi="Times New Roman" w:cs="SimSun" w:hint="eastAsia"/>
                <w:szCs w:val="21"/>
              </w:rPr>
              <w:t>9</w:t>
            </w:r>
            <w:r>
              <w:rPr>
                <w:rFonts w:ascii="Times New Roman" w:eastAsia="SimSun" w:hAnsi="Times New Roman" w:cs="SimSun"/>
                <w:szCs w:val="21"/>
              </w:rPr>
              <w:t>.5</w:t>
            </w:r>
            <w:r>
              <w:rPr>
                <w:rFonts w:ascii="Times New Roman" w:eastAsia="SimSun" w:hAnsi="Times New Roman" w:cs="SimSun" w:hint="eastAsia"/>
                <w:szCs w:val="21"/>
              </w:rPr>
              <w:t>）</w:t>
            </w:r>
          </w:p>
        </w:tc>
        <w:tc>
          <w:tcPr>
            <w:tcW w:w="1172" w:type="dxa"/>
            <w:vAlign w:val="center"/>
          </w:tcPr>
          <w:p w14:paraId="4920195B"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5</w:t>
            </w:r>
            <w:r>
              <w:rPr>
                <w:rFonts w:ascii="Times New Roman" w:eastAsia="SimSun" w:hAnsi="Times New Roman" w:cs="SimSun" w:hint="eastAsia"/>
                <w:szCs w:val="21"/>
              </w:rPr>
              <w:t>（</w:t>
            </w:r>
            <w:r>
              <w:rPr>
                <w:rFonts w:ascii="Times New Roman" w:eastAsia="SimSun" w:hAnsi="Times New Roman" w:cs="SimSun" w:hint="eastAsia"/>
                <w:szCs w:val="21"/>
              </w:rPr>
              <w:t>23.8</w:t>
            </w:r>
            <w:r>
              <w:rPr>
                <w:rFonts w:ascii="Times New Roman" w:eastAsia="SimSun" w:hAnsi="Times New Roman" w:cs="SimSun" w:hint="eastAsia"/>
                <w:szCs w:val="21"/>
              </w:rPr>
              <w:t>）</w:t>
            </w:r>
          </w:p>
        </w:tc>
        <w:tc>
          <w:tcPr>
            <w:tcW w:w="1173" w:type="dxa"/>
            <w:vAlign w:val="center"/>
          </w:tcPr>
          <w:p w14:paraId="6F799F15"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hint="eastAsia"/>
                <w:szCs w:val="21"/>
              </w:rPr>
              <w:t>（</w:t>
            </w:r>
            <w:r>
              <w:rPr>
                <w:rFonts w:ascii="Times New Roman" w:eastAsia="SimSun" w:hAnsi="Times New Roman" w:cs="SimSun"/>
                <w:szCs w:val="21"/>
              </w:rPr>
              <w:t>4.8</w:t>
            </w:r>
            <w:r>
              <w:rPr>
                <w:rFonts w:ascii="Times New Roman" w:eastAsia="SimSun" w:hAnsi="Times New Roman" w:cs="SimSun" w:hint="eastAsia"/>
                <w:szCs w:val="21"/>
              </w:rPr>
              <w:t>）</w:t>
            </w:r>
          </w:p>
        </w:tc>
        <w:tc>
          <w:tcPr>
            <w:tcW w:w="1172" w:type="dxa"/>
            <w:vAlign w:val="center"/>
          </w:tcPr>
          <w:p w14:paraId="27D8DF78"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4</w:t>
            </w:r>
            <w:r>
              <w:rPr>
                <w:rFonts w:ascii="Times New Roman" w:eastAsia="SimSun" w:hAnsi="Times New Roman" w:cs="SimSun" w:hint="eastAsia"/>
                <w:szCs w:val="21"/>
              </w:rPr>
              <w:t>（</w:t>
            </w:r>
            <w:r>
              <w:rPr>
                <w:rFonts w:ascii="Times New Roman" w:eastAsia="SimSun" w:hAnsi="Times New Roman" w:cs="SimSun" w:hint="eastAsia"/>
                <w:szCs w:val="21"/>
              </w:rPr>
              <w:t>1</w:t>
            </w:r>
            <w:r>
              <w:rPr>
                <w:rFonts w:ascii="Times New Roman" w:eastAsia="SimSun" w:hAnsi="Times New Roman" w:cs="SimSun"/>
                <w:szCs w:val="21"/>
              </w:rPr>
              <w:t>9</w:t>
            </w:r>
            <w:r>
              <w:rPr>
                <w:rFonts w:ascii="Times New Roman" w:eastAsia="SimSun" w:hAnsi="Times New Roman" w:cs="SimSun" w:hint="eastAsia"/>
                <w:szCs w:val="21"/>
              </w:rPr>
              <w:t>）</w:t>
            </w:r>
          </w:p>
        </w:tc>
        <w:tc>
          <w:tcPr>
            <w:tcW w:w="1173" w:type="dxa"/>
            <w:vAlign w:val="center"/>
          </w:tcPr>
          <w:p w14:paraId="4601B55E"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2</w:t>
            </w:r>
            <w:r>
              <w:rPr>
                <w:rFonts w:ascii="Times New Roman" w:eastAsia="SimSun" w:hAnsi="Times New Roman" w:cs="SimSun" w:hint="eastAsia"/>
                <w:szCs w:val="21"/>
              </w:rPr>
              <w:t>（</w:t>
            </w:r>
            <w:r>
              <w:rPr>
                <w:rFonts w:ascii="Times New Roman" w:eastAsia="SimSun" w:hAnsi="Times New Roman" w:cs="SimSun" w:hint="eastAsia"/>
                <w:szCs w:val="21"/>
              </w:rPr>
              <w:t>1</w:t>
            </w:r>
            <w:r>
              <w:rPr>
                <w:rFonts w:ascii="Times New Roman" w:eastAsia="SimSun" w:hAnsi="Times New Roman" w:cs="SimSun"/>
                <w:szCs w:val="21"/>
              </w:rPr>
              <w:t>4.3</w:t>
            </w:r>
            <w:r>
              <w:rPr>
                <w:rFonts w:ascii="Times New Roman" w:eastAsia="SimSun" w:hAnsi="Times New Roman" w:cs="SimSun" w:hint="eastAsia"/>
                <w:szCs w:val="21"/>
              </w:rPr>
              <w:t>）</w:t>
            </w:r>
          </w:p>
        </w:tc>
      </w:tr>
      <w:tr w:rsidR="00713B2B" w14:paraId="2D008646" w14:textId="77777777">
        <w:trPr>
          <w:jc w:val="center"/>
        </w:trPr>
        <w:tc>
          <w:tcPr>
            <w:tcW w:w="671" w:type="dxa"/>
            <w:vMerge/>
            <w:vAlign w:val="center"/>
          </w:tcPr>
          <w:p w14:paraId="3728DA32" w14:textId="77777777" w:rsidR="00713B2B" w:rsidRDefault="00713B2B">
            <w:pPr>
              <w:jc w:val="center"/>
              <w:rPr>
                <w:rFonts w:ascii="Times New Roman" w:eastAsia="SimSun" w:hAnsi="Times New Roman" w:cs="SimSun"/>
                <w:szCs w:val="21"/>
              </w:rPr>
            </w:pPr>
          </w:p>
        </w:tc>
        <w:tc>
          <w:tcPr>
            <w:tcW w:w="1989" w:type="dxa"/>
            <w:vAlign w:val="center"/>
          </w:tcPr>
          <w:p w14:paraId="35478EE0"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8</w:t>
            </w:r>
            <w:r>
              <w:rPr>
                <w:rFonts w:ascii="Times New Roman" w:eastAsia="SimSun" w:hAnsi="Times New Roman" w:cs="SimSun"/>
                <w:szCs w:val="21"/>
              </w:rPr>
              <w:t>000-11000</w:t>
            </w:r>
            <w:r>
              <w:rPr>
                <w:rFonts w:ascii="Times New Roman" w:eastAsia="SimSun" w:hAnsi="Times New Roman" w:cs="SimSun" w:hint="eastAsia"/>
                <w:szCs w:val="21"/>
              </w:rPr>
              <w:t>元</w:t>
            </w:r>
          </w:p>
        </w:tc>
        <w:tc>
          <w:tcPr>
            <w:tcW w:w="1172" w:type="dxa"/>
            <w:vAlign w:val="center"/>
          </w:tcPr>
          <w:p w14:paraId="1540F1A2"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4</w:t>
            </w:r>
            <w:r>
              <w:rPr>
                <w:rFonts w:ascii="Times New Roman" w:eastAsia="SimSun" w:hAnsi="Times New Roman" w:cs="SimSun" w:hint="eastAsia"/>
                <w:szCs w:val="21"/>
              </w:rPr>
              <w:t>（</w:t>
            </w:r>
            <w:r>
              <w:rPr>
                <w:rFonts w:ascii="Times New Roman" w:eastAsia="SimSun" w:hAnsi="Times New Roman" w:cs="SimSun" w:hint="eastAsia"/>
                <w:szCs w:val="21"/>
              </w:rPr>
              <w:t>1</w:t>
            </w:r>
            <w:r>
              <w:rPr>
                <w:rFonts w:ascii="Times New Roman" w:eastAsia="SimSun" w:hAnsi="Times New Roman" w:cs="SimSun"/>
                <w:szCs w:val="21"/>
              </w:rPr>
              <w:t>9</w:t>
            </w:r>
            <w:r>
              <w:rPr>
                <w:rFonts w:ascii="Times New Roman" w:eastAsia="SimSun" w:hAnsi="Times New Roman" w:cs="SimSun" w:hint="eastAsia"/>
                <w:szCs w:val="21"/>
              </w:rPr>
              <w:t>）</w:t>
            </w:r>
          </w:p>
        </w:tc>
        <w:tc>
          <w:tcPr>
            <w:tcW w:w="1172" w:type="dxa"/>
            <w:vAlign w:val="center"/>
          </w:tcPr>
          <w:p w14:paraId="7782878D"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hint="eastAsia"/>
                <w:szCs w:val="21"/>
              </w:rPr>
              <w:t>（</w:t>
            </w:r>
            <w:r>
              <w:rPr>
                <w:rFonts w:ascii="Times New Roman" w:eastAsia="SimSun" w:hAnsi="Times New Roman" w:cs="SimSun" w:hint="eastAsia"/>
                <w:szCs w:val="21"/>
              </w:rPr>
              <w:t>9.5</w:t>
            </w:r>
            <w:r>
              <w:rPr>
                <w:rFonts w:ascii="Times New Roman" w:eastAsia="SimSun" w:hAnsi="Times New Roman" w:cs="SimSun" w:hint="eastAsia"/>
                <w:szCs w:val="21"/>
              </w:rPr>
              <w:t>）</w:t>
            </w:r>
          </w:p>
        </w:tc>
        <w:tc>
          <w:tcPr>
            <w:tcW w:w="1173" w:type="dxa"/>
            <w:vAlign w:val="center"/>
          </w:tcPr>
          <w:p w14:paraId="659712CC"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hint="eastAsia"/>
                <w:szCs w:val="21"/>
              </w:rPr>
              <w:t>（</w:t>
            </w:r>
            <w:r>
              <w:rPr>
                <w:rFonts w:ascii="Times New Roman" w:eastAsia="SimSun" w:hAnsi="Times New Roman" w:cs="SimSun" w:hint="eastAsia"/>
                <w:szCs w:val="21"/>
              </w:rPr>
              <w:t>9.5</w:t>
            </w:r>
            <w:r>
              <w:rPr>
                <w:rFonts w:ascii="Times New Roman" w:eastAsia="SimSun" w:hAnsi="Times New Roman" w:cs="SimSun" w:hint="eastAsia"/>
                <w:szCs w:val="21"/>
              </w:rPr>
              <w:t>）</w:t>
            </w:r>
          </w:p>
        </w:tc>
        <w:tc>
          <w:tcPr>
            <w:tcW w:w="1172" w:type="dxa"/>
            <w:vAlign w:val="center"/>
          </w:tcPr>
          <w:p w14:paraId="6FB90F92"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hint="eastAsia"/>
                <w:szCs w:val="21"/>
              </w:rPr>
              <w:t>（</w:t>
            </w:r>
            <w:r>
              <w:rPr>
                <w:rFonts w:ascii="Times New Roman" w:eastAsia="SimSun" w:hAnsi="Times New Roman" w:cs="SimSun" w:hint="eastAsia"/>
                <w:szCs w:val="21"/>
              </w:rPr>
              <w:t>9</w:t>
            </w:r>
            <w:r>
              <w:rPr>
                <w:rFonts w:ascii="Times New Roman" w:eastAsia="SimSun" w:hAnsi="Times New Roman" w:cs="SimSun"/>
                <w:szCs w:val="21"/>
              </w:rPr>
              <w:t>.5</w:t>
            </w:r>
            <w:r>
              <w:rPr>
                <w:rFonts w:ascii="Times New Roman" w:eastAsia="SimSun" w:hAnsi="Times New Roman" w:cs="SimSun" w:hint="eastAsia"/>
                <w:szCs w:val="21"/>
              </w:rPr>
              <w:t>）</w:t>
            </w:r>
          </w:p>
        </w:tc>
        <w:tc>
          <w:tcPr>
            <w:tcW w:w="1173" w:type="dxa"/>
            <w:vAlign w:val="center"/>
          </w:tcPr>
          <w:p w14:paraId="299750B9"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0</w:t>
            </w:r>
            <w:r>
              <w:rPr>
                <w:rFonts w:ascii="Times New Roman" w:eastAsia="SimSun" w:hAnsi="Times New Roman" w:cs="SimSun" w:hint="eastAsia"/>
                <w:szCs w:val="21"/>
              </w:rPr>
              <w:t>（</w:t>
            </w:r>
            <w:r>
              <w:rPr>
                <w:rFonts w:ascii="Times New Roman" w:eastAsia="SimSun" w:hAnsi="Times New Roman" w:cs="SimSun" w:hint="eastAsia"/>
                <w:szCs w:val="21"/>
              </w:rPr>
              <w:t>1</w:t>
            </w:r>
            <w:r>
              <w:rPr>
                <w:rFonts w:ascii="Times New Roman" w:eastAsia="SimSun" w:hAnsi="Times New Roman" w:cs="SimSun"/>
                <w:szCs w:val="21"/>
              </w:rPr>
              <w:t>1.9</w:t>
            </w:r>
            <w:r>
              <w:rPr>
                <w:rFonts w:ascii="Times New Roman" w:eastAsia="SimSun" w:hAnsi="Times New Roman" w:cs="SimSun" w:hint="eastAsia"/>
                <w:szCs w:val="21"/>
              </w:rPr>
              <w:t>）</w:t>
            </w:r>
          </w:p>
        </w:tc>
      </w:tr>
      <w:tr w:rsidR="00713B2B" w14:paraId="5CD6BC9B" w14:textId="77777777">
        <w:trPr>
          <w:jc w:val="center"/>
        </w:trPr>
        <w:tc>
          <w:tcPr>
            <w:tcW w:w="671" w:type="dxa"/>
            <w:vMerge/>
            <w:vAlign w:val="center"/>
          </w:tcPr>
          <w:p w14:paraId="082C06B2" w14:textId="77777777" w:rsidR="00713B2B" w:rsidRDefault="00713B2B">
            <w:pPr>
              <w:jc w:val="center"/>
              <w:rPr>
                <w:rFonts w:ascii="Times New Roman" w:eastAsia="SimSun" w:hAnsi="Times New Roman" w:cs="SimSun"/>
                <w:szCs w:val="21"/>
              </w:rPr>
            </w:pPr>
          </w:p>
        </w:tc>
        <w:tc>
          <w:tcPr>
            <w:tcW w:w="1989" w:type="dxa"/>
            <w:vAlign w:val="center"/>
          </w:tcPr>
          <w:p w14:paraId="1C099749"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1000</w:t>
            </w:r>
            <w:r>
              <w:rPr>
                <w:rFonts w:ascii="Times New Roman" w:eastAsia="SimSun" w:hAnsi="Times New Roman" w:cs="SimSun" w:hint="eastAsia"/>
                <w:szCs w:val="21"/>
              </w:rPr>
              <w:t>元以上</w:t>
            </w:r>
          </w:p>
        </w:tc>
        <w:tc>
          <w:tcPr>
            <w:tcW w:w="1172" w:type="dxa"/>
            <w:vAlign w:val="center"/>
          </w:tcPr>
          <w:p w14:paraId="36FD7CF9"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5</w:t>
            </w:r>
            <w:r>
              <w:rPr>
                <w:rFonts w:ascii="Times New Roman" w:eastAsia="SimSun" w:hAnsi="Times New Roman" w:cs="SimSun" w:hint="eastAsia"/>
                <w:szCs w:val="21"/>
              </w:rPr>
              <w:t>（</w:t>
            </w:r>
            <w:r>
              <w:rPr>
                <w:rFonts w:ascii="Times New Roman" w:eastAsia="SimSun" w:hAnsi="Times New Roman" w:cs="SimSun" w:hint="eastAsia"/>
                <w:szCs w:val="21"/>
              </w:rPr>
              <w:t>2</w:t>
            </w:r>
            <w:r>
              <w:rPr>
                <w:rFonts w:ascii="Times New Roman" w:eastAsia="SimSun" w:hAnsi="Times New Roman" w:cs="SimSun"/>
                <w:szCs w:val="21"/>
              </w:rPr>
              <w:t>3.8</w:t>
            </w:r>
            <w:r>
              <w:rPr>
                <w:rFonts w:ascii="Times New Roman" w:eastAsia="SimSun" w:hAnsi="Times New Roman" w:cs="SimSun" w:hint="eastAsia"/>
                <w:szCs w:val="21"/>
              </w:rPr>
              <w:t>）</w:t>
            </w:r>
          </w:p>
        </w:tc>
        <w:tc>
          <w:tcPr>
            <w:tcW w:w="1172" w:type="dxa"/>
            <w:vAlign w:val="center"/>
          </w:tcPr>
          <w:p w14:paraId="35B031CD"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4</w:t>
            </w:r>
            <w:r>
              <w:rPr>
                <w:rFonts w:ascii="Times New Roman" w:eastAsia="SimSun" w:hAnsi="Times New Roman" w:cs="SimSun" w:hint="eastAsia"/>
                <w:szCs w:val="21"/>
              </w:rPr>
              <w:t>（</w:t>
            </w:r>
            <w:r>
              <w:rPr>
                <w:rFonts w:ascii="Times New Roman" w:eastAsia="SimSun" w:hAnsi="Times New Roman" w:cs="SimSun" w:hint="eastAsia"/>
                <w:szCs w:val="21"/>
              </w:rPr>
              <w:t>19</w:t>
            </w:r>
            <w:r>
              <w:rPr>
                <w:rFonts w:ascii="Times New Roman" w:eastAsia="SimSun" w:hAnsi="Times New Roman" w:cs="SimSun" w:hint="eastAsia"/>
                <w:szCs w:val="21"/>
              </w:rPr>
              <w:t>）</w:t>
            </w:r>
          </w:p>
        </w:tc>
        <w:tc>
          <w:tcPr>
            <w:tcW w:w="1173" w:type="dxa"/>
            <w:vAlign w:val="center"/>
          </w:tcPr>
          <w:p w14:paraId="43735B0A"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2</w:t>
            </w:r>
            <w:r>
              <w:rPr>
                <w:rFonts w:ascii="Times New Roman" w:eastAsia="SimSun" w:hAnsi="Times New Roman" w:cs="SimSun" w:hint="eastAsia"/>
                <w:szCs w:val="21"/>
              </w:rPr>
              <w:t>（</w:t>
            </w:r>
            <w:r>
              <w:rPr>
                <w:rFonts w:ascii="Times New Roman" w:eastAsia="SimSun" w:hAnsi="Times New Roman" w:cs="SimSun" w:hint="eastAsia"/>
                <w:szCs w:val="21"/>
              </w:rPr>
              <w:t>9.5</w:t>
            </w:r>
            <w:r>
              <w:rPr>
                <w:rFonts w:ascii="Times New Roman" w:eastAsia="SimSun" w:hAnsi="Times New Roman" w:cs="SimSun" w:hint="eastAsia"/>
                <w:szCs w:val="21"/>
              </w:rPr>
              <w:t>）</w:t>
            </w:r>
          </w:p>
        </w:tc>
        <w:tc>
          <w:tcPr>
            <w:tcW w:w="1172" w:type="dxa"/>
            <w:vAlign w:val="center"/>
          </w:tcPr>
          <w:p w14:paraId="3B78791B"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hint="eastAsia"/>
                <w:szCs w:val="21"/>
              </w:rPr>
              <w:t>（</w:t>
            </w:r>
            <w:r>
              <w:rPr>
                <w:rFonts w:ascii="Times New Roman" w:eastAsia="SimSun" w:hAnsi="Times New Roman" w:cs="SimSun" w:hint="eastAsia"/>
                <w:szCs w:val="21"/>
              </w:rPr>
              <w:t>4</w:t>
            </w:r>
            <w:r>
              <w:rPr>
                <w:rFonts w:ascii="Times New Roman" w:eastAsia="SimSun" w:hAnsi="Times New Roman" w:cs="SimSun"/>
                <w:szCs w:val="21"/>
              </w:rPr>
              <w:t>.8</w:t>
            </w:r>
            <w:r>
              <w:rPr>
                <w:rFonts w:ascii="Times New Roman" w:eastAsia="SimSun" w:hAnsi="Times New Roman" w:cs="SimSun" w:hint="eastAsia"/>
                <w:szCs w:val="21"/>
              </w:rPr>
              <w:t>）</w:t>
            </w:r>
          </w:p>
        </w:tc>
        <w:tc>
          <w:tcPr>
            <w:tcW w:w="1173" w:type="dxa"/>
            <w:vAlign w:val="center"/>
          </w:tcPr>
          <w:p w14:paraId="17CADEEC"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2</w:t>
            </w:r>
            <w:r>
              <w:rPr>
                <w:rFonts w:ascii="Times New Roman" w:eastAsia="SimSun" w:hAnsi="Times New Roman" w:cs="SimSun" w:hint="eastAsia"/>
                <w:szCs w:val="21"/>
              </w:rPr>
              <w:t>（</w:t>
            </w:r>
            <w:r>
              <w:rPr>
                <w:rFonts w:ascii="Times New Roman" w:eastAsia="SimSun" w:hAnsi="Times New Roman" w:cs="SimSun" w:hint="eastAsia"/>
                <w:szCs w:val="21"/>
              </w:rPr>
              <w:t>1</w:t>
            </w:r>
            <w:r>
              <w:rPr>
                <w:rFonts w:ascii="Times New Roman" w:eastAsia="SimSun" w:hAnsi="Times New Roman" w:cs="SimSun"/>
                <w:szCs w:val="21"/>
              </w:rPr>
              <w:t>4.3</w:t>
            </w:r>
            <w:r>
              <w:rPr>
                <w:rFonts w:ascii="Times New Roman" w:eastAsia="SimSun" w:hAnsi="Times New Roman" w:cs="SimSun" w:hint="eastAsia"/>
                <w:szCs w:val="21"/>
              </w:rPr>
              <w:t>）</w:t>
            </w:r>
          </w:p>
        </w:tc>
      </w:tr>
    </w:tbl>
    <w:p w14:paraId="350E5AFB" w14:textId="77777777" w:rsidR="00713B2B" w:rsidRDefault="00713B2B">
      <w:pPr>
        <w:spacing w:line="360" w:lineRule="auto"/>
        <w:rPr>
          <w:rFonts w:ascii="SimSun" w:eastAsia="SimSun" w:hAnsi="SimSun" w:cs="SimSun"/>
          <w:sz w:val="24"/>
        </w:rPr>
      </w:pPr>
    </w:p>
    <w:p w14:paraId="02C50C67" w14:textId="77777777" w:rsidR="00713B2B" w:rsidRDefault="00D04354">
      <w:pPr>
        <w:pStyle w:val="11"/>
      </w:pPr>
      <w:r>
        <w:rPr>
          <w:rFonts w:hint="eastAsia"/>
        </w:rPr>
        <w:t>为进一步排除信息干预之外的其他因素对实验结果的干扰，本研究在实验开始前对各组参与者的回收意愿及回收行为进行差异性检验。通过对比分析各组在干预前的得分情况，确保实验组间在关键变量上不存在显著差异，从而保证实验干预效果的可信性，使后续结果能够准确反映信息干预对回收意愿及行为的影响，结果如表</w:t>
      </w:r>
      <w:r>
        <w:rPr>
          <w:rFonts w:hint="eastAsia"/>
        </w:rPr>
        <w:t>4</w:t>
      </w:r>
      <w:r>
        <w:t>-3</w:t>
      </w:r>
      <w:r>
        <w:rPr>
          <w:rFonts w:hint="eastAsia"/>
        </w:rPr>
        <w:t>所示。各组在信息干预前回收意愿及回收行为差异的显著性水平均大于</w:t>
      </w:r>
      <w:r>
        <w:rPr>
          <w:rFonts w:hint="eastAsia"/>
        </w:rPr>
        <w:t>0</w:t>
      </w:r>
      <w:r>
        <w:t>.05</w:t>
      </w:r>
      <w:r>
        <w:rPr>
          <w:rFonts w:hint="eastAsia"/>
        </w:rPr>
        <w:t>，不存在组间差异，表明在实验前各样本之间原先回收意愿及回收行为并不会对实验产生干扰，若信息干预之后产生差异则是信息干预作用的结果。</w:t>
      </w:r>
    </w:p>
    <w:p w14:paraId="5C798E41" w14:textId="77777777" w:rsidR="00713B2B" w:rsidRDefault="00D04354" w:rsidP="00363098">
      <w:pPr>
        <w:pStyle w:val="a7"/>
      </w:pPr>
      <w:bookmarkStart w:id="100" w:name="_Toc192689104"/>
      <w:r>
        <w:rPr>
          <w:rFonts w:hint="eastAsia"/>
        </w:rPr>
        <w:t>表</w:t>
      </w:r>
      <w:r>
        <w:rPr>
          <w:rFonts w:hint="eastAsia"/>
        </w:rPr>
        <w:t>4</w:t>
      </w:r>
      <w:r>
        <w:t xml:space="preserve">-3 </w:t>
      </w:r>
      <w:r>
        <w:rPr>
          <w:rFonts w:hint="eastAsia"/>
        </w:rPr>
        <w:t>不同组别的回收意愿及回收行为的差异性分析</w:t>
      </w:r>
      <w:bookmarkEnd w:id="100"/>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420"/>
        <w:gridCol w:w="1420"/>
        <w:gridCol w:w="1420"/>
        <w:gridCol w:w="1421"/>
        <w:gridCol w:w="1421"/>
      </w:tblGrid>
      <w:tr w:rsidR="00713B2B" w14:paraId="7BBFF6B3" w14:textId="77777777">
        <w:trPr>
          <w:jc w:val="center"/>
        </w:trPr>
        <w:tc>
          <w:tcPr>
            <w:tcW w:w="1420" w:type="dxa"/>
            <w:tcBorders>
              <w:top w:val="single" w:sz="4" w:space="0" w:color="auto"/>
              <w:bottom w:val="single" w:sz="4" w:space="0" w:color="auto"/>
            </w:tcBorders>
          </w:tcPr>
          <w:p w14:paraId="3E532E5B"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变量</w:t>
            </w:r>
          </w:p>
        </w:tc>
        <w:tc>
          <w:tcPr>
            <w:tcW w:w="1420" w:type="dxa"/>
            <w:tcBorders>
              <w:top w:val="single" w:sz="4" w:space="0" w:color="auto"/>
              <w:bottom w:val="single" w:sz="4" w:space="0" w:color="auto"/>
            </w:tcBorders>
          </w:tcPr>
          <w:p w14:paraId="18262244"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平方和</w:t>
            </w:r>
          </w:p>
        </w:tc>
        <w:tc>
          <w:tcPr>
            <w:tcW w:w="1420" w:type="dxa"/>
            <w:tcBorders>
              <w:top w:val="single" w:sz="4" w:space="0" w:color="auto"/>
              <w:bottom w:val="single" w:sz="4" w:space="0" w:color="auto"/>
            </w:tcBorders>
          </w:tcPr>
          <w:p w14:paraId="09FD4FF1"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自由度</w:t>
            </w:r>
          </w:p>
        </w:tc>
        <w:tc>
          <w:tcPr>
            <w:tcW w:w="1420" w:type="dxa"/>
            <w:tcBorders>
              <w:top w:val="single" w:sz="4" w:space="0" w:color="auto"/>
              <w:bottom w:val="single" w:sz="4" w:space="0" w:color="auto"/>
            </w:tcBorders>
          </w:tcPr>
          <w:p w14:paraId="55F07DBB"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均方</w:t>
            </w:r>
          </w:p>
        </w:tc>
        <w:tc>
          <w:tcPr>
            <w:tcW w:w="1421" w:type="dxa"/>
            <w:tcBorders>
              <w:top w:val="single" w:sz="4" w:space="0" w:color="auto"/>
              <w:bottom w:val="single" w:sz="4" w:space="0" w:color="auto"/>
            </w:tcBorders>
          </w:tcPr>
          <w:p w14:paraId="06145D15"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F</w:t>
            </w:r>
          </w:p>
        </w:tc>
        <w:tc>
          <w:tcPr>
            <w:tcW w:w="1421" w:type="dxa"/>
            <w:tcBorders>
              <w:top w:val="single" w:sz="4" w:space="0" w:color="auto"/>
              <w:bottom w:val="single" w:sz="4" w:space="0" w:color="auto"/>
            </w:tcBorders>
          </w:tcPr>
          <w:p w14:paraId="5643A28E"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显著性</w:t>
            </w:r>
          </w:p>
        </w:tc>
      </w:tr>
      <w:tr w:rsidR="00713B2B" w14:paraId="3A512519" w14:textId="77777777">
        <w:trPr>
          <w:jc w:val="center"/>
        </w:trPr>
        <w:tc>
          <w:tcPr>
            <w:tcW w:w="1420" w:type="dxa"/>
            <w:tcBorders>
              <w:top w:val="single" w:sz="4" w:space="0" w:color="auto"/>
            </w:tcBorders>
          </w:tcPr>
          <w:p w14:paraId="0E683E6C"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回收意愿</w:t>
            </w:r>
          </w:p>
        </w:tc>
        <w:tc>
          <w:tcPr>
            <w:tcW w:w="1420" w:type="dxa"/>
            <w:tcBorders>
              <w:top w:val="single" w:sz="4" w:space="0" w:color="auto"/>
            </w:tcBorders>
          </w:tcPr>
          <w:p w14:paraId="502F5F6B"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3</w:t>
            </w:r>
            <w:r>
              <w:rPr>
                <w:rFonts w:ascii="Times New Roman" w:eastAsia="SimSun" w:hAnsi="Times New Roman" w:cs="SimSun"/>
                <w:szCs w:val="21"/>
              </w:rPr>
              <w:t>.372</w:t>
            </w:r>
          </w:p>
        </w:tc>
        <w:tc>
          <w:tcPr>
            <w:tcW w:w="1420" w:type="dxa"/>
            <w:tcBorders>
              <w:top w:val="single" w:sz="4" w:space="0" w:color="auto"/>
            </w:tcBorders>
          </w:tcPr>
          <w:p w14:paraId="446C6FD3"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3</w:t>
            </w:r>
          </w:p>
        </w:tc>
        <w:tc>
          <w:tcPr>
            <w:tcW w:w="1420" w:type="dxa"/>
            <w:tcBorders>
              <w:top w:val="single" w:sz="4" w:space="0" w:color="auto"/>
            </w:tcBorders>
          </w:tcPr>
          <w:p w14:paraId="0F0AD755"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.124</w:t>
            </w:r>
          </w:p>
        </w:tc>
        <w:tc>
          <w:tcPr>
            <w:tcW w:w="1421" w:type="dxa"/>
            <w:tcBorders>
              <w:top w:val="single" w:sz="4" w:space="0" w:color="auto"/>
            </w:tcBorders>
          </w:tcPr>
          <w:p w14:paraId="2DF39E03"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0</w:t>
            </w:r>
            <w:r>
              <w:rPr>
                <w:rFonts w:ascii="Times New Roman" w:eastAsia="SimSun" w:hAnsi="Times New Roman" w:cs="SimSun"/>
                <w:szCs w:val="21"/>
              </w:rPr>
              <w:t>.760</w:t>
            </w:r>
          </w:p>
        </w:tc>
        <w:tc>
          <w:tcPr>
            <w:tcW w:w="1421" w:type="dxa"/>
            <w:tcBorders>
              <w:top w:val="single" w:sz="4" w:space="0" w:color="auto"/>
            </w:tcBorders>
          </w:tcPr>
          <w:p w14:paraId="7601B386"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0</w:t>
            </w:r>
            <w:r>
              <w:rPr>
                <w:rFonts w:ascii="Times New Roman" w:eastAsia="SimSun" w:hAnsi="Times New Roman" w:cs="SimSun"/>
                <w:szCs w:val="21"/>
              </w:rPr>
              <w:t>.520</w:t>
            </w:r>
          </w:p>
        </w:tc>
      </w:tr>
      <w:tr w:rsidR="00713B2B" w14:paraId="53E3CACB" w14:textId="77777777">
        <w:trPr>
          <w:jc w:val="center"/>
        </w:trPr>
        <w:tc>
          <w:tcPr>
            <w:tcW w:w="1420" w:type="dxa"/>
          </w:tcPr>
          <w:p w14:paraId="56090F04"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回收行为</w:t>
            </w:r>
          </w:p>
        </w:tc>
        <w:tc>
          <w:tcPr>
            <w:tcW w:w="1420" w:type="dxa"/>
          </w:tcPr>
          <w:p w14:paraId="3491EB9D"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4</w:t>
            </w:r>
            <w:r>
              <w:rPr>
                <w:rFonts w:ascii="Times New Roman" w:eastAsia="SimSun" w:hAnsi="Times New Roman" w:cs="SimSun"/>
                <w:szCs w:val="21"/>
              </w:rPr>
              <w:t>.586</w:t>
            </w:r>
          </w:p>
        </w:tc>
        <w:tc>
          <w:tcPr>
            <w:tcW w:w="1420" w:type="dxa"/>
          </w:tcPr>
          <w:p w14:paraId="5D08B3BC"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3</w:t>
            </w:r>
          </w:p>
        </w:tc>
        <w:tc>
          <w:tcPr>
            <w:tcW w:w="1420" w:type="dxa"/>
          </w:tcPr>
          <w:p w14:paraId="31E41B00"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1</w:t>
            </w:r>
            <w:r>
              <w:rPr>
                <w:rFonts w:ascii="Times New Roman" w:eastAsia="SimSun" w:hAnsi="Times New Roman" w:cs="SimSun"/>
                <w:szCs w:val="21"/>
              </w:rPr>
              <w:t>.529</w:t>
            </w:r>
          </w:p>
        </w:tc>
        <w:tc>
          <w:tcPr>
            <w:tcW w:w="1421" w:type="dxa"/>
          </w:tcPr>
          <w:p w14:paraId="16EC9177"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0</w:t>
            </w:r>
            <w:r>
              <w:rPr>
                <w:rFonts w:ascii="Times New Roman" w:eastAsia="SimSun" w:hAnsi="Times New Roman" w:cs="SimSun"/>
                <w:szCs w:val="21"/>
              </w:rPr>
              <w:t>.826</w:t>
            </w:r>
          </w:p>
        </w:tc>
        <w:tc>
          <w:tcPr>
            <w:tcW w:w="1421" w:type="dxa"/>
          </w:tcPr>
          <w:p w14:paraId="0C953A21"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0</w:t>
            </w:r>
            <w:r>
              <w:rPr>
                <w:rFonts w:ascii="Times New Roman" w:eastAsia="SimSun" w:hAnsi="Times New Roman" w:cs="SimSun"/>
                <w:szCs w:val="21"/>
              </w:rPr>
              <w:t>.483</w:t>
            </w:r>
          </w:p>
        </w:tc>
      </w:tr>
    </w:tbl>
    <w:p w14:paraId="64E7C089" w14:textId="77777777" w:rsidR="00713B2B" w:rsidRDefault="00713B2B">
      <w:pPr>
        <w:spacing w:line="360" w:lineRule="auto"/>
        <w:ind w:firstLineChars="200" w:firstLine="480"/>
        <w:rPr>
          <w:rFonts w:ascii="SimSun" w:eastAsia="SimSun" w:hAnsi="SimSun" w:cs="SimSun"/>
          <w:sz w:val="24"/>
        </w:rPr>
      </w:pPr>
    </w:p>
    <w:p w14:paraId="29D22C1A" w14:textId="77777777" w:rsidR="00713B2B" w:rsidRDefault="00D04354">
      <w:pPr>
        <w:pStyle w:val="11"/>
      </w:pPr>
      <w:r>
        <w:rPr>
          <w:rFonts w:hint="eastAsia"/>
        </w:rPr>
        <w:t>根据实验设计的分组，建立了四个不同的微信组，定期将事先准备好的干预信息发送给各群，高频率组每天发布信息、低频率组每周发布信息，信息干预实验在</w:t>
      </w:r>
      <w:r>
        <w:t>2025</w:t>
      </w:r>
      <w:r>
        <w:rPr>
          <w:rFonts w:hint="eastAsia"/>
        </w:rPr>
        <w:t>年</w:t>
      </w:r>
      <w:r>
        <w:rPr>
          <w:rFonts w:hint="eastAsia"/>
        </w:rPr>
        <w:t>2</w:t>
      </w:r>
      <w:r>
        <w:rPr>
          <w:rFonts w:hint="eastAsia"/>
        </w:rPr>
        <w:t>月</w:t>
      </w:r>
      <w:r>
        <w:rPr>
          <w:rFonts w:hint="eastAsia"/>
        </w:rPr>
        <w:t>8</w:t>
      </w:r>
      <w:r>
        <w:rPr>
          <w:rFonts w:hint="eastAsia"/>
        </w:rPr>
        <w:t>日至</w:t>
      </w:r>
      <w:r>
        <w:rPr>
          <w:rFonts w:hint="eastAsia"/>
        </w:rPr>
        <w:t>2</w:t>
      </w:r>
      <w:r>
        <w:rPr>
          <w:rFonts w:hint="eastAsia"/>
        </w:rPr>
        <w:t>月</w:t>
      </w:r>
      <w:r>
        <w:rPr>
          <w:rFonts w:hint="eastAsia"/>
        </w:rPr>
        <w:t>2</w:t>
      </w:r>
      <w:r>
        <w:t>2</w:t>
      </w:r>
      <w:r>
        <w:rPr>
          <w:rFonts w:hint="eastAsia"/>
        </w:rPr>
        <w:t>日间进行，并在</w:t>
      </w:r>
      <w:r>
        <w:rPr>
          <w:rFonts w:hint="eastAsia"/>
        </w:rPr>
        <w:t>2</w:t>
      </w:r>
      <w:r>
        <w:rPr>
          <w:rFonts w:hint="eastAsia"/>
        </w:rPr>
        <w:t>月</w:t>
      </w:r>
      <w:r>
        <w:rPr>
          <w:rFonts w:hint="eastAsia"/>
        </w:rPr>
        <w:t>1</w:t>
      </w:r>
      <w:r>
        <w:t>4</w:t>
      </w:r>
      <w:r>
        <w:rPr>
          <w:rFonts w:hint="eastAsia"/>
        </w:rPr>
        <w:t>日进行“实验中”问卷调查（</w:t>
      </w:r>
      <w:r>
        <w:rPr>
          <w:rFonts w:hint="eastAsia"/>
        </w:rPr>
        <w:t>T</w:t>
      </w:r>
      <w:r>
        <w:t>1</w:t>
      </w:r>
      <w:r w:rsidRPr="00C50338">
        <w:rPr>
          <w:rFonts w:hint="eastAsia"/>
          <w:highlight w:val="yellow"/>
          <w:rPrChange w:id="101" w:author="Mian YAN" w:date="2025-03-14T16:28:00Z">
            <w:rPr>
              <w:rFonts w:hint="eastAsia"/>
            </w:rPr>
          </w:rPrChange>
        </w:rPr>
        <w:t>））</w:t>
      </w:r>
      <w:r>
        <w:rPr>
          <w:rFonts w:hint="eastAsia"/>
        </w:rPr>
        <w:t>及</w:t>
      </w:r>
      <w:r>
        <w:rPr>
          <w:rFonts w:hint="eastAsia"/>
        </w:rPr>
        <w:t>2</w:t>
      </w:r>
      <w:r>
        <w:rPr>
          <w:rFonts w:hint="eastAsia"/>
        </w:rPr>
        <w:t>月</w:t>
      </w:r>
      <w:r>
        <w:rPr>
          <w:rFonts w:hint="eastAsia"/>
        </w:rPr>
        <w:t>2</w:t>
      </w:r>
      <w:r>
        <w:t>2</w:t>
      </w:r>
      <w:r>
        <w:rPr>
          <w:rFonts w:hint="eastAsia"/>
        </w:rPr>
        <w:t>日进行“实验后”问卷调查（</w:t>
      </w:r>
      <w:r>
        <w:rPr>
          <w:rFonts w:hint="eastAsia"/>
        </w:rPr>
        <w:t>T</w:t>
      </w:r>
      <w:r>
        <w:t>2</w:t>
      </w:r>
      <w:r>
        <w:rPr>
          <w:rFonts w:hint="eastAsia"/>
        </w:rPr>
        <w:t>）。</w:t>
      </w:r>
    </w:p>
    <w:p w14:paraId="7EF29D3C" w14:textId="77777777" w:rsidR="00713B2B" w:rsidRDefault="00D04354">
      <w:pPr>
        <w:pStyle w:val="a"/>
        <w:spacing w:before="156" w:after="156"/>
      </w:pPr>
      <w:bookmarkStart w:id="102" w:name="_Toc192688334"/>
      <w:r>
        <w:rPr>
          <w:rFonts w:hint="eastAsia"/>
        </w:rPr>
        <w:t>4</w:t>
      </w:r>
      <w:r>
        <w:t xml:space="preserve">.3 </w:t>
      </w:r>
      <w:r>
        <w:rPr>
          <w:rFonts w:hint="eastAsia"/>
        </w:rPr>
        <w:t>实验数据分析与结果</w:t>
      </w:r>
      <w:bookmarkEnd w:id="102"/>
    </w:p>
    <w:p w14:paraId="3C87050D" w14:textId="77777777" w:rsidR="00713B2B" w:rsidRDefault="00D04354">
      <w:pPr>
        <w:pStyle w:val="a1"/>
        <w:spacing w:before="156" w:after="156"/>
      </w:pPr>
      <w:r>
        <w:rPr>
          <w:rFonts w:hint="eastAsia"/>
        </w:rPr>
        <w:t>4</w:t>
      </w:r>
      <w:r>
        <w:t xml:space="preserve">.3.1 </w:t>
      </w:r>
      <w:r>
        <w:rPr>
          <w:rFonts w:hint="eastAsia"/>
        </w:rPr>
        <w:t>信息干预前后的回收意愿及回收行为变化分析</w:t>
      </w:r>
    </w:p>
    <w:p w14:paraId="22D9A01D" w14:textId="77777777" w:rsidR="00713B2B" w:rsidRDefault="00D04354">
      <w:pPr>
        <w:pStyle w:val="11"/>
      </w:pPr>
      <w:r>
        <w:rPr>
          <w:rFonts w:hint="eastAsia"/>
        </w:rPr>
        <w:t>为探讨信息干预对个体回收意愿及回收行为的影响，采用重复测量方差分析（</w:t>
      </w:r>
      <w:r>
        <w:rPr>
          <w:rFonts w:hint="eastAsia"/>
        </w:rPr>
        <w:t>Repeated Measures ANOVA</w:t>
      </w:r>
      <w:r>
        <w:rPr>
          <w:rFonts w:hint="eastAsia"/>
        </w:rPr>
        <w:t>）进行检验。其中，时间（</w:t>
      </w:r>
      <w:r>
        <w:rPr>
          <w:rFonts w:hint="eastAsia"/>
        </w:rPr>
        <w:t>T0</w:t>
      </w:r>
      <w:r>
        <w:rPr>
          <w:rFonts w:hint="eastAsia"/>
        </w:rPr>
        <w:t>、</w:t>
      </w:r>
      <w:r>
        <w:rPr>
          <w:rFonts w:hint="eastAsia"/>
        </w:rPr>
        <w:t>T1</w:t>
      </w:r>
      <w:r>
        <w:rPr>
          <w:rFonts w:hint="eastAsia"/>
        </w:rPr>
        <w:t>、</w:t>
      </w:r>
      <w:r>
        <w:rPr>
          <w:rFonts w:hint="eastAsia"/>
        </w:rPr>
        <w:t>T2</w:t>
      </w:r>
      <w:r>
        <w:rPr>
          <w:rFonts w:hint="eastAsia"/>
        </w:rPr>
        <w:t>）为自变量，回收意愿和回收行为得分为因变量。</w:t>
      </w:r>
    </w:p>
    <w:p w14:paraId="11E02A97" w14:textId="77777777" w:rsidR="00713B2B" w:rsidRDefault="00D04354">
      <w:pPr>
        <w:pStyle w:val="11"/>
      </w:pPr>
      <w:r>
        <w:rPr>
          <w:rFonts w:hint="eastAsia"/>
        </w:rPr>
        <w:t>（</w:t>
      </w:r>
      <w:r>
        <w:rPr>
          <w:rFonts w:hint="eastAsia"/>
        </w:rPr>
        <w:t>1</w:t>
      </w:r>
      <w:r>
        <w:rPr>
          <w:rFonts w:hint="eastAsia"/>
        </w:rPr>
        <w:t>）回收意愿</w:t>
      </w:r>
    </w:p>
    <w:p w14:paraId="5FCEA338" w14:textId="77777777" w:rsidR="00713B2B" w:rsidRDefault="00D04354">
      <w:pPr>
        <w:pStyle w:val="11"/>
      </w:pPr>
      <w:r>
        <w:rPr>
          <w:rFonts w:hint="eastAsia"/>
        </w:rPr>
        <w:t>Mauchly</w:t>
      </w:r>
      <w:r>
        <w:rPr>
          <w:rFonts w:hint="eastAsia"/>
        </w:rPr>
        <w:t>’</w:t>
      </w:r>
      <w:r>
        <w:rPr>
          <w:rFonts w:hint="eastAsia"/>
        </w:rPr>
        <w:t xml:space="preserve">s </w:t>
      </w:r>
      <w:r>
        <w:rPr>
          <w:rFonts w:hint="eastAsia"/>
        </w:rPr>
        <w:t>球形检验结果表明（表</w:t>
      </w:r>
      <w:r>
        <w:rPr>
          <w:rFonts w:hint="eastAsia"/>
        </w:rPr>
        <w:t>4</w:t>
      </w:r>
      <w:r>
        <w:t>-4</w:t>
      </w:r>
      <w:r>
        <w:rPr>
          <w:rFonts w:hint="eastAsia"/>
        </w:rPr>
        <w:t>），回收意愿的球形假设成立（χ²</w:t>
      </w:r>
      <w:r>
        <w:rPr>
          <w:rFonts w:hint="eastAsia"/>
        </w:rPr>
        <w:t xml:space="preserve"> = </w:t>
      </w:r>
      <w:commentRangeStart w:id="103"/>
      <w:r>
        <w:rPr>
          <w:rFonts w:hint="eastAsia"/>
        </w:rPr>
        <w:t>0.452</w:t>
      </w:r>
      <w:r>
        <w:rPr>
          <w:rFonts w:hint="eastAsia"/>
        </w:rPr>
        <w:t>，</w:t>
      </w:r>
      <w:proofErr w:type="spellStart"/>
      <w:r>
        <w:rPr>
          <w:rFonts w:hint="eastAsia"/>
        </w:rPr>
        <w:t>df</w:t>
      </w:r>
      <w:proofErr w:type="spellEnd"/>
      <w:r>
        <w:rPr>
          <w:rFonts w:hint="eastAsia"/>
        </w:rPr>
        <w:t xml:space="preserve"> = 2</w:t>
      </w:r>
      <w:r>
        <w:rPr>
          <w:rFonts w:hint="eastAsia"/>
        </w:rPr>
        <w:t>，</w:t>
      </w:r>
      <w:r>
        <w:rPr>
          <w:rFonts w:hint="eastAsia"/>
        </w:rPr>
        <w:t>p = 0.798</w:t>
      </w:r>
      <w:commentRangeEnd w:id="103"/>
      <w:r w:rsidR="00C50338">
        <w:rPr>
          <w:rStyle w:val="CommentReference"/>
          <w:rFonts w:asciiTheme="minorHAnsi" w:eastAsiaTheme="minorEastAsia" w:hAnsiTheme="minorHAnsi" w:cstheme="minorBidi"/>
        </w:rPr>
        <w:commentReference w:id="103"/>
      </w:r>
      <w:r>
        <w:rPr>
          <w:rFonts w:hint="eastAsia"/>
        </w:rPr>
        <w:t>），因此可直接参考球形假设成立时的方差分析结果。重复测量方差分析结果表明，不同时间点的回收意愿得分差异未达到显著水平（</w:t>
      </w:r>
      <w:r>
        <w:rPr>
          <w:rFonts w:hint="eastAsia"/>
        </w:rPr>
        <w:t>F(2, 158) = 1.813</w:t>
      </w:r>
      <w:r>
        <w:rPr>
          <w:rFonts w:hint="eastAsia"/>
        </w:rPr>
        <w:t>，</w:t>
      </w:r>
      <w:r>
        <w:rPr>
          <w:rFonts w:hint="eastAsia"/>
        </w:rPr>
        <w:t>p = 0.166</w:t>
      </w:r>
      <w:r>
        <w:rPr>
          <w:rFonts w:hint="eastAsia"/>
        </w:rPr>
        <w:t>，η²</w:t>
      </w:r>
      <w:r>
        <w:rPr>
          <w:rFonts w:hint="eastAsia"/>
        </w:rPr>
        <w:t xml:space="preserve"> = 0.021</w:t>
      </w:r>
      <w:r>
        <w:rPr>
          <w:rFonts w:hint="eastAsia"/>
        </w:rPr>
        <w:t>），说明信息干预在整体上对回收意愿的提升效果不显著。</w:t>
      </w:r>
    </w:p>
    <w:p w14:paraId="1558764F" w14:textId="77777777" w:rsidR="00713B2B" w:rsidRDefault="00D04354">
      <w:pPr>
        <w:pStyle w:val="11"/>
      </w:pPr>
      <w:r>
        <w:rPr>
          <w:rFonts w:hint="eastAsia"/>
        </w:rPr>
        <w:lastRenderedPageBreak/>
        <w:t>成对比较进一步分析了不同时间点之间的具体变化情况（表</w:t>
      </w:r>
      <w:r>
        <w:rPr>
          <w:rFonts w:hint="eastAsia"/>
        </w:rPr>
        <w:t>4</w:t>
      </w:r>
      <w:r>
        <w:t>-5</w:t>
      </w:r>
      <w:r>
        <w:rPr>
          <w:rFonts w:hint="eastAsia"/>
        </w:rPr>
        <w:t>）。</w:t>
      </w:r>
      <w:r>
        <w:rPr>
          <w:rFonts w:hint="eastAsia"/>
        </w:rPr>
        <w:t>T1</w:t>
      </w:r>
      <w:r>
        <w:rPr>
          <w:rFonts w:hint="eastAsia"/>
        </w:rPr>
        <w:t>与</w:t>
      </w:r>
      <w:r>
        <w:rPr>
          <w:rFonts w:hint="eastAsia"/>
        </w:rPr>
        <w:t>T0</w:t>
      </w:r>
      <w:r>
        <w:rPr>
          <w:rFonts w:hint="eastAsia"/>
        </w:rPr>
        <w:t>之间的均值差异为</w:t>
      </w:r>
      <w:r>
        <w:rPr>
          <w:rFonts w:hint="eastAsia"/>
        </w:rPr>
        <w:t xml:space="preserve"> 0.077</w:t>
      </w:r>
      <w:r>
        <w:rPr>
          <w:rFonts w:hint="eastAsia"/>
        </w:rPr>
        <w:t>，但未达显著水平（</w:t>
      </w:r>
      <w:r>
        <w:rPr>
          <w:rFonts w:hint="eastAsia"/>
        </w:rPr>
        <w:t>p = 1.000</w:t>
      </w:r>
      <w:r>
        <w:rPr>
          <w:rFonts w:hint="eastAsia"/>
        </w:rPr>
        <w:t>，</w:t>
      </w:r>
      <w:r>
        <w:rPr>
          <w:rFonts w:hint="eastAsia"/>
        </w:rPr>
        <w:t>95% CI = [-0.378, 0.532]</w:t>
      </w:r>
      <w:r>
        <w:rPr>
          <w:rFonts w:hint="eastAsia"/>
        </w:rPr>
        <w:t>），表明信息干预在短期内未能显著提升回收意愿。</w:t>
      </w:r>
      <w:r>
        <w:rPr>
          <w:rFonts w:hint="eastAsia"/>
        </w:rPr>
        <w:t xml:space="preserve">T2 </w:t>
      </w:r>
      <w:r>
        <w:rPr>
          <w:rFonts w:hint="eastAsia"/>
        </w:rPr>
        <w:t>相较于</w:t>
      </w:r>
      <w:r>
        <w:rPr>
          <w:rFonts w:hint="eastAsia"/>
        </w:rPr>
        <w:t xml:space="preserve"> T0 </w:t>
      </w:r>
      <w:r>
        <w:rPr>
          <w:rFonts w:hint="eastAsia"/>
        </w:rPr>
        <w:t>虽然均值有所提升（均值差异</w:t>
      </w:r>
      <w:r>
        <w:rPr>
          <w:rFonts w:hint="eastAsia"/>
        </w:rPr>
        <w:t xml:space="preserve"> = 0.327</w:t>
      </w:r>
      <w:r>
        <w:rPr>
          <w:rFonts w:hint="eastAsia"/>
        </w:rPr>
        <w:t>），但同样未达到统计学显著性水平（</w:t>
      </w:r>
      <w:r>
        <w:rPr>
          <w:rFonts w:hint="eastAsia"/>
        </w:rPr>
        <w:t>p = 0.198</w:t>
      </w:r>
      <w:r>
        <w:rPr>
          <w:rFonts w:hint="eastAsia"/>
        </w:rPr>
        <w:t>，</w:t>
      </w:r>
      <w:r>
        <w:rPr>
          <w:rFonts w:hint="eastAsia"/>
        </w:rPr>
        <w:t>95% CI = [-0.102, 0.757]</w:t>
      </w:r>
      <w:r>
        <w:rPr>
          <w:rFonts w:hint="eastAsia"/>
        </w:rPr>
        <w:t>）。此外，</w:t>
      </w:r>
      <w:r>
        <w:rPr>
          <w:rFonts w:hint="eastAsia"/>
        </w:rPr>
        <w:t xml:space="preserve">T2 </w:t>
      </w:r>
      <w:r>
        <w:rPr>
          <w:rFonts w:hint="eastAsia"/>
        </w:rPr>
        <w:t>与</w:t>
      </w:r>
      <w:r>
        <w:rPr>
          <w:rFonts w:hint="eastAsia"/>
        </w:rPr>
        <w:t xml:space="preserve"> T1 </w:t>
      </w:r>
      <w:r>
        <w:rPr>
          <w:rFonts w:hint="eastAsia"/>
        </w:rPr>
        <w:t>之间的差异亦不显著（均值差异</w:t>
      </w:r>
      <w:r>
        <w:rPr>
          <w:rFonts w:hint="eastAsia"/>
        </w:rPr>
        <w:t xml:space="preserve"> = 0.250</w:t>
      </w:r>
      <w:r>
        <w:rPr>
          <w:rFonts w:hint="eastAsia"/>
        </w:rPr>
        <w:t>，</w:t>
      </w:r>
      <w:r>
        <w:rPr>
          <w:rFonts w:hint="eastAsia"/>
        </w:rPr>
        <w:t>p = 0.484</w:t>
      </w:r>
      <w:r>
        <w:rPr>
          <w:rFonts w:hint="eastAsia"/>
        </w:rPr>
        <w:t>，</w:t>
      </w:r>
      <w:r>
        <w:rPr>
          <w:rFonts w:hint="eastAsia"/>
        </w:rPr>
        <w:t>95% CI = [-0.182, 0.682]</w:t>
      </w:r>
      <w:r>
        <w:rPr>
          <w:rFonts w:hint="eastAsia"/>
        </w:rPr>
        <w:t>）。</w:t>
      </w:r>
    </w:p>
    <w:p w14:paraId="7DBF7BCD" w14:textId="77777777" w:rsidR="00713B2B" w:rsidRDefault="00D04354">
      <w:pPr>
        <w:pStyle w:val="11"/>
      </w:pPr>
      <w:r>
        <w:rPr>
          <w:rFonts w:hint="eastAsia"/>
        </w:rPr>
        <w:t>（</w:t>
      </w:r>
      <w:r>
        <w:rPr>
          <w:rFonts w:hint="eastAsia"/>
        </w:rPr>
        <w:t>2</w:t>
      </w:r>
      <w:r>
        <w:rPr>
          <w:rFonts w:hint="eastAsia"/>
        </w:rPr>
        <w:t>）回收行为</w:t>
      </w:r>
    </w:p>
    <w:p w14:paraId="35FD7623" w14:textId="77777777" w:rsidR="00713B2B" w:rsidRDefault="00D04354">
      <w:pPr>
        <w:pStyle w:val="11"/>
      </w:pPr>
      <w:r>
        <w:rPr>
          <w:rFonts w:hint="eastAsia"/>
        </w:rPr>
        <w:t>在回收行为方面，</w:t>
      </w:r>
      <w:r>
        <w:rPr>
          <w:rFonts w:hint="eastAsia"/>
        </w:rPr>
        <w:t>Mauchly</w:t>
      </w:r>
      <w:r>
        <w:rPr>
          <w:rFonts w:hint="eastAsia"/>
        </w:rPr>
        <w:t>’</w:t>
      </w:r>
      <w:r>
        <w:rPr>
          <w:rFonts w:hint="eastAsia"/>
        </w:rPr>
        <w:t xml:space="preserve">s </w:t>
      </w:r>
      <w:r>
        <w:rPr>
          <w:rFonts w:hint="eastAsia"/>
        </w:rPr>
        <w:t>球形检验结果表明（表</w:t>
      </w:r>
      <w:r>
        <w:rPr>
          <w:rFonts w:hint="eastAsia"/>
        </w:rPr>
        <w:t>4</w:t>
      </w:r>
      <w:r>
        <w:t>-4</w:t>
      </w:r>
      <w:r>
        <w:rPr>
          <w:rFonts w:hint="eastAsia"/>
        </w:rPr>
        <w:t>），回收行为的球形假设不成立（χ²</w:t>
      </w:r>
      <w:r>
        <w:rPr>
          <w:rFonts w:hint="eastAsia"/>
        </w:rPr>
        <w:t xml:space="preserve"> = 6.609</w:t>
      </w:r>
      <w:r>
        <w:rPr>
          <w:rFonts w:hint="eastAsia"/>
        </w:rPr>
        <w:t>，</w:t>
      </w:r>
      <w:proofErr w:type="spellStart"/>
      <w:r>
        <w:rPr>
          <w:rFonts w:hint="eastAsia"/>
        </w:rPr>
        <w:t>df</w:t>
      </w:r>
      <w:proofErr w:type="spellEnd"/>
      <w:r>
        <w:rPr>
          <w:rFonts w:hint="eastAsia"/>
        </w:rPr>
        <w:t xml:space="preserve"> = 2</w:t>
      </w:r>
      <w:r>
        <w:rPr>
          <w:rFonts w:hint="eastAsia"/>
        </w:rPr>
        <w:t>，</w:t>
      </w:r>
      <w:r>
        <w:rPr>
          <w:rFonts w:hint="eastAsia"/>
        </w:rPr>
        <w:t>p = 0.037</w:t>
      </w:r>
      <w:r>
        <w:rPr>
          <w:rFonts w:hint="eastAsia"/>
        </w:rPr>
        <w:t>），因此采用</w:t>
      </w:r>
      <w:r>
        <w:rPr>
          <w:rFonts w:hint="eastAsia"/>
        </w:rPr>
        <w:t xml:space="preserve"> Greenhouse-</w:t>
      </w:r>
      <w:proofErr w:type="spellStart"/>
      <w:r>
        <w:rPr>
          <w:rFonts w:hint="eastAsia"/>
        </w:rPr>
        <w:t>Geisser</w:t>
      </w:r>
      <w:proofErr w:type="spellEnd"/>
      <w:r>
        <w:rPr>
          <w:rFonts w:hint="eastAsia"/>
        </w:rPr>
        <w:t xml:space="preserve"> </w:t>
      </w:r>
      <w:r>
        <w:rPr>
          <w:rFonts w:hint="eastAsia"/>
        </w:rPr>
        <w:t>校正（ε</w:t>
      </w:r>
      <w:r>
        <w:rPr>
          <w:rFonts w:hint="eastAsia"/>
        </w:rPr>
        <w:t xml:space="preserve"> = 0.928</w:t>
      </w:r>
      <w:r>
        <w:rPr>
          <w:rFonts w:hint="eastAsia"/>
        </w:rPr>
        <w:t>）。方差分析结果显示，时间对回收行为的影响达到显著水平（</w:t>
      </w:r>
      <w:r>
        <w:rPr>
          <w:rFonts w:hint="eastAsia"/>
        </w:rPr>
        <w:t>F(1.856, 154.07) = 5.781</w:t>
      </w:r>
      <w:r>
        <w:rPr>
          <w:rFonts w:hint="eastAsia"/>
        </w:rPr>
        <w:t>，</w:t>
      </w:r>
      <w:r>
        <w:rPr>
          <w:rFonts w:hint="eastAsia"/>
        </w:rPr>
        <w:t>p = 0.005</w:t>
      </w:r>
      <w:r>
        <w:rPr>
          <w:rFonts w:hint="eastAsia"/>
        </w:rPr>
        <w:t>，η²</w:t>
      </w:r>
      <w:r>
        <w:rPr>
          <w:rFonts w:hint="eastAsia"/>
        </w:rPr>
        <w:t xml:space="preserve"> = 0.065</w:t>
      </w:r>
      <w:r>
        <w:rPr>
          <w:rFonts w:hint="eastAsia"/>
        </w:rPr>
        <w:t>），说明信息干预对回收行为的促进作用显著。</w:t>
      </w:r>
    </w:p>
    <w:p w14:paraId="57A9F08F" w14:textId="77777777" w:rsidR="00713B2B" w:rsidRDefault="00D04354">
      <w:pPr>
        <w:pStyle w:val="11"/>
      </w:pPr>
      <w:r>
        <w:rPr>
          <w:rFonts w:hint="eastAsia"/>
        </w:rPr>
        <w:t>成对比较分析进一步揭示了各时间点之间的具体差异（表</w:t>
      </w:r>
      <w:r>
        <w:rPr>
          <w:rFonts w:hint="eastAsia"/>
        </w:rPr>
        <w:t>4</w:t>
      </w:r>
      <w:r>
        <w:t>-5</w:t>
      </w:r>
      <w:r>
        <w:rPr>
          <w:rFonts w:hint="eastAsia"/>
        </w:rPr>
        <w:t>）。</w:t>
      </w:r>
      <w:r>
        <w:rPr>
          <w:rFonts w:hint="eastAsia"/>
        </w:rPr>
        <w:t xml:space="preserve">T1 </w:t>
      </w:r>
      <w:r>
        <w:rPr>
          <w:rFonts w:hint="eastAsia"/>
        </w:rPr>
        <w:t>相较于</w:t>
      </w:r>
      <w:r>
        <w:rPr>
          <w:rFonts w:hint="eastAsia"/>
        </w:rPr>
        <w:t xml:space="preserve"> T0</w:t>
      </w:r>
      <w:r>
        <w:rPr>
          <w:rFonts w:hint="eastAsia"/>
        </w:rPr>
        <w:t>，均值差异为</w:t>
      </w:r>
      <w:r>
        <w:rPr>
          <w:rFonts w:hint="eastAsia"/>
        </w:rPr>
        <w:t xml:space="preserve"> 0.230</w:t>
      </w:r>
      <w:r>
        <w:rPr>
          <w:rFonts w:hint="eastAsia"/>
        </w:rPr>
        <w:t>，未达显著水平（</w:t>
      </w:r>
      <w:r>
        <w:rPr>
          <w:rFonts w:hint="eastAsia"/>
        </w:rPr>
        <w:t>p = 0.823</w:t>
      </w:r>
      <w:r>
        <w:rPr>
          <w:rFonts w:hint="eastAsia"/>
        </w:rPr>
        <w:t>，</w:t>
      </w:r>
      <w:r>
        <w:rPr>
          <w:rFonts w:hint="eastAsia"/>
        </w:rPr>
        <w:t>95% CI = [-0.280, 0.739]</w:t>
      </w:r>
      <w:r>
        <w:rPr>
          <w:rFonts w:hint="eastAsia"/>
        </w:rPr>
        <w:t>），表明短期内回收行为变化不明显。</w:t>
      </w:r>
      <w:r>
        <w:rPr>
          <w:rFonts w:hint="eastAsia"/>
        </w:rPr>
        <w:t xml:space="preserve">T2 </w:t>
      </w:r>
      <w:r>
        <w:rPr>
          <w:rFonts w:hint="eastAsia"/>
        </w:rPr>
        <w:t>相较于</w:t>
      </w:r>
      <w:r>
        <w:rPr>
          <w:rFonts w:hint="eastAsia"/>
        </w:rPr>
        <w:t xml:space="preserve"> T0</w:t>
      </w:r>
      <w:r>
        <w:rPr>
          <w:rFonts w:hint="eastAsia"/>
        </w:rPr>
        <w:t>，均值差异为</w:t>
      </w:r>
      <w:r>
        <w:rPr>
          <w:rFonts w:hint="eastAsia"/>
        </w:rPr>
        <w:t xml:space="preserve"> 0.626</w:t>
      </w:r>
      <w:r>
        <w:rPr>
          <w:rFonts w:hint="eastAsia"/>
        </w:rPr>
        <w:t>，达到统计学显著性水平（</w:t>
      </w:r>
      <w:r>
        <w:rPr>
          <w:rFonts w:hint="eastAsia"/>
        </w:rPr>
        <w:t>p = 0.001</w:t>
      </w:r>
      <w:r>
        <w:rPr>
          <w:rFonts w:hint="eastAsia"/>
        </w:rPr>
        <w:t>，</w:t>
      </w:r>
      <w:r>
        <w:rPr>
          <w:rFonts w:hint="eastAsia"/>
        </w:rPr>
        <w:t>95% CI = [0.225, 1.027]</w:t>
      </w:r>
      <w:r>
        <w:rPr>
          <w:rFonts w:hint="eastAsia"/>
        </w:rPr>
        <w:t>），说明干预在较长时间后对回收行为的提升具有显著影响。</w:t>
      </w:r>
      <w:r>
        <w:rPr>
          <w:rFonts w:hint="eastAsia"/>
        </w:rPr>
        <w:t xml:space="preserve">T2 </w:t>
      </w:r>
      <w:r>
        <w:rPr>
          <w:rFonts w:hint="eastAsia"/>
        </w:rPr>
        <w:t>与</w:t>
      </w:r>
      <w:r>
        <w:rPr>
          <w:rFonts w:hint="eastAsia"/>
        </w:rPr>
        <w:t xml:space="preserve"> T1 </w:t>
      </w:r>
      <w:r>
        <w:rPr>
          <w:rFonts w:hint="eastAsia"/>
        </w:rPr>
        <w:t>之间的差异不显著（均值差异</w:t>
      </w:r>
      <w:r>
        <w:rPr>
          <w:rFonts w:hint="eastAsia"/>
        </w:rPr>
        <w:t xml:space="preserve"> = 0.396</w:t>
      </w:r>
      <w:r>
        <w:rPr>
          <w:rFonts w:hint="eastAsia"/>
        </w:rPr>
        <w:t>，</w:t>
      </w:r>
      <w:r>
        <w:rPr>
          <w:rFonts w:hint="eastAsia"/>
        </w:rPr>
        <w:t>p = 0.101</w:t>
      </w:r>
      <w:r>
        <w:rPr>
          <w:rFonts w:hint="eastAsia"/>
        </w:rPr>
        <w:t>，</w:t>
      </w:r>
      <w:r>
        <w:rPr>
          <w:rFonts w:hint="eastAsia"/>
        </w:rPr>
        <w:t>95% CI = [-0.052, 0.844]</w:t>
      </w:r>
      <w:r>
        <w:rPr>
          <w:rFonts w:hint="eastAsia"/>
        </w:rPr>
        <w:t>），表明在</w:t>
      </w:r>
      <w:r>
        <w:rPr>
          <w:rFonts w:hint="eastAsia"/>
        </w:rPr>
        <w:t xml:space="preserve"> T1 </w:t>
      </w:r>
      <w:r>
        <w:rPr>
          <w:rFonts w:hint="eastAsia"/>
        </w:rPr>
        <w:t>之后，回收行为的提升趋势趋于稳定。</w:t>
      </w:r>
    </w:p>
    <w:p w14:paraId="2D7E819B" w14:textId="77777777" w:rsidR="00713B2B" w:rsidRDefault="00D04354" w:rsidP="00363098">
      <w:pPr>
        <w:pStyle w:val="a7"/>
      </w:pPr>
      <w:bookmarkStart w:id="104" w:name="_Toc192689105"/>
      <w:r>
        <w:rPr>
          <w:rFonts w:hint="eastAsia"/>
        </w:rPr>
        <w:t>表</w:t>
      </w:r>
      <w:r>
        <w:rPr>
          <w:rFonts w:hint="eastAsia"/>
        </w:rPr>
        <w:t>4</w:t>
      </w:r>
      <w:r>
        <w:t xml:space="preserve">-4 </w:t>
      </w:r>
      <w:r>
        <w:rPr>
          <w:rFonts w:hint="eastAsia"/>
        </w:rPr>
        <w:t>回收意愿与回收行为的重复测量方差分析结果</w:t>
      </w:r>
      <w:bookmarkEnd w:id="104"/>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993"/>
        <w:gridCol w:w="850"/>
        <w:gridCol w:w="851"/>
        <w:gridCol w:w="1407"/>
        <w:gridCol w:w="734"/>
        <w:gridCol w:w="734"/>
        <w:gridCol w:w="810"/>
        <w:gridCol w:w="734"/>
        <w:gridCol w:w="734"/>
      </w:tblGrid>
      <w:tr w:rsidR="00713B2B" w14:paraId="50285E6B" w14:textId="77777777">
        <w:trPr>
          <w:jc w:val="center"/>
        </w:trPr>
        <w:tc>
          <w:tcPr>
            <w:tcW w:w="675" w:type="dxa"/>
            <w:tcBorders>
              <w:top w:val="single" w:sz="4" w:space="0" w:color="auto"/>
              <w:bottom w:val="single" w:sz="4" w:space="0" w:color="auto"/>
            </w:tcBorders>
            <w:vAlign w:val="center"/>
          </w:tcPr>
          <w:p w14:paraId="693EE11C" w14:textId="77777777" w:rsidR="00713B2B" w:rsidRDefault="00D04354">
            <w:pPr>
              <w:jc w:val="center"/>
              <w:rPr>
                <w:rFonts w:ascii="Times New Roman" w:eastAsia="SimSun" w:hAnsi="Times New Roman"/>
              </w:rPr>
            </w:pPr>
            <w:r>
              <w:rPr>
                <w:rFonts w:ascii="Times New Roman" w:eastAsia="SimSun" w:hAnsi="Times New Roman" w:hint="eastAsia"/>
              </w:rPr>
              <w:t>因变量</w:t>
            </w:r>
          </w:p>
        </w:tc>
        <w:tc>
          <w:tcPr>
            <w:tcW w:w="993" w:type="dxa"/>
            <w:tcBorders>
              <w:top w:val="single" w:sz="4" w:space="0" w:color="auto"/>
              <w:bottom w:val="single" w:sz="4" w:space="0" w:color="auto"/>
            </w:tcBorders>
            <w:vAlign w:val="center"/>
          </w:tcPr>
          <w:p w14:paraId="2C4EEC27" w14:textId="77777777" w:rsidR="00713B2B" w:rsidRDefault="00D04354">
            <w:pPr>
              <w:jc w:val="center"/>
              <w:rPr>
                <w:rFonts w:ascii="Times New Roman" w:eastAsia="SimSun" w:hAnsi="Times New Roman"/>
              </w:rPr>
            </w:pPr>
            <w:r>
              <w:rPr>
                <w:rFonts w:ascii="Times New Roman" w:eastAsia="SimSun" w:hAnsi="Times New Roman" w:hint="eastAsia"/>
              </w:rPr>
              <w:t>球形检验</w:t>
            </w:r>
            <w:r>
              <w:rPr>
                <w:rFonts w:ascii="Times New Roman" w:eastAsia="SimSun" w:hAnsi="Times New Roman" w:hint="eastAsia"/>
              </w:rPr>
              <w:t xml:space="preserve"> </w:t>
            </w:r>
            <w:r>
              <w:rPr>
                <w:rFonts w:ascii="Times New Roman" w:eastAsia="SimSun" w:hAnsi="Times New Roman" w:hint="eastAsia"/>
              </w:rPr>
              <w:t>χ²</w:t>
            </w:r>
          </w:p>
        </w:tc>
        <w:tc>
          <w:tcPr>
            <w:tcW w:w="850" w:type="dxa"/>
            <w:tcBorders>
              <w:top w:val="single" w:sz="4" w:space="0" w:color="auto"/>
              <w:bottom w:val="single" w:sz="4" w:space="0" w:color="auto"/>
            </w:tcBorders>
            <w:vAlign w:val="center"/>
          </w:tcPr>
          <w:p w14:paraId="6AC66D1B" w14:textId="77777777" w:rsidR="00713B2B" w:rsidRDefault="00D04354">
            <w:pPr>
              <w:jc w:val="center"/>
              <w:rPr>
                <w:rFonts w:ascii="Times New Roman" w:eastAsia="SimSun" w:hAnsi="Times New Roman"/>
              </w:rPr>
            </w:pPr>
            <w:proofErr w:type="spellStart"/>
            <w:r>
              <w:rPr>
                <w:rFonts w:ascii="Times New Roman" w:eastAsia="SimSun" w:hAnsi="Times New Roman" w:hint="eastAsia"/>
              </w:rPr>
              <w:t>df</w:t>
            </w:r>
            <w:proofErr w:type="spellEnd"/>
          </w:p>
        </w:tc>
        <w:tc>
          <w:tcPr>
            <w:tcW w:w="851" w:type="dxa"/>
            <w:tcBorders>
              <w:top w:val="single" w:sz="4" w:space="0" w:color="auto"/>
              <w:bottom w:val="single" w:sz="4" w:space="0" w:color="auto"/>
            </w:tcBorders>
            <w:vAlign w:val="center"/>
          </w:tcPr>
          <w:p w14:paraId="595495F3" w14:textId="77777777" w:rsidR="00713B2B" w:rsidRDefault="00D04354">
            <w:pPr>
              <w:jc w:val="center"/>
              <w:rPr>
                <w:rFonts w:ascii="Times New Roman" w:eastAsia="SimSun" w:hAnsi="Times New Roman"/>
              </w:rPr>
            </w:pPr>
            <w:r>
              <w:rPr>
                <w:rFonts w:ascii="Times New Roman" w:eastAsia="SimSun" w:hAnsi="Times New Roman" w:hint="eastAsia"/>
              </w:rPr>
              <w:t>p</w:t>
            </w:r>
          </w:p>
        </w:tc>
        <w:tc>
          <w:tcPr>
            <w:tcW w:w="1407" w:type="dxa"/>
            <w:tcBorders>
              <w:top w:val="single" w:sz="4" w:space="0" w:color="auto"/>
              <w:bottom w:val="single" w:sz="4" w:space="0" w:color="auto"/>
            </w:tcBorders>
            <w:vAlign w:val="center"/>
          </w:tcPr>
          <w:p w14:paraId="1D096FE9" w14:textId="77777777" w:rsidR="00713B2B" w:rsidRDefault="00D04354">
            <w:pPr>
              <w:jc w:val="center"/>
              <w:rPr>
                <w:rFonts w:ascii="Times New Roman" w:eastAsia="SimSun" w:hAnsi="Times New Roman"/>
              </w:rPr>
            </w:pPr>
            <w:r>
              <w:rPr>
                <w:rFonts w:ascii="Times New Roman" w:eastAsia="SimSun" w:hAnsi="Times New Roman" w:hint="eastAsia"/>
              </w:rPr>
              <w:t>Greenhouse-</w:t>
            </w:r>
            <w:proofErr w:type="spellStart"/>
            <w:r>
              <w:rPr>
                <w:rFonts w:ascii="Times New Roman" w:eastAsia="SimSun" w:hAnsi="Times New Roman" w:hint="eastAsia"/>
              </w:rPr>
              <w:t>Geisser</w:t>
            </w:r>
            <w:proofErr w:type="spellEnd"/>
            <w:r>
              <w:rPr>
                <w:rFonts w:ascii="Times New Roman" w:eastAsia="SimSun" w:hAnsi="Times New Roman" w:hint="eastAsia"/>
              </w:rPr>
              <w:t xml:space="preserve"> </w:t>
            </w:r>
            <w:r>
              <w:rPr>
                <w:rFonts w:ascii="Times New Roman" w:eastAsia="SimSun" w:hAnsi="Times New Roman" w:hint="eastAsia"/>
              </w:rPr>
              <w:t>ε</w:t>
            </w:r>
          </w:p>
        </w:tc>
        <w:tc>
          <w:tcPr>
            <w:tcW w:w="734" w:type="dxa"/>
            <w:tcBorders>
              <w:top w:val="single" w:sz="4" w:space="0" w:color="auto"/>
              <w:bottom w:val="single" w:sz="4" w:space="0" w:color="auto"/>
            </w:tcBorders>
            <w:vAlign w:val="center"/>
          </w:tcPr>
          <w:p w14:paraId="0E16EEF3" w14:textId="77777777" w:rsidR="00713B2B" w:rsidRDefault="00D04354">
            <w:pPr>
              <w:jc w:val="center"/>
              <w:rPr>
                <w:rFonts w:ascii="Times New Roman" w:eastAsia="SimSun" w:hAnsi="Times New Roman"/>
              </w:rPr>
            </w:pPr>
            <w:r>
              <w:rPr>
                <w:rFonts w:ascii="Times New Roman" w:eastAsia="SimSun" w:hAnsi="Times New Roman" w:hint="eastAsia"/>
              </w:rPr>
              <w:t>F</w:t>
            </w:r>
          </w:p>
        </w:tc>
        <w:tc>
          <w:tcPr>
            <w:tcW w:w="734" w:type="dxa"/>
            <w:tcBorders>
              <w:top w:val="single" w:sz="4" w:space="0" w:color="auto"/>
              <w:bottom w:val="single" w:sz="4" w:space="0" w:color="auto"/>
            </w:tcBorders>
            <w:vAlign w:val="center"/>
          </w:tcPr>
          <w:p w14:paraId="20D9A7B0" w14:textId="77777777" w:rsidR="00713B2B" w:rsidRDefault="00D04354">
            <w:pPr>
              <w:jc w:val="center"/>
              <w:rPr>
                <w:rFonts w:ascii="Times New Roman" w:eastAsia="SimSun" w:hAnsi="Times New Roman"/>
              </w:rPr>
            </w:pPr>
            <w:proofErr w:type="spellStart"/>
            <w:r>
              <w:rPr>
                <w:rFonts w:ascii="Times New Roman" w:eastAsia="SimSun" w:hAnsi="Times New Roman" w:hint="eastAsia"/>
              </w:rPr>
              <w:t>df</w:t>
            </w:r>
            <w:proofErr w:type="spellEnd"/>
          </w:p>
        </w:tc>
        <w:tc>
          <w:tcPr>
            <w:tcW w:w="810" w:type="dxa"/>
            <w:tcBorders>
              <w:top w:val="single" w:sz="4" w:space="0" w:color="auto"/>
              <w:bottom w:val="single" w:sz="4" w:space="0" w:color="auto"/>
            </w:tcBorders>
            <w:vAlign w:val="center"/>
          </w:tcPr>
          <w:p w14:paraId="5902C262" w14:textId="77777777" w:rsidR="00713B2B" w:rsidRDefault="00D04354">
            <w:pPr>
              <w:jc w:val="center"/>
              <w:rPr>
                <w:rFonts w:ascii="Times New Roman" w:eastAsia="SimSun" w:hAnsi="Times New Roman"/>
              </w:rPr>
            </w:pPr>
            <w:r>
              <w:rPr>
                <w:rFonts w:ascii="Times New Roman" w:eastAsia="SimSun" w:hAnsi="Times New Roman" w:hint="eastAsia"/>
              </w:rPr>
              <w:t>误差</w:t>
            </w:r>
            <w:r>
              <w:rPr>
                <w:rFonts w:ascii="Times New Roman" w:eastAsia="SimSun" w:hAnsi="Times New Roman" w:hint="eastAsia"/>
              </w:rPr>
              <w:t xml:space="preserve"> </w:t>
            </w:r>
            <w:proofErr w:type="spellStart"/>
            <w:r>
              <w:rPr>
                <w:rFonts w:ascii="Times New Roman" w:eastAsia="SimSun" w:hAnsi="Times New Roman" w:hint="eastAsia"/>
              </w:rPr>
              <w:t>df</w:t>
            </w:r>
            <w:proofErr w:type="spellEnd"/>
          </w:p>
        </w:tc>
        <w:tc>
          <w:tcPr>
            <w:tcW w:w="734" w:type="dxa"/>
            <w:tcBorders>
              <w:top w:val="single" w:sz="4" w:space="0" w:color="auto"/>
              <w:bottom w:val="single" w:sz="4" w:space="0" w:color="auto"/>
            </w:tcBorders>
            <w:vAlign w:val="center"/>
          </w:tcPr>
          <w:p w14:paraId="59E81353" w14:textId="77777777" w:rsidR="00713B2B" w:rsidRDefault="00D04354">
            <w:pPr>
              <w:jc w:val="center"/>
              <w:rPr>
                <w:rFonts w:ascii="Times New Roman" w:eastAsia="SimSun" w:hAnsi="Times New Roman"/>
              </w:rPr>
            </w:pPr>
            <w:r>
              <w:rPr>
                <w:rFonts w:ascii="Times New Roman" w:eastAsia="SimSun" w:hAnsi="Times New Roman" w:hint="eastAsia"/>
              </w:rPr>
              <w:t>p</w:t>
            </w:r>
          </w:p>
        </w:tc>
        <w:tc>
          <w:tcPr>
            <w:tcW w:w="734" w:type="dxa"/>
            <w:tcBorders>
              <w:top w:val="single" w:sz="4" w:space="0" w:color="auto"/>
              <w:bottom w:val="single" w:sz="4" w:space="0" w:color="auto"/>
            </w:tcBorders>
            <w:vAlign w:val="center"/>
          </w:tcPr>
          <w:p w14:paraId="373A3C4E" w14:textId="77777777" w:rsidR="00713B2B" w:rsidRDefault="00D04354">
            <w:pPr>
              <w:jc w:val="center"/>
              <w:rPr>
                <w:rFonts w:ascii="Times New Roman" w:eastAsia="SimSun" w:hAnsi="Times New Roman"/>
              </w:rPr>
            </w:pPr>
            <w:r>
              <w:rPr>
                <w:rFonts w:ascii="Times New Roman" w:eastAsia="SimSun" w:hAnsi="Times New Roman" w:hint="eastAsia"/>
              </w:rPr>
              <w:t>η²</w:t>
            </w:r>
          </w:p>
        </w:tc>
      </w:tr>
      <w:tr w:rsidR="00713B2B" w14:paraId="49E4FFE9" w14:textId="77777777">
        <w:trPr>
          <w:jc w:val="center"/>
        </w:trPr>
        <w:tc>
          <w:tcPr>
            <w:tcW w:w="675" w:type="dxa"/>
            <w:tcBorders>
              <w:top w:val="single" w:sz="4" w:space="0" w:color="auto"/>
            </w:tcBorders>
            <w:vAlign w:val="center"/>
          </w:tcPr>
          <w:p w14:paraId="37BAFFCB" w14:textId="77777777" w:rsidR="00713B2B" w:rsidRDefault="00D04354">
            <w:pPr>
              <w:jc w:val="center"/>
              <w:rPr>
                <w:rFonts w:ascii="Times New Roman" w:eastAsia="SimSun" w:hAnsi="Times New Roman"/>
              </w:rPr>
            </w:pPr>
            <w:r>
              <w:rPr>
                <w:rFonts w:ascii="Times New Roman" w:eastAsia="SimSun" w:hAnsi="Times New Roman" w:hint="eastAsia"/>
              </w:rPr>
              <w:t>回收意愿</w:t>
            </w:r>
          </w:p>
        </w:tc>
        <w:tc>
          <w:tcPr>
            <w:tcW w:w="993" w:type="dxa"/>
            <w:tcBorders>
              <w:top w:val="single" w:sz="4" w:space="0" w:color="auto"/>
            </w:tcBorders>
            <w:vAlign w:val="center"/>
          </w:tcPr>
          <w:p w14:paraId="1BF3EF2E" w14:textId="77777777" w:rsidR="00713B2B" w:rsidRDefault="00D04354">
            <w:pPr>
              <w:jc w:val="center"/>
              <w:rPr>
                <w:rFonts w:ascii="Times New Roman" w:eastAsia="SimSun" w:hAnsi="Times New Roman"/>
              </w:rPr>
            </w:pPr>
            <w:r>
              <w:rPr>
                <w:rFonts w:ascii="Times New Roman" w:eastAsia="SimSun" w:hAnsi="Times New Roman" w:hint="eastAsia"/>
              </w:rPr>
              <w:t>0.452</w:t>
            </w:r>
          </w:p>
        </w:tc>
        <w:tc>
          <w:tcPr>
            <w:tcW w:w="850" w:type="dxa"/>
            <w:tcBorders>
              <w:top w:val="single" w:sz="4" w:space="0" w:color="auto"/>
            </w:tcBorders>
            <w:vAlign w:val="center"/>
          </w:tcPr>
          <w:p w14:paraId="782B88C8" w14:textId="77777777" w:rsidR="00713B2B" w:rsidRDefault="00D04354">
            <w:pPr>
              <w:jc w:val="center"/>
              <w:rPr>
                <w:rFonts w:ascii="Times New Roman" w:eastAsia="SimSun" w:hAnsi="Times New Roman"/>
              </w:rPr>
            </w:pPr>
            <w:r>
              <w:rPr>
                <w:rFonts w:ascii="Times New Roman" w:eastAsia="SimSun" w:hAnsi="Times New Roman" w:hint="eastAsia"/>
              </w:rPr>
              <w:t>2</w:t>
            </w:r>
          </w:p>
        </w:tc>
        <w:tc>
          <w:tcPr>
            <w:tcW w:w="851" w:type="dxa"/>
            <w:tcBorders>
              <w:top w:val="single" w:sz="4" w:space="0" w:color="auto"/>
            </w:tcBorders>
            <w:vAlign w:val="center"/>
          </w:tcPr>
          <w:p w14:paraId="392B4F07" w14:textId="77777777" w:rsidR="00713B2B" w:rsidRDefault="00D04354">
            <w:pPr>
              <w:jc w:val="center"/>
              <w:rPr>
                <w:rFonts w:ascii="Times New Roman" w:eastAsia="SimSun" w:hAnsi="Times New Roman"/>
              </w:rPr>
            </w:pPr>
            <w:r>
              <w:rPr>
                <w:rFonts w:ascii="Times New Roman" w:eastAsia="SimSun" w:hAnsi="Times New Roman" w:hint="eastAsia"/>
              </w:rPr>
              <w:t>0.798</w:t>
            </w:r>
          </w:p>
        </w:tc>
        <w:tc>
          <w:tcPr>
            <w:tcW w:w="1407" w:type="dxa"/>
            <w:tcBorders>
              <w:top w:val="single" w:sz="4" w:space="0" w:color="auto"/>
            </w:tcBorders>
            <w:vAlign w:val="center"/>
          </w:tcPr>
          <w:p w14:paraId="4D838873" w14:textId="77777777" w:rsidR="00713B2B" w:rsidRDefault="00D04354">
            <w:pPr>
              <w:jc w:val="center"/>
              <w:rPr>
                <w:rFonts w:ascii="Times New Roman" w:eastAsia="SimSun" w:hAnsi="Times New Roman"/>
              </w:rPr>
            </w:pPr>
            <w:r>
              <w:rPr>
                <w:rFonts w:ascii="Times New Roman" w:eastAsia="SimSun" w:hAnsi="Times New Roman" w:hint="eastAsia"/>
              </w:rPr>
              <w:t>-</w:t>
            </w:r>
          </w:p>
        </w:tc>
        <w:tc>
          <w:tcPr>
            <w:tcW w:w="734" w:type="dxa"/>
            <w:tcBorders>
              <w:top w:val="single" w:sz="4" w:space="0" w:color="auto"/>
            </w:tcBorders>
            <w:vAlign w:val="center"/>
          </w:tcPr>
          <w:p w14:paraId="4A167380" w14:textId="77777777" w:rsidR="00713B2B" w:rsidRDefault="00D04354">
            <w:pPr>
              <w:jc w:val="center"/>
              <w:rPr>
                <w:rFonts w:ascii="Times New Roman" w:eastAsia="SimSun" w:hAnsi="Times New Roman"/>
              </w:rPr>
            </w:pPr>
            <w:r>
              <w:rPr>
                <w:rFonts w:ascii="Times New Roman" w:eastAsia="SimSun" w:hAnsi="Times New Roman" w:hint="eastAsia"/>
              </w:rPr>
              <w:t>1.813</w:t>
            </w:r>
          </w:p>
        </w:tc>
        <w:tc>
          <w:tcPr>
            <w:tcW w:w="734" w:type="dxa"/>
            <w:tcBorders>
              <w:top w:val="single" w:sz="4" w:space="0" w:color="auto"/>
            </w:tcBorders>
            <w:vAlign w:val="center"/>
          </w:tcPr>
          <w:p w14:paraId="5A59D987" w14:textId="77777777" w:rsidR="00713B2B" w:rsidRDefault="00D04354">
            <w:pPr>
              <w:jc w:val="center"/>
              <w:rPr>
                <w:rFonts w:ascii="Times New Roman" w:eastAsia="SimSun" w:hAnsi="Times New Roman"/>
              </w:rPr>
            </w:pPr>
            <w:r>
              <w:rPr>
                <w:rFonts w:ascii="Times New Roman" w:eastAsia="SimSun" w:hAnsi="Times New Roman" w:hint="eastAsia"/>
              </w:rPr>
              <w:t>2</w:t>
            </w:r>
          </w:p>
        </w:tc>
        <w:tc>
          <w:tcPr>
            <w:tcW w:w="810" w:type="dxa"/>
            <w:tcBorders>
              <w:top w:val="single" w:sz="4" w:space="0" w:color="auto"/>
            </w:tcBorders>
            <w:vAlign w:val="center"/>
          </w:tcPr>
          <w:p w14:paraId="43FAFCB0" w14:textId="77777777" w:rsidR="00713B2B" w:rsidRDefault="00D04354">
            <w:pPr>
              <w:jc w:val="center"/>
              <w:rPr>
                <w:rFonts w:ascii="Times New Roman" w:eastAsia="SimSun" w:hAnsi="Times New Roman"/>
              </w:rPr>
            </w:pPr>
            <w:r>
              <w:rPr>
                <w:rFonts w:ascii="Times New Roman" w:eastAsia="SimSun" w:hAnsi="Times New Roman" w:hint="eastAsia"/>
              </w:rPr>
              <w:t>158</w:t>
            </w:r>
          </w:p>
        </w:tc>
        <w:tc>
          <w:tcPr>
            <w:tcW w:w="734" w:type="dxa"/>
            <w:tcBorders>
              <w:top w:val="single" w:sz="4" w:space="0" w:color="auto"/>
            </w:tcBorders>
            <w:vAlign w:val="center"/>
          </w:tcPr>
          <w:p w14:paraId="0EBCD451" w14:textId="77777777" w:rsidR="00713B2B" w:rsidRDefault="00D04354">
            <w:pPr>
              <w:jc w:val="center"/>
              <w:rPr>
                <w:rFonts w:ascii="Times New Roman" w:eastAsia="SimSun" w:hAnsi="Times New Roman"/>
              </w:rPr>
            </w:pPr>
            <w:r>
              <w:rPr>
                <w:rFonts w:ascii="Times New Roman" w:eastAsia="SimSun" w:hAnsi="Times New Roman" w:hint="eastAsia"/>
              </w:rPr>
              <w:t>0.166</w:t>
            </w:r>
          </w:p>
        </w:tc>
        <w:tc>
          <w:tcPr>
            <w:tcW w:w="734" w:type="dxa"/>
            <w:tcBorders>
              <w:top w:val="single" w:sz="4" w:space="0" w:color="auto"/>
            </w:tcBorders>
            <w:vAlign w:val="center"/>
          </w:tcPr>
          <w:p w14:paraId="7D29DBDF" w14:textId="77777777" w:rsidR="00713B2B" w:rsidRDefault="00D04354">
            <w:pPr>
              <w:jc w:val="center"/>
              <w:rPr>
                <w:rFonts w:ascii="Times New Roman" w:eastAsia="SimSun" w:hAnsi="Times New Roman"/>
              </w:rPr>
            </w:pPr>
            <w:r>
              <w:rPr>
                <w:rFonts w:ascii="Times New Roman" w:eastAsia="SimSun" w:hAnsi="Times New Roman" w:hint="eastAsia"/>
              </w:rPr>
              <w:t>0.021</w:t>
            </w:r>
          </w:p>
        </w:tc>
      </w:tr>
      <w:tr w:rsidR="00713B2B" w14:paraId="2A73EB04" w14:textId="77777777">
        <w:trPr>
          <w:jc w:val="center"/>
        </w:trPr>
        <w:tc>
          <w:tcPr>
            <w:tcW w:w="675" w:type="dxa"/>
            <w:vAlign w:val="center"/>
          </w:tcPr>
          <w:p w14:paraId="713A57E5" w14:textId="77777777" w:rsidR="00713B2B" w:rsidRDefault="00D04354">
            <w:pPr>
              <w:jc w:val="center"/>
              <w:rPr>
                <w:rFonts w:ascii="Times New Roman" w:eastAsia="SimSun" w:hAnsi="Times New Roman"/>
              </w:rPr>
            </w:pPr>
            <w:r>
              <w:rPr>
                <w:rFonts w:ascii="Times New Roman" w:eastAsia="SimSun" w:hAnsi="Times New Roman" w:hint="eastAsia"/>
              </w:rPr>
              <w:t>回收行为</w:t>
            </w:r>
          </w:p>
        </w:tc>
        <w:tc>
          <w:tcPr>
            <w:tcW w:w="993" w:type="dxa"/>
            <w:vAlign w:val="center"/>
          </w:tcPr>
          <w:p w14:paraId="664AEC9E" w14:textId="77777777" w:rsidR="00713B2B" w:rsidRDefault="00D04354">
            <w:pPr>
              <w:jc w:val="center"/>
              <w:rPr>
                <w:rFonts w:ascii="Times New Roman" w:eastAsia="SimSun" w:hAnsi="Times New Roman"/>
              </w:rPr>
            </w:pPr>
            <w:r>
              <w:rPr>
                <w:rFonts w:ascii="Times New Roman" w:eastAsia="SimSun" w:hAnsi="Times New Roman" w:hint="eastAsia"/>
              </w:rPr>
              <w:t>6.609</w:t>
            </w:r>
          </w:p>
        </w:tc>
        <w:tc>
          <w:tcPr>
            <w:tcW w:w="850" w:type="dxa"/>
            <w:vAlign w:val="center"/>
          </w:tcPr>
          <w:p w14:paraId="63645020" w14:textId="77777777" w:rsidR="00713B2B" w:rsidRDefault="00D04354">
            <w:pPr>
              <w:jc w:val="center"/>
              <w:rPr>
                <w:rFonts w:ascii="Times New Roman" w:eastAsia="SimSun" w:hAnsi="Times New Roman"/>
              </w:rPr>
            </w:pPr>
            <w:r>
              <w:rPr>
                <w:rFonts w:ascii="Times New Roman" w:eastAsia="SimSun" w:hAnsi="Times New Roman" w:hint="eastAsia"/>
              </w:rPr>
              <w:t>2</w:t>
            </w:r>
          </w:p>
        </w:tc>
        <w:tc>
          <w:tcPr>
            <w:tcW w:w="851" w:type="dxa"/>
            <w:vAlign w:val="center"/>
          </w:tcPr>
          <w:p w14:paraId="1A62B697" w14:textId="77777777" w:rsidR="00713B2B" w:rsidRDefault="00D04354">
            <w:pPr>
              <w:jc w:val="center"/>
              <w:rPr>
                <w:rFonts w:ascii="Times New Roman" w:eastAsia="SimSun" w:hAnsi="Times New Roman"/>
              </w:rPr>
            </w:pPr>
            <w:r>
              <w:rPr>
                <w:rFonts w:ascii="Times New Roman" w:eastAsia="SimSun" w:hAnsi="Times New Roman" w:hint="eastAsia"/>
              </w:rPr>
              <w:t>0.037</w:t>
            </w:r>
          </w:p>
        </w:tc>
        <w:tc>
          <w:tcPr>
            <w:tcW w:w="1407" w:type="dxa"/>
            <w:vAlign w:val="center"/>
          </w:tcPr>
          <w:p w14:paraId="580385F6" w14:textId="77777777" w:rsidR="00713B2B" w:rsidRDefault="00D04354">
            <w:pPr>
              <w:jc w:val="center"/>
              <w:rPr>
                <w:rFonts w:ascii="Times New Roman" w:eastAsia="SimSun" w:hAnsi="Times New Roman"/>
              </w:rPr>
            </w:pPr>
            <w:r>
              <w:rPr>
                <w:rFonts w:ascii="Times New Roman" w:eastAsia="SimSun" w:hAnsi="Times New Roman" w:hint="eastAsia"/>
              </w:rPr>
              <w:t>0.928</w:t>
            </w:r>
          </w:p>
        </w:tc>
        <w:tc>
          <w:tcPr>
            <w:tcW w:w="734" w:type="dxa"/>
            <w:vAlign w:val="center"/>
          </w:tcPr>
          <w:p w14:paraId="1A3716AC" w14:textId="77777777" w:rsidR="00713B2B" w:rsidRDefault="00D04354">
            <w:pPr>
              <w:jc w:val="center"/>
              <w:rPr>
                <w:rFonts w:ascii="Times New Roman" w:eastAsia="SimSun" w:hAnsi="Times New Roman"/>
              </w:rPr>
            </w:pPr>
            <w:r>
              <w:rPr>
                <w:rFonts w:ascii="Times New Roman" w:eastAsia="SimSun" w:hAnsi="Times New Roman" w:hint="eastAsia"/>
              </w:rPr>
              <w:t>5.781</w:t>
            </w:r>
          </w:p>
        </w:tc>
        <w:tc>
          <w:tcPr>
            <w:tcW w:w="734" w:type="dxa"/>
            <w:vAlign w:val="center"/>
          </w:tcPr>
          <w:p w14:paraId="4E6D71F7" w14:textId="77777777" w:rsidR="00713B2B" w:rsidRDefault="00D04354">
            <w:pPr>
              <w:jc w:val="center"/>
              <w:rPr>
                <w:rFonts w:ascii="Times New Roman" w:eastAsia="SimSun" w:hAnsi="Times New Roman"/>
              </w:rPr>
            </w:pPr>
            <w:r>
              <w:rPr>
                <w:rFonts w:ascii="Times New Roman" w:eastAsia="SimSun" w:hAnsi="Times New Roman" w:hint="eastAsia"/>
              </w:rPr>
              <w:t>1.856</w:t>
            </w:r>
          </w:p>
        </w:tc>
        <w:tc>
          <w:tcPr>
            <w:tcW w:w="810" w:type="dxa"/>
            <w:vAlign w:val="center"/>
          </w:tcPr>
          <w:p w14:paraId="57B9F462" w14:textId="77777777" w:rsidR="00713B2B" w:rsidRDefault="00D04354">
            <w:pPr>
              <w:jc w:val="center"/>
              <w:rPr>
                <w:rFonts w:ascii="Times New Roman" w:eastAsia="SimSun" w:hAnsi="Times New Roman"/>
              </w:rPr>
            </w:pPr>
            <w:r>
              <w:rPr>
                <w:rFonts w:ascii="Times New Roman" w:eastAsia="SimSun" w:hAnsi="Times New Roman" w:hint="eastAsia"/>
              </w:rPr>
              <w:t>154.07</w:t>
            </w:r>
          </w:p>
        </w:tc>
        <w:tc>
          <w:tcPr>
            <w:tcW w:w="734" w:type="dxa"/>
            <w:vAlign w:val="center"/>
          </w:tcPr>
          <w:p w14:paraId="13E143C6" w14:textId="77777777" w:rsidR="00713B2B" w:rsidRDefault="00D04354">
            <w:pPr>
              <w:jc w:val="center"/>
              <w:rPr>
                <w:rFonts w:ascii="Times New Roman" w:eastAsia="SimSun" w:hAnsi="Times New Roman"/>
              </w:rPr>
            </w:pPr>
            <w:r>
              <w:rPr>
                <w:rFonts w:ascii="Times New Roman" w:eastAsia="SimSun" w:hAnsi="Times New Roman" w:hint="eastAsia"/>
              </w:rPr>
              <w:t>0.005</w:t>
            </w:r>
          </w:p>
        </w:tc>
        <w:tc>
          <w:tcPr>
            <w:tcW w:w="734" w:type="dxa"/>
            <w:vAlign w:val="center"/>
          </w:tcPr>
          <w:p w14:paraId="43F1B32F" w14:textId="77777777" w:rsidR="00713B2B" w:rsidRDefault="00D04354">
            <w:pPr>
              <w:jc w:val="center"/>
              <w:rPr>
                <w:rFonts w:ascii="Times New Roman" w:eastAsia="SimSun" w:hAnsi="Times New Roman"/>
              </w:rPr>
            </w:pPr>
            <w:r>
              <w:rPr>
                <w:rFonts w:ascii="Times New Roman" w:eastAsia="SimSun" w:hAnsi="Times New Roman" w:hint="eastAsia"/>
              </w:rPr>
              <w:t>0.065</w:t>
            </w:r>
          </w:p>
        </w:tc>
      </w:tr>
    </w:tbl>
    <w:p w14:paraId="3C0BC33B" w14:textId="77777777" w:rsidR="00713B2B" w:rsidRDefault="00713B2B">
      <w:pPr>
        <w:spacing w:line="360" w:lineRule="auto"/>
        <w:rPr>
          <w:rFonts w:ascii="SimSun" w:eastAsia="SimSun" w:hAnsi="SimSun" w:cs="SimSun"/>
          <w:sz w:val="24"/>
        </w:rPr>
      </w:pPr>
    </w:p>
    <w:p w14:paraId="2A4D92EA" w14:textId="77777777" w:rsidR="00713B2B" w:rsidRDefault="00D04354" w:rsidP="00363098">
      <w:pPr>
        <w:pStyle w:val="a7"/>
      </w:pPr>
      <w:bookmarkStart w:id="105" w:name="_Toc192689106"/>
      <w:r>
        <w:rPr>
          <w:rFonts w:hint="eastAsia"/>
        </w:rPr>
        <w:t>表</w:t>
      </w:r>
      <w:r>
        <w:rPr>
          <w:rFonts w:hint="eastAsia"/>
        </w:rPr>
        <w:t>4</w:t>
      </w:r>
      <w:r>
        <w:t xml:space="preserve">-5 </w:t>
      </w:r>
      <w:r>
        <w:rPr>
          <w:rFonts w:hint="eastAsia"/>
        </w:rPr>
        <w:t>回收意愿与回收行为的成对比较分析</w:t>
      </w:r>
      <w:bookmarkEnd w:id="105"/>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851"/>
        <w:gridCol w:w="850"/>
        <w:gridCol w:w="851"/>
        <w:gridCol w:w="1134"/>
        <w:gridCol w:w="992"/>
        <w:gridCol w:w="1134"/>
        <w:gridCol w:w="2035"/>
      </w:tblGrid>
      <w:tr w:rsidR="00713B2B" w14:paraId="1A124751" w14:textId="77777777">
        <w:trPr>
          <w:jc w:val="center"/>
        </w:trPr>
        <w:tc>
          <w:tcPr>
            <w:tcW w:w="675" w:type="dxa"/>
            <w:vMerge w:val="restart"/>
            <w:tcBorders>
              <w:top w:val="single" w:sz="4" w:space="0" w:color="auto"/>
              <w:bottom w:val="single" w:sz="4" w:space="0" w:color="auto"/>
            </w:tcBorders>
            <w:vAlign w:val="center"/>
          </w:tcPr>
          <w:p w14:paraId="7D09E4BC"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变量</w:t>
            </w:r>
          </w:p>
        </w:tc>
        <w:tc>
          <w:tcPr>
            <w:tcW w:w="2552" w:type="dxa"/>
            <w:gridSpan w:val="3"/>
            <w:tcBorders>
              <w:top w:val="single" w:sz="4" w:space="0" w:color="auto"/>
              <w:bottom w:val="single" w:sz="4" w:space="0" w:color="auto"/>
            </w:tcBorders>
            <w:vAlign w:val="center"/>
          </w:tcPr>
          <w:p w14:paraId="7F98F64E"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时间点（</w:t>
            </w:r>
            <w:r>
              <w:rPr>
                <w:rFonts w:ascii="Times New Roman" w:eastAsia="SimSun" w:hAnsi="Times New Roman" w:cs="Times New Roman"/>
                <w:szCs w:val="21"/>
              </w:rPr>
              <w:t>M±SD</w:t>
            </w:r>
            <w:r>
              <w:rPr>
                <w:rFonts w:ascii="Times New Roman" w:eastAsia="SimSun" w:hAnsi="Times New Roman" w:cs="SimSun" w:hint="eastAsia"/>
                <w:szCs w:val="21"/>
              </w:rPr>
              <w:t>）</w:t>
            </w:r>
          </w:p>
        </w:tc>
        <w:tc>
          <w:tcPr>
            <w:tcW w:w="1134" w:type="dxa"/>
            <w:vMerge w:val="restart"/>
            <w:tcBorders>
              <w:top w:val="single" w:sz="4" w:space="0" w:color="auto"/>
              <w:bottom w:val="single" w:sz="4" w:space="0" w:color="auto"/>
            </w:tcBorders>
            <w:vAlign w:val="center"/>
          </w:tcPr>
          <w:p w14:paraId="2A2E11D6"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组间</w:t>
            </w:r>
          </w:p>
          <w:p w14:paraId="446F1030"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比较</w:t>
            </w:r>
          </w:p>
        </w:tc>
        <w:tc>
          <w:tcPr>
            <w:tcW w:w="992" w:type="dxa"/>
            <w:vMerge w:val="restart"/>
            <w:tcBorders>
              <w:top w:val="single" w:sz="4" w:space="0" w:color="auto"/>
              <w:bottom w:val="single" w:sz="4" w:space="0" w:color="auto"/>
            </w:tcBorders>
            <w:vAlign w:val="center"/>
          </w:tcPr>
          <w:p w14:paraId="73CCEC48"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均值</w:t>
            </w:r>
          </w:p>
          <w:p w14:paraId="1791871C"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差异</w:t>
            </w:r>
          </w:p>
        </w:tc>
        <w:tc>
          <w:tcPr>
            <w:tcW w:w="1134" w:type="dxa"/>
            <w:vMerge w:val="restart"/>
            <w:tcBorders>
              <w:top w:val="single" w:sz="4" w:space="0" w:color="auto"/>
              <w:bottom w:val="single" w:sz="4" w:space="0" w:color="auto"/>
            </w:tcBorders>
            <w:vAlign w:val="center"/>
          </w:tcPr>
          <w:p w14:paraId="44F907E0"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P</w:t>
            </w:r>
            <w:r>
              <w:rPr>
                <w:rFonts w:ascii="Times New Roman" w:eastAsia="SimSun" w:hAnsi="Times New Roman" w:cs="SimSun" w:hint="eastAsia"/>
                <w:szCs w:val="21"/>
              </w:rPr>
              <w:t>值</w:t>
            </w:r>
          </w:p>
        </w:tc>
        <w:tc>
          <w:tcPr>
            <w:tcW w:w="2035" w:type="dxa"/>
            <w:vMerge w:val="restart"/>
            <w:tcBorders>
              <w:top w:val="single" w:sz="4" w:space="0" w:color="auto"/>
              <w:bottom w:val="single" w:sz="4" w:space="0" w:color="auto"/>
            </w:tcBorders>
            <w:vAlign w:val="center"/>
          </w:tcPr>
          <w:p w14:paraId="20AFF9E3"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t>9</w:t>
            </w:r>
            <w:r>
              <w:rPr>
                <w:rFonts w:ascii="Times New Roman" w:eastAsia="SimSun" w:hAnsi="Times New Roman" w:cs="SimSun"/>
                <w:szCs w:val="21"/>
              </w:rPr>
              <w:t>5%</w:t>
            </w:r>
            <w:r>
              <w:rPr>
                <w:rFonts w:ascii="Times New Roman" w:eastAsia="SimSun" w:hAnsi="Times New Roman" w:cs="SimSun" w:hint="eastAsia"/>
                <w:szCs w:val="21"/>
              </w:rPr>
              <w:t>置信区间</w:t>
            </w:r>
          </w:p>
        </w:tc>
      </w:tr>
      <w:tr w:rsidR="00713B2B" w14:paraId="54A25D10" w14:textId="77777777">
        <w:trPr>
          <w:jc w:val="center"/>
        </w:trPr>
        <w:tc>
          <w:tcPr>
            <w:tcW w:w="675" w:type="dxa"/>
            <w:vMerge/>
            <w:tcBorders>
              <w:top w:val="single" w:sz="4" w:space="0" w:color="auto"/>
              <w:bottom w:val="single" w:sz="4" w:space="0" w:color="auto"/>
            </w:tcBorders>
            <w:vAlign w:val="center"/>
          </w:tcPr>
          <w:p w14:paraId="4A46BDB3" w14:textId="77777777" w:rsidR="00713B2B" w:rsidRDefault="00713B2B">
            <w:pPr>
              <w:jc w:val="center"/>
              <w:rPr>
                <w:rFonts w:ascii="Times New Roman" w:eastAsia="SimSun" w:hAnsi="Times New Roman" w:cs="SimSun"/>
                <w:szCs w:val="21"/>
              </w:rPr>
            </w:pPr>
          </w:p>
        </w:tc>
        <w:tc>
          <w:tcPr>
            <w:tcW w:w="851" w:type="dxa"/>
            <w:tcBorders>
              <w:top w:val="single" w:sz="4" w:space="0" w:color="auto"/>
              <w:bottom w:val="single" w:sz="4" w:space="0" w:color="auto"/>
            </w:tcBorders>
            <w:vAlign w:val="center"/>
          </w:tcPr>
          <w:p w14:paraId="16E85C9D"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T0</w:t>
            </w:r>
          </w:p>
        </w:tc>
        <w:tc>
          <w:tcPr>
            <w:tcW w:w="850" w:type="dxa"/>
            <w:tcBorders>
              <w:top w:val="single" w:sz="4" w:space="0" w:color="auto"/>
              <w:bottom w:val="single" w:sz="4" w:space="0" w:color="auto"/>
            </w:tcBorders>
            <w:vAlign w:val="center"/>
          </w:tcPr>
          <w:p w14:paraId="6B35ABAE"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T1</w:t>
            </w:r>
          </w:p>
        </w:tc>
        <w:tc>
          <w:tcPr>
            <w:tcW w:w="851" w:type="dxa"/>
            <w:tcBorders>
              <w:top w:val="single" w:sz="4" w:space="0" w:color="auto"/>
              <w:bottom w:val="single" w:sz="4" w:space="0" w:color="auto"/>
            </w:tcBorders>
            <w:vAlign w:val="center"/>
          </w:tcPr>
          <w:p w14:paraId="05081858"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T2</w:t>
            </w:r>
          </w:p>
        </w:tc>
        <w:tc>
          <w:tcPr>
            <w:tcW w:w="1134" w:type="dxa"/>
            <w:vMerge/>
            <w:tcBorders>
              <w:top w:val="nil"/>
              <w:bottom w:val="single" w:sz="4" w:space="0" w:color="auto"/>
            </w:tcBorders>
            <w:vAlign w:val="center"/>
          </w:tcPr>
          <w:p w14:paraId="229A8B43" w14:textId="77777777" w:rsidR="00713B2B" w:rsidRDefault="00713B2B">
            <w:pPr>
              <w:jc w:val="center"/>
              <w:rPr>
                <w:rFonts w:ascii="Times New Roman" w:eastAsia="SimSun" w:hAnsi="Times New Roman" w:cs="SimSun"/>
                <w:szCs w:val="21"/>
              </w:rPr>
            </w:pPr>
          </w:p>
        </w:tc>
        <w:tc>
          <w:tcPr>
            <w:tcW w:w="992" w:type="dxa"/>
            <w:vMerge/>
            <w:tcBorders>
              <w:top w:val="nil"/>
              <w:bottom w:val="single" w:sz="4" w:space="0" w:color="auto"/>
            </w:tcBorders>
            <w:vAlign w:val="center"/>
          </w:tcPr>
          <w:p w14:paraId="1DDD5206" w14:textId="77777777" w:rsidR="00713B2B" w:rsidRDefault="00713B2B">
            <w:pPr>
              <w:jc w:val="center"/>
              <w:rPr>
                <w:rFonts w:ascii="Times New Roman" w:eastAsia="SimSun" w:hAnsi="Times New Roman" w:cs="SimSun"/>
                <w:szCs w:val="21"/>
              </w:rPr>
            </w:pPr>
          </w:p>
        </w:tc>
        <w:tc>
          <w:tcPr>
            <w:tcW w:w="1134" w:type="dxa"/>
            <w:vMerge/>
            <w:tcBorders>
              <w:top w:val="nil"/>
              <w:bottom w:val="single" w:sz="4" w:space="0" w:color="auto"/>
            </w:tcBorders>
            <w:vAlign w:val="center"/>
          </w:tcPr>
          <w:p w14:paraId="4EA06AFF" w14:textId="77777777" w:rsidR="00713B2B" w:rsidRDefault="00713B2B">
            <w:pPr>
              <w:jc w:val="center"/>
              <w:rPr>
                <w:rFonts w:ascii="Times New Roman" w:eastAsia="SimSun" w:hAnsi="Times New Roman" w:cs="SimSun"/>
                <w:szCs w:val="21"/>
              </w:rPr>
            </w:pPr>
          </w:p>
        </w:tc>
        <w:tc>
          <w:tcPr>
            <w:tcW w:w="2035" w:type="dxa"/>
            <w:vMerge/>
            <w:tcBorders>
              <w:top w:val="nil"/>
              <w:bottom w:val="single" w:sz="4" w:space="0" w:color="auto"/>
            </w:tcBorders>
            <w:vAlign w:val="center"/>
          </w:tcPr>
          <w:p w14:paraId="7B35A907" w14:textId="77777777" w:rsidR="00713B2B" w:rsidRDefault="00713B2B">
            <w:pPr>
              <w:jc w:val="center"/>
              <w:rPr>
                <w:rFonts w:ascii="Times New Roman" w:eastAsia="SimSun" w:hAnsi="Times New Roman" w:cs="SimSun"/>
                <w:szCs w:val="21"/>
              </w:rPr>
            </w:pPr>
          </w:p>
        </w:tc>
      </w:tr>
      <w:tr w:rsidR="00713B2B" w14:paraId="664FA462" w14:textId="77777777">
        <w:trPr>
          <w:jc w:val="center"/>
        </w:trPr>
        <w:tc>
          <w:tcPr>
            <w:tcW w:w="675" w:type="dxa"/>
            <w:vMerge w:val="restart"/>
            <w:tcBorders>
              <w:top w:val="single" w:sz="4" w:space="0" w:color="auto"/>
            </w:tcBorders>
            <w:vAlign w:val="center"/>
          </w:tcPr>
          <w:p w14:paraId="73D921D3" w14:textId="77777777" w:rsidR="00713B2B" w:rsidRDefault="00D04354">
            <w:pPr>
              <w:jc w:val="center"/>
              <w:rPr>
                <w:rFonts w:ascii="Times New Roman" w:eastAsia="SimSun" w:hAnsi="Times New Roman" w:cs="SimSun"/>
                <w:szCs w:val="21"/>
              </w:rPr>
            </w:pPr>
            <w:commentRangeStart w:id="106"/>
            <w:r>
              <w:rPr>
                <w:rFonts w:ascii="Times New Roman" w:eastAsia="SimSun" w:hAnsi="Times New Roman" w:cs="SimSun" w:hint="eastAsia"/>
                <w:szCs w:val="21"/>
              </w:rPr>
              <w:t>回收意愿</w:t>
            </w:r>
            <w:commentRangeEnd w:id="106"/>
            <w:r w:rsidR="008E19A3">
              <w:rPr>
                <w:rStyle w:val="CommentReference"/>
              </w:rPr>
              <w:commentReference w:id="106"/>
            </w:r>
          </w:p>
        </w:tc>
        <w:tc>
          <w:tcPr>
            <w:tcW w:w="851" w:type="dxa"/>
            <w:vMerge w:val="restart"/>
            <w:tcBorders>
              <w:top w:val="single" w:sz="4" w:space="0" w:color="auto"/>
            </w:tcBorders>
            <w:vAlign w:val="center"/>
          </w:tcPr>
          <w:p w14:paraId="6BF394E2"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5.339±1.211</w:t>
            </w:r>
          </w:p>
        </w:tc>
        <w:tc>
          <w:tcPr>
            <w:tcW w:w="850" w:type="dxa"/>
            <w:vMerge w:val="restart"/>
            <w:tcBorders>
              <w:top w:val="single" w:sz="4" w:space="0" w:color="auto"/>
            </w:tcBorders>
            <w:vAlign w:val="center"/>
          </w:tcPr>
          <w:p w14:paraId="7AA39E68"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5.417±1.271</w:t>
            </w:r>
          </w:p>
        </w:tc>
        <w:tc>
          <w:tcPr>
            <w:tcW w:w="851" w:type="dxa"/>
            <w:vMerge w:val="restart"/>
            <w:tcBorders>
              <w:top w:val="single" w:sz="4" w:space="0" w:color="auto"/>
            </w:tcBorders>
            <w:vAlign w:val="center"/>
          </w:tcPr>
          <w:p w14:paraId="7200E2CE"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5.667±0.962</w:t>
            </w:r>
          </w:p>
        </w:tc>
        <w:tc>
          <w:tcPr>
            <w:tcW w:w="1134" w:type="dxa"/>
            <w:tcBorders>
              <w:top w:val="single" w:sz="4" w:space="0" w:color="auto"/>
            </w:tcBorders>
            <w:vAlign w:val="center"/>
          </w:tcPr>
          <w:p w14:paraId="2709EFC0"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T1-T0</w:t>
            </w:r>
          </w:p>
        </w:tc>
        <w:tc>
          <w:tcPr>
            <w:tcW w:w="992" w:type="dxa"/>
            <w:tcBorders>
              <w:top w:val="single" w:sz="4" w:space="0" w:color="auto"/>
            </w:tcBorders>
            <w:vAlign w:val="center"/>
          </w:tcPr>
          <w:p w14:paraId="433F566B"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0.077</w:t>
            </w:r>
          </w:p>
        </w:tc>
        <w:tc>
          <w:tcPr>
            <w:tcW w:w="1134" w:type="dxa"/>
            <w:tcBorders>
              <w:top w:val="single" w:sz="4" w:space="0" w:color="auto"/>
            </w:tcBorders>
            <w:vAlign w:val="center"/>
          </w:tcPr>
          <w:p w14:paraId="6FE30D27"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1.000</w:t>
            </w:r>
          </w:p>
        </w:tc>
        <w:tc>
          <w:tcPr>
            <w:tcW w:w="2035" w:type="dxa"/>
            <w:tcBorders>
              <w:top w:val="single" w:sz="4" w:space="0" w:color="auto"/>
            </w:tcBorders>
            <w:vAlign w:val="center"/>
          </w:tcPr>
          <w:p w14:paraId="747C798A"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[-0.378,0.532]</w:t>
            </w:r>
          </w:p>
        </w:tc>
      </w:tr>
      <w:tr w:rsidR="00713B2B" w14:paraId="25903A20" w14:textId="77777777">
        <w:trPr>
          <w:jc w:val="center"/>
        </w:trPr>
        <w:tc>
          <w:tcPr>
            <w:tcW w:w="675" w:type="dxa"/>
            <w:vMerge/>
            <w:vAlign w:val="center"/>
          </w:tcPr>
          <w:p w14:paraId="18622A2E" w14:textId="77777777" w:rsidR="00713B2B" w:rsidRDefault="00713B2B">
            <w:pPr>
              <w:jc w:val="center"/>
              <w:rPr>
                <w:rFonts w:ascii="Times New Roman" w:eastAsia="SimSun" w:hAnsi="Times New Roman" w:cs="SimSun"/>
                <w:szCs w:val="21"/>
              </w:rPr>
            </w:pPr>
          </w:p>
        </w:tc>
        <w:tc>
          <w:tcPr>
            <w:tcW w:w="851" w:type="dxa"/>
            <w:vMerge/>
            <w:vAlign w:val="center"/>
          </w:tcPr>
          <w:p w14:paraId="08F8F3BE" w14:textId="77777777" w:rsidR="00713B2B" w:rsidRDefault="00713B2B">
            <w:pPr>
              <w:jc w:val="center"/>
              <w:rPr>
                <w:rFonts w:ascii="Times New Roman" w:eastAsia="SimSun" w:hAnsi="Times New Roman" w:cs="Times New Roman"/>
                <w:szCs w:val="21"/>
              </w:rPr>
            </w:pPr>
          </w:p>
        </w:tc>
        <w:tc>
          <w:tcPr>
            <w:tcW w:w="850" w:type="dxa"/>
            <w:vMerge/>
            <w:vAlign w:val="center"/>
          </w:tcPr>
          <w:p w14:paraId="51AB6902" w14:textId="77777777" w:rsidR="00713B2B" w:rsidRDefault="00713B2B">
            <w:pPr>
              <w:jc w:val="center"/>
              <w:rPr>
                <w:rFonts w:ascii="Times New Roman" w:eastAsia="SimSun" w:hAnsi="Times New Roman" w:cs="Times New Roman"/>
                <w:szCs w:val="21"/>
              </w:rPr>
            </w:pPr>
          </w:p>
        </w:tc>
        <w:tc>
          <w:tcPr>
            <w:tcW w:w="851" w:type="dxa"/>
            <w:vMerge/>
            <w:vAlign w:val="center"/>
          </w:tcPr>
          <w:p w14:paraId="37E85947" w14:textId="77777777" w:rsidR="00713B2B" w:rsidRDefault="00713B2B">
            <w:pPr>
              <w:jc w:val="center"/>
              <w:rPr>
                <w:rFonts w:ascii="Times New Roman" w:eastAsia="SimSun" w:hAnsi="Times New Roman" w:cs="Times New Roman"/>
                <w:szCs w:val="21"/>
              </w:rPr>
            </w:pPr>
          </w:p>
        </w:tc>
        <w:tc>
          <w:tcPr>
            <w:tcW w:w="1134" w:type="dxa"/>
            <w:vAlign w:val="center"/>
          </w:tcPr>
          <w:p w14:paraId="67B5D3AE"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T2-T0</w:t>
            </w:r>
          </w:p>
        </w:tc>
        <w:tc>
          <w:tcPr>
            <w:tcW w:w="992" w:type="dxa"/>
            <w:vAlign w:val="center"/>
          </w:tcPr>
          <w:p w14:paraId="4586A0B6"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0.327</w:t>
            </w:r>
          </w:p>
        </w:tc>
        <w:tc>
          <w:tcPr>
            <w:tcW w:w="1134" w:type="dxa"/>
            <w:vAlign w:val="center"/>
          </w:tcPr>
          <w:p w14:paraId="58D0528A"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0.198</w:t>
            </w:r>
          </w:p>
        </w:tc>
        <w:tc>
          <w:tcPr>
            <w:tcW w:w="2035" w:type="dxa"/>
            <w:vAlign w:val="center"/>
          </w:tcPr>
          <w:p w14:paraId="4AFB4B9A"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[-0.102,0.757]</w:t>
            </w:r>
          </w:p>
        </w:tc>
      </w:tr>
      <w:tr w:rsidR="00713B2B" w14:paraId="5352C5D4" w14:textId="77777777">
        <w:trPr>
          <w:jc w:val="center"/>
        </w:trPr>
        <w:tc>
          <w:tcPr>
            <w:tcW w:w="675" w:type="dxa"/>
            <w:vMerge/>
            <w:vAlign w:val="center"/>
          </w:tcPr>
          <w:p w14:paraId="291295AC" w14:textId="77777777" w:rsidR="00713B2B" w:rsidRDefault="00713B2B">
            <w:pPr>
              <w:jc w:val="center"/>
              <w:rPr>
                <w:rFonts w:ascii="Times New Roman" w:eastAsia="SimSun" w:hAnsi="Times New Roman" w:cs="SimSun"/>
                <w:szCs w:val="21"/>
              </w:rPr>
            </w:pPr>
          </w:p>
        </w:tc>
        <w:tc>
          <w:tcPr>
            <w:tcW w:w="851" w:type="dxa"/>
            <w:vMerge/>
            <w:vAlign w:val="center"/>
          </w:tcPr>
          <w:p w14:paraId="4904BC3A" w14:textId="77777777" w:rsidR="00713B2B" w:rsidRDefault="00713B2B">
            <w:pPr>
              <w:jc w:val="center"/>
              <w:rPr>
                <w:rFonts w:ascii="Times New Roman" w:eastAsia="SimSun" w:hAnsi="Times New Roman" w:cs="Times New Roman"/>
                <w:szCs w:val="21"/>
              </w:rPr>
            </w:pPr>
          </w:p>
        </w:tc>
        <w:tc>
          <w:tcPr>
            <w:tcW w:w="850" w:type="dxa"/>
            <w:vMerge/>
            <w:vAlign w:val="center"/>
          </w:tcPr>
          <w:p w14:paraId="55B5E79E" w14:textId="77777777" w:rsidR="00713B2B" w:rsidRDefault="00713B2B">
            <w:pPr>
              <w:jc w:val="center"/>
              <w:rPr>
                <w:rFonts w:ascii="Times New Roman" w:eastAsia="SimSun" w:hAnsi="Times New Roman" w:cs="Times New Roman"/>
                <w:szCs w:val="21"/>
              </w:rPr>
            </w:pPr>
          </w:p>
        </w:tc>
        <w:tc>
          <w:tcPr>
            <w:tcW w:w="851" w:type="dxa"/>
            <w:vMerge/>
            <w:vAlign w:val="center"/>
          </w:tcPr>
          <w:p w14:paraId="3E837D7A" w14:textId="77777777" w:rsidR="00713B2B" w:rsidRDefault="00713B2B">
            <w:pPr>
              <w:jc w:val="center"/>
              <w:rPr>
                <w:rFonts w:ascii="Times New Roman" w:eastAsia="SimSun" w:hAnsi="Times New Roman" w:cs="Times New Roman"/>
                <w:szCs w:val="21"/>
              </w:rPr>
            </w:pPr>
          </w:p>
        </w:tc>
        <w:tc>
          <w:tcPr>
            <w:tcW w:w="1134" w:type="dxa"/>
            <w:vAlign w:val="center"/>
          </w:tcPr>
          <w:p w14:paraId="55718C6F"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T2-T1</w:t>
            </w:r>
          </w:p>
        </w:tc>
        <w:tc>
          <w:tcPr>
            <w:tcW w:w="992" w:type="dxa"/>
            <w:vAlign w:val="center"/>
          </w:tcPr>
          <w:p w14:paraId="0025535F"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0.250</w:t>
            </w:r>
          </w:p>
        </w:tc>
        <w:tc>
          <w:tcPr>
            <w:tcW w:w="1134" w:type="dxa"/>
            <w:vAlign w:val="center"/>
          </w:tcPr>
          <w:p w14:paraId="32FC1D35"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0.484</w:t>
            </w:r>
          </w:p>
        </w:tc>
        <w:tc>
          <w:tcPr>
            <w:tcW w:w="2035" w:type="dxa"/>
            <w:vAlign w:val="center"/>
          </w:tcPr>
          <w:p w14:paraId="0CF94EDA"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[-0.182,0.682]</w:t>
            </w:r>
          </w:p>
        </w:tc>
      </w:tr>
      <w:tr w:rsidR="00713B2B" w14:paraId="03AAEE72" w14:textId="77777777">
        <w:trPr>
          <w:jc w:val="center"/>
        </w:trPr>
        <w:tc>
          <w:tcPr>
            <w:tcW w:w="675" w:type="dxa"/>
            <w:vMerge w:val="restart"/>
            <w:vAlign w:val="center"/>
          </w:tcPr>
          <w:p w14:paraId="297C3E8B" w14:textId="77777777" w:rsidR="00713B2B" w:rsidRDefault="00D04354">
            <w:pPr>
              <w:jc w:val="center"/>
              <w:rPr>
                <w:rFonts w:ascii="Times New Roman" w:eastAsia="SimSun" w:hAnsi="Times New Roman" w:cs="SimSun"/>
                <w:szCs w:val="21"/>
              </w:rPr>
            </w:pPr>
            <w:r>
              <w:rPr>
                <w:rFonts w:ascii="Times New Roman" w:eastAsia="SimSun" w:hAnsi="Times New Roman" w:cs="SimSun" w:hint="eastAsia"/>
                <w:szCs w:val="21"/>
              </w:rPr>
              <w:lastRenderedPageBreak/>
              <w:t>回收行为</w:t>
            </w:r>
          </w:p>
        </w:tc>
        <w:tc>
          <w:tcPr>
            <w:tcW w:w="851" w:type="dxa"/>
            <w:vMerge w:val="restart"/>
            <w:vAlign w:val="center"/>
          </w:tcPr>
          <w:p w14:paraId="1E781CE3"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4.808±1.356</w:t>
            </w:r>
          </w:p>
        </w:tc>
        <w:tc>
          <w:tcPr>
            <w:tcW w:w="850" w:type="dxa"/>
            <w:vMerge w:val="restart"/>
            <w:vAlign w:val="center"/>
          </w:tcPr>
          <w:p w14:paraId="00F8E166"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5.037±1.380</w:t>
            </w:r>
          </w:p>
        </w:tc>
        <w:tc>
          <w:tcPr>
            <w:tcW w:w="851" w:type="dxa"/>
            <w:vMerge w:val="restart"/>
            <w:vAlign w:val="center"/>
          </w:tcPr>
          <w:p w14:paraId="66EBAA9E"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5.434±0.907</w:t>
            </w:r>
          </w:p>
        </w:tc>
        <w:tc>
          <w:tcPr>
            <w:tcW w:w="1134" w:type="dxa"/>
            <w:vAlign w:val="center"/>
          </w:tcPr>
          <w:p w14:paraId="79FD61D0"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T1-T0</w:t>
            </w:r>
          </w:p>
        </w:tc>
        <w:tc>
          <w:tcPr>
            <w:tcW w:w="992" w:type="dxa"/>
            <w:vAlign w:val="center"/>
          </w:tcPr>
          <w:p w14:paraId="089E5BE1"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0.230</w:t>
            </w:r>
          </w:p>
        </w:tc>
        <w:tc>
          <w:tcPr>
            <w:tcW w:w="1134" w:type="dxa"/>
            <w:vAlign w:val="center"/>
          </w:tcPr>
          <w:p w14:paraId="3E378F32"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0.823</w:t>
            </w:r>
          </w:p>
        </w:tc>
        <w:tc>
          <w:tcPr>
            <w:tcW w:w="2035" w:type="dxa"/>
            <w:vAlign w:val="center"/>
          </w:tcPr>
          <w:p w14:paraId="747D3D70"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[-0.280,0.739]</w:t>
            </w:r>
          </w:p>
        </w:tc>
      </w:tr>
      <w:tr w:rsidR="00713B2B" w14:paraId="32E2D8CE" w14:textId="77777777">
        <w:trPr>
          <w:jc w:val="center"/>
        </w:trPr>
        <w:tc>
          <w:tcPr>
            <w:tcW w:w="675" w:type="dxa"/>
            <w:vMerge/>
            <w:vAlign w:val="center"/>
          </w:tcPr>
          <w:p w14:paraId="4F8A4F86" w14:textId="77777777" w:rsidR="00713B2B" w:rsidRDefault="00713B2B">
            <w:pPr>
              <w:jc w:val="center"/>
              <w:rPr>
                <w:rFonts w:ascii="Times New Roman" w:eastAsia="SimSun" w:hAnsi="Times New Roman" w:cs="SimSun"/>
                <w:szCs w:val="21"/>
              </w:rPr>
            </w:pPr>
          </w:p>
        </w:tc>
        <w:tc>
          <w:tcPr>
            <w:tcW w:w="851" w:type="dxa"/>
            <w:vMerge/>
            <w:vAlign w:val="center"/>
          </w:tcPr>
          <w:p w14:paraId="0819A5CB" w14:textId="77777777" w:rsidR="00713B2B" w:rsidRDefault="00713B2B">
            <w:pPr>
              <w:jc w:val="center"/>
              <w:rPr>
                <w:rFonts w:ascii="Times New Roman" w:eastAsia="SimSun" w:hAnsi="Times New Roman" w:cs="Times New Roman"/>
                <w:szCs w:val="21"/>
              </w:rPr>
            </w:pPr>
          </w:p>
        </w:tc>
        <w:tc>
          <w:tcPr>
            <w:tcW w:w="850" w:type="dxa"/>
            <w:vMerge/>
            <w:vAlign w:val="center"/>
          </w:tcPr>
          <w:p w14:paraId="5AFA159E" w14:textId="77777777" w:rsidR="00713B2B" w:rsidRDefault="00713B2B">
            <w:pPr>
              <w:jc w:val="center"/>
              <w:rPr>
                <w:rFonts w:ascii="Times New Roman" w:eastAsia="SimSun" w:hAnsi="Times New Roman" w:cs="Times New Roman"/>
                <w:szCs w:val="21"/>
              </w:rPr>
            </w:pPr>
          </w:p>
        </w:tc>
        <w:tc>
          <w:tcPr>
            <w:tcW w:w="851" w:type="dxa"/>
            <w:vMerge/>
            <w:vAlign w:val="center"/>
          </w:tcPr>
          <w:p w14:paraId="471C2311" w14:textId="77777777" w:rsidR="00713B2B" w:rsidRDefault="00713B2B">
            <w:pPr>
              <w:jc w:val="center"/>
              <w:rPr>
                <w:rFonts w:ascii="Times New Roman" w:eastAsia="SimSun" w:hAnsi="Times New Roman" w:cs="Times New Roman"/>
                <w:szCs w:val="21"/>
              </w:rPr>
            </w:pPr>
          </w:p>
        </w:tc>
        <w:tc>
          <w:tcPr>
            <w:tcW w:w="1134" w:type="dxa"/>
            <w:vAlign w:val="center"/>
          </w:tcPr>
          <w:p w14:paraId="1D7A26C2"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T2-T0</w:t>
            </w:r>
          </w:p>
        </w:tc>
        <w:tc>
          <w:tcPr>
            <w:tcW w:w="992" w:type="dxa"/>
            <w:vAlign w:val="center"/>
          </w:tcPr>
          <w:p w14:paraId="722DA34F"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0.626</w:t>
            </w:r>
          </w:p>
        </w:tc>
        <w:tc>
          <w:tcPr>
            <w:tcW w:w="1134" w:type="dxa"/>
            <w:vAlign w:val="center"/>
          </w:tcPr>
          <w:p w14:paraId="5BDF0ECD"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0.001**</w:t>
            </w:r>
          </w:p>
        </w:tc>
        <w:tc>
          <w:tcPr>
            <w:tcW w:w="2035" w:type="dxa"/>
            <w:vAlign w:val="center"/>
          </w:tcPr>
          <w:p w14:paraId="1747A71E"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[0.225,1.027]</w:t>
            </w:r>
          </w:p>
        </w:tc>
      </w:tr>
      <w:tr w:rsidR="00713B2B" w14:paraId="1A15B38E" w14:textId="77777777">
        <w:trPr>
          <w:jc w:val="center"/>
        </w:trPr>
        <w:tc>
          <w:tcPr>
            <w:tcW w:w="675" w:type="dxa"/>
            <w:vMerge/>
            <w:vAlign w:val="center"/>
          </w:tcPr>
          <w:p w14:paraId="43A42570" w14:textId="77777777" w:rsidR="00713B2B" w:rsidRDefault="00713B2B">
            <w:pPr>
              <w:jc w:val="center"/>
              <w:rPr>
                <w:rFonts w:ascii="Times New Roman" w:eastAsia="SimSun" w:hAnsi="Times New Roman" w:cs="SimSun"/>
                <w:szCs w:val="21"/>
              </w:rPr>
            </w:pPr>
          </w:p>
        </w:tc>
        <w:tc>
          <w:tcPr>
            <w:tcW w:w="851" w:type="dxa"/>
            <w:vMerge/>
            <w:vAlign w:val="center"/>
          </w:tcPr>
          <w:p w14:paraId="0B3D01EC" w14:textId="77777777" w:rsidR="00713B2B" w:rsidRDefault="00713B2B">
            <w:pPr>
              <w:jc w:val="center"/>
              <w:rPr>
                <w:rFonts w:ascii="Times New Roman" w:eastAsia="SimSun" w:hAnsi="Times New Roman" w:cs="Times New Roman"/>
                <w:szCs w:val="21"/>
              </w:rPr>
            </w:pPr>
          </w:p>
        </w:tc>
        <w:tc>
          <w:tcPr>
            <w:tcW w:w="850" w:type="dxa"/>
            <w:vMerge/>
            <w:vAlign w:val="center"/>
          </w:tcPr>
          <w:p w14:paraId="3E7F721B" w14:textId="77777777" w:rsidR="00713B2B" w:rsidRDefault="00713B2B">
            <w:pPr>
              <w:jc w:val="center"/>
              <w:rPr>
                <w:rFonts w:ascii="Times New Roman" w:eastAsia="SimSun" w:hAnsi="Times New Roman" w:cs="Times New Roman"/>
                <w:szCs w:val="21"/>
              </w:rPr>
            </w:pPr>
          </w:p>
        </w:tc>
        <w:tc>
          <w:tcPr>
            <w:tcW w:w="851" w:type="dxa"/>
            <w:vMerge/>
            <w:vAlign w:val="center"/>
          </w:tcPr>
          <w:p w14:paraId="3A495891" w14:textId="77777777" w:rsidR="00713B2B" w:rsidRDefault="00713B2B">
            <w:pPr>
              <w:jc w:val="center"/>
              <w:rPr>
                <w:rFonts w:ascii="Times New Roman" w:eastAsia="SimSun" w:hAnsi="Times New Roman" w:cs="Times New Roman"/>
                <w:szCs w:val="21"/>
              </w:rPr>
            </w:pPr>
          </w:p>
        </w:tc>
        <w:tc>
          <w:tcPr>
            <w:tcW w:w="1134" w:type="dxa"/>
            <w:vAlign w:val="center"/>
          </w:tcPr>
          <w:p w14:paraId="2AD77597"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T2-T1</w:t>
            </w:r>
          </w:p>
        </w:tc>
        <w:tc>
          <w:tcPr>
            <w:tcW w:w="992" w:type="dxa"/>
            <w:vAlign w:val="center"/>
          </w:tcPr>
          <w:p w14:paraId="26C6DD33"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0.396</w:t>
            </w:r>
          </w:p>
        </w:tc>
        <w:tc>
          <w:tcPr>
            <w:tcW w:w="1134" w:type="dxa"/>
            <w:vAlign w:val="center"/>
          </w:tcPr>
          <w:p w14:paraId="3620C1F9"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0.101</w:t>
            </w:r>
          </w:p>
        </w:tc>
        <w:tc>
          <w:tcPr>
            <w:tcW w:w="2035" w:type="dxa"/>
            <w:vAlign w:val="center"/>
          </w:tcPr>
          <w:p w14:paraId="21BE3C22" w14:textId="77777777" w:rsidR="00713B2B" w:rsidRDefault="00D04354">
            <w:pPr>
              <w:jc w:val="center"/>
              <w:rPr>
                <w:rFonts w:ascii="Times New Roman" w:eastAsia="SimSun" w:hAnsi="Times New Roman" w:cs="Times New Roman"/>
                <w:szCs w:val="21"/>
              </w:rPr>
            </w:pPr>
            <w:r>
              <w:rPr>
                <w:rFonts w:ascii="Times New Roman" w:eastAsia="SimSun" w:hAnsi="Times New Roman" w:cs="Times New Roman"/>
                <w:szCs w:val="21"/>
              </w:rPr>
              <w:t>[-0.052,0.844]</w:t>
            </w:r>
          </w:p>
        </w:tc>
      </w:tr>
    </w:tbl>
    <w:p w14:paraId="4D9601D6" w14:textId="77777777" w:rsidR="00713B2B" w:rsidRDefault="00D04354" w:rsidP="00363098">
      <w:pPr>
        <w:pStyle w:val="a9"/>
      </w:pPr>
      <w:r>
        <w:rPr>
          <w:rFonts w:hint="eastAsia"/>
        </w:rPr>
        <w:t>注：</w:t>
      </w:r>
      <w:r>
        <w:rPr>
          <w:rFonts w:hint="eastAsia"/>
        </w:rPr>
        <w:t>*p &lt; 0.05</w:t>
      </w:r>
    </w:p>
    <w:p w14:paraId="0ED151E0" w14:textId="77777777" w:rsidR="00713B2B" w:rsidRDefault="00D04354">
      <w:pPr>
        <w:pStyle w:val="a1"/>
        <w:spacing w:before="156" w:after="156"/>
      </w:pPr>
      <w:r>
        <w:rPr>
          <w:rFonts w:hint="eastAsia"/>
        </w:rPr>
        <w:t>4</w:t>
      </w:r>
      <w:r>
        <w:t xml:space="preserve">.3.2 </w:t>
      </w:r>
      <w:r>
        <w:rPr>
          <w:rFonts w:hint="eastAsia"/>
        </w:rPr>
        <w:t>不同信息干预策略对参与者回收意愿及回收行为的影响差异</w:t>
      </w:r>
    </w:p>
    <w:p w14:paraId="0F3EBDC5" w14:textId="77777777" w:rsidR="00713B2B" w:rsidRDefault="00D04354">
      <w:pPr>
        <w:pStyle w:val="11"/>
      </w:pPr>
      <w:r>
        <w:rPr>
          <w:rFonts w:hint="eastAsia"/>
        </w:rPr>
        <w:t>为了探讨信息干预策略中频率和语言强度对参与者回收意愿及回收行为的影响，首先采用独立样本</w:t>
      </w:r>
      <w:r>
        <w:rPr>
          <w:rFonts w:hint="eastAsia"/>
        </w:rPr>
        <w:t>t</w:t>
      </w:r>
      <w:r>
        <w:rPr>
          <w:rFonts w:hint="eastAsia"/>
        </w:rPr>
        <w:t>检验分别分析低频率与高频率，以及非坚定主张与坚定主张的均值差异（表</w:t>
      </w:r>
      <w:r>
        <w:rPr>
          <w:rFonts w:hint="eastAsia"/>
        </w:rPr>
        <w:t>4</w:t>
      </w:r>
      <w:r>
        <w:t>-6</w:t>
      </w:r>
      <w:r>
        <w:rPr>
          <w:rFonts w:hint="eastAsia"/>
        </w:rPr>
        <w:t>）。</w:t>
      </w:r>
    </w:p>
    <w:p w14:paraId="7502D54D" w14:textId="77777777" w:rsidR="00713B2B" w:rsidRDefault="00D04354">
      <w:pPr>
        <w:pStyle w:val="11"/>
      </w:pPr>
      <w:r>
        <w:rPr>
          <w:rFonts w:hint="eastAsia"/>
        </w:rPr>
        <w:t>在信息推送频率方面，结果表明，高频率组的回收行为（</w:t>
      </w:r>
      <w:r>
        <w:rPr>
          <w:rFonts w:hint="eastAsia"/>
        </w:rPr>
        <w:t>M = 5.687, SD = 1.000</w:t>
      </w:r>
      <w:r>
        <w:rPr>
          <w:rFonts w:hint="eastAsia"/>
        </w:rPr>
        <w:t>）显著高于低频率组（</w:t>
      </w:r>
      <w:r>
        <w:rPr>
          <w:rFonts w:hint="eastAsia"/>
        </w:rPr>
        <w:t>M = 5.180, SD = 0.731</w:t>
      </w:r>
      <w:r>
        <w:rPr>
          <w:rFonts w:hint="eastAsia"/>
        </w:rPr>
        <w:t>），</w:t>
      </w:r>
      <w:r>
        <w:rPr>
          <w:rFonts w:hint="eastAsia"/>
        </w:rPr>
        <w:t>t(75.100) = -2.652, p = 0.010</w:t>
      </w:r>
      <w:r>
        <w:rPr>
          <w:rFonts w:hint="eastAsia"/>
        </w:rPr>
        <w:t>，表明高频率推送对回收行为的促进作用显著。然而，在回收意愿方面，低频率组（</w:t>
      </w:r>
      <w:r>
        <w:rPr>
          <w:rFonts w:hint="eastAsia"/>
        </w:rPr>
        <w:t>M = 5.476, SD = 0.813</w:t>
      </w:r>
      <w:r>
        <w:rPr>
          <w:rFonts w:hint="eastAsia"/>
        </w:rPr>
        <w:t>）与高频率组（</w:t>
      </w:r>
      <w:r>
        <w:rPr>
          <w:rFonts w:hint="eastAsia"/>
        </w:rPr>
        <w:t>M = 5.857, SD = 1.067</w:t>
      </w:r>
      <w:r>
        <w:rPr>
          <w:rFonts w:hint="eastAsia"/>
        </w:rPr>
        <w:t>）之间的差异未达显著水平，</w:t>
      </w:r>
      <w:r>
        <w:rPr>
          <w:rFonts w:hint="eastAsia"/>
        </w:rPr>
        <w:t>t(76.620) = -1.841, p = 0.070</w:t>
      </w:r>
      <w:r>
        <w:rPr>
          <w:rFonts w:hint="eastAsia"/>
        </w:rPr>
        <w:t>。</w:t>
      </w:r>
    </w:p>
    <w:p w14:paraId="08BDE7A8" w14:textId="77777777" w:rsidR="00713B2B" w:rsidRDefault="00D04354">
      <w:pPr>
        <w:pStyle w:val="11"/>
      </w:pPr>
      <w:r>
        <w:rPr>
          <w:rFonts w:hint="eastAsia"/>
        </w:rPr>
        <w:t>在信息推送语言强度方面，坚定主张组（</w:t>
      </w:r>
      <w:r>
        <w:rPr>
          <w:rFonts w:hint="eastAsia"/>
        </w:rPr>
        <w:t>M = 5.500, SD = 0.988</w:t>
      </w:r>
      <w:r>
        <w:rPr>
          <w:rFonts w:hint="eastAsia"/>
        </w:rPr>
        <w:t>）与非坚定主张组（</w:t>
      </w:r>
      <w:r>
        <w:rPr>
          <w:rFonts w:hint="eastAsia"/>
        </w:rPr>
        <w:t>M = 5.367, SD = 0.825</w:t>
      </w:r>
      <w:r>
        <w:rPr>
          <w:rFonts w:hint="eastAsia"/>
        </w:rPr>
        <w:t>）在回收行为上的差异不显著，</w:t>
      </w:r>
      <w:r>
        <w:rPr>
          <w:rFonts w:hint="eastAsia"/>
        </w:rPr>
        <w:t>t(82) = -0.668, p = 0.506</w:t>
      </w:r>
      <w:r>
        <w:rPr>
          <w:rFonts w:hint="eastAsia"/>
        </w:rPr>
        <w:t>，回收意愿同样未达显著水平（</w:t>
      </w:r>
      <w:r>
        <w:rPr>
          <w:rFonts w:hint="eastAsia"/>
        </w:rPr>
        <w:t>t(82) = 0.282, p = 0.779</w:t>
      </w:r>
      <w:r>
        <w:rPr>
          <w:rFonts w:hint="eastAsia"/>
        </w:rPr>
        <w:t>）。</w:t>
      </w:r>
    </w:p>
    <w:p w14:paraId="786CD518" w14:textId="77777777" w:rsidR="00713B2B" w:rsidRDefault="00D04354">
      <w:pPr>
        <w:pStyle w:val="11"/>
      </w:pPr>
      <w:r>
        <w:rPr>
          <w:rFonts w:hint="eastAsia"/>
        </w:rPr>
        <w:t>整体来看，高频率信息推送能够有效提升回收行为，但在回收意愿上的影响较为有限，而语言强度（坚定</w:t>
      </w:r>
      <w:r>
        <w:rPr>
          <w:rFonts w:hint="eastAsia"/>
        </w:rPr>
        <w:t xml:space="preserve"> vs. </w:t>
      </w:r>
      <w:r>
        <w:rPr>
          <w:rFonts w:hint="eastAsia"/>
        </w:rPr>
        <w:t>非坚定）在本研究中未展现出显著的影响力。</w:t>
      </w:r>
    </w:p>
    <w:p w14:paraId="0237FB59" w14:textId="77777777" w:rsidR="00713B2B" w:rsidRDefault="00D04354" w:rsidP="00363098">
      <w:pPr>
        <w:pStyle w:val="a7"/>
      </w:pPr>
      <w:bookmarkStart w:id="107" w:name="_Toc192689107"/>
      <w:commentRangeStart w:id="108"/>
      <w:r>
        <w:rPr>
          <w:rFonts w:hint="eastAsia"/>
        </w:rPr>
        <w:t>表</w:t>
      </w:r>
      <w:r>
        <w:rPr>
          <w:rFonts w:hint="eastAsia"/>
        </w:rPr>
        <w:t>4</w:t>
      </w:r>
      <w:r>
        <w:t xml:space="preserve">-6 </w:t>
      </w:r>
      <w:r>
        <w:rPr>
          <w:rFonts w:hint="eastAsia"/>
        </w:rPr>
        <w:t>不同频率与语言强度的独立样本</w:t>
      </w:r>
      <w:r>
        <w:rPr>
          <w:rFonts w:hint="eastAsia"/>
        </w:rPr>
        <w:t>t</w:t>
      </w:r>
      <w:r>
        <w:rPr>
          <w:rFonts w:hint="eastAsia"/>
        </w:rPr>
        <w:t>检验分析</w:t>
      </w:r>
      <w:bookmarkEnd w:id="107"/>
      <w:commentRangeEnd w:id="108"/>
      <w:r w:rsidR="008B57E1">
        <w:rPr>
          <w:rStyle w:val="CommentReference"/>
          <w:rFonts w:asciiTheme="minorHAnsi" w:eastAsiaTheme="minorEastAsia" w:hAnsiTheme="minorHAnsi" w:cstheme="minorBidi"/>
          <w:b w:val="0"/>
        </w:rPr>
        <w:commentReference w:id="108"/>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1276"/>
        <w:gridCol w:w="826"/>
        <w:gridCol w:w="827"/>
        <w:gridCol w:w="827"/>
        <w:gridCol w:w="827"/>
        <w:gridCol w:w="827"/>
        <w:gridCol w:w="827"/>
        <w:gridCol w:w="1610"/>
      </w:tblGrid>
      <w:tr w:rsidR="00713B2B" w14:paraId="25DA1E30" w14:textId="77777777">
        <w:trPr>
          <w:jc w:val="center"/>
        </w:trPr>
        <w:tc>
          <w:tcPr>
            <w:tcW w:w="675" w:type="dxa"/>
            <w:tcBorders>
              <w:top w:val="single" w:sz="4" w:space="0" w:color="auto"/>
              <w:bottom w:val="single" w:sz="4" w:space="0" w:color="auto"/>
            </w:tcBorders>
            <w:vAlign w:val="center"/>
          </w:tcPr>
          <w:p w14:paraId="38B2421A" w14:textId="77777777" w:rsidR="00713B2B" w:rsidRDefault="00D04354">
            <w:pPr>
              <w:jc w:val="center"/>
              <w:rPr>
                <w:rFonts w:ascii="Times New Roman" w:eastAsia="SimSun" w:hAnsi="Times New Roman"/>
              </w:rPr>
            </w:pPr>
            <w:r>
              <w:rPr>
                <w:rFonts w:ascii="Times New Roman" w:eastAsia="SimSun" w:hAnsi="Times New Roman" w:hint="eastAsia"/>
              </w:rPr>
              <w:t>变量</w:t>
            </w:r>
          </w:p>
        </w:tc>
        <w:tc>
          <w:tcPr>
            <w:tcW w:w="1276" w:type="dxa"/>
            <w:tcBorders>
              <w:top w:val="single" w:sz="4" w:space="0" w:color="auto"/>
              <w:bottom w:val="single" w:sz="4" w:space="0" w:color="auto"/>
            </w:tcBorders>
            <w:vAlign w:val="center"/>
          </w:tcPr>
          <w:p w14:paraId="299E9ED7" w14:textId="77777777" w:rsidR="00713B2B" w:rsidRDefault="00D04354">
            <w:pPr>
              <w:jc w:val="center"/>
              <w:rPr>
                <w:rFonts w:ascii="Times New Roman" w:eastAsia="SimSun" w:hAnsi="Times New Roman"/>
              </w:rPr>
            </w:pPr>
            <w:r>
              <w:rPr>
                <w:rFonts w:ascii="Times New Roman" w:eastAsia="SimSun" w:hAnsi="Times New Roman" w:hint="eastAsia"/>
              </w:rPr>
              <w:t>组别</w:t>
            </w:r>
          </w:p>
        </w:tc>
        <w:tc>
          <w:tcPr>
            <w:tcW w:w="826" w:type="dxa"/>
            <w:tcBorders>
              <w:top w:val="single" w:sz="4" w:space="0" w:color="auto"/>
              <w:bottom w:val="single" w:sz="4" w:space="0" w:color="auto"/>
            </w:tcBorders>
            <w:vAlign w:val="center"/>
          </w:tcPr>
          <w:p w14:paraId="45405BD9" w14:textId="77777777" w:rsidR="00713B2B" w:rsidRDefault="00D04354">
            <w:pPr>
              <w:jc w:val="center"/>
              <w:rPr>
                <w:rFonts w:ascii="Times New Roman" w:eastAsia="SimSun" w:hAnsi="Times New Roman"/>
              </w:rPr>
            </w:pPr>
            <w:r>
              <w:rPr>
                <w:rFonts w:ascii="Times New Roman" w:eastAsia="SimSun" w:hAnsi="Times New Roman" w:hint="eastAsia"/>
              </w:rPr>
              <w:t>N</w:t>
            </w:r>
          </w:p>
        </w:tc>
        <w:tc>
          <w:tcPr>
            <w:tcW w:w="827" w:type="dxa"/>
            <w:tcBorders>
              <w:top w:val="single" w:sz="4" w:space="0" w:color="auto"/>
              <w:bottom w:val="single" w:sz="4" w:space="0" w:color="auto"/>
            </w:tcBorders>
            <w:vAlign w:val="center"/>
          </w:tcPr>
          <w:p w14:paraId="51106115" w14:textId="77777777" w:rsidR="00713B2B" w:rsidRDefault="00D04354">
            <w:pPr>
              <w:jc w:val="center"/>
              <w:rPr>
                <w:rFonts w:ascii="Times New Roman" w:eastAsia="SimSun" w:hAnsi="Times New Roman"/>
              </w:rPr>
            </w:pPr>
            <w:r>
              <w:rPr>
                <w:rFonts w:ascii="Times New Roman" w:eastAsia="SimSun" w:hAnsi="Times New Roman" w:hint="eastAsia"/>
              </w:rPr>
              <w:t>M</w:t>
            </w:r>
          </w:p>
        </w:tc>
        <w:tc>
          <w:tcPr>
            <w:tcW w:w="827" w:type="dxa"/>
            <w:tcBorders>
              <w:top w:val="single" w:sz="4" w:space="0" w:color="auto"/>
              <w:bottom w:val="single" w:sz="4" w:space="0" w:color="auto"/>
            </w:tcBorders>
            <w:vAlign w:val="center"/>
          </w:tcPr>
          <w:p w14:paraId="7C6946E1" w14:textId="77777777" w:rsidR="00713B2B" w:rsidRDefault="00D04354">
            <w:pPr>
              <w:jc w:val="center"/>
              <w:rPr>
                <w:rFonts w:ascii="Times New Roman" w:eastAsia="SimSun" w:hAnsi="Times New Roman"/>
              </w:rPr>
            </w:pPr>
            <w:r>
              <w:rPr>
                <w:rFonts w:ascii="Times New Roman" w:eastAsia="SimSun" w:hAnsi="Times New Roman" w:hint="eastAsia"/>
              </w:rPr>
              <w:t>SD</w:t>
            </w:r>
          </w:p>
        </w:tc>
        <w:tc>
          <w:tcPr>
            <w:tcW w:w="827" w:type="dxa"/>
            <w:tcBorders>
              <w:top w:val="single" w:sz="4" w:space="0" w:color="auto"/>
              <w:bottom w:val="single" w:sz="4" w:space="0" w:color="auto"/>
            </w:tcBorders>
            <w:vAlign w:val="center"/>
          </w:tcPr>
          <w:p w14:paraId="6DD12749" w14:textId="77777777" w:rsidR="00713B2B" w:rsidRDefault="00D04354">
            <w:pPr>
              <w:jc w:val="center"/>
              <w:rPr>
                <w:rFonts w:ascii="Times New Roman" w:eastAsia="SimSun" w:hAnsi="Times New Roman"/>
              </w:rPr>
            </w:pPr>
            <w:r>
              <w:rPr>
                <w:rFonts w:ascii="Times New Roman" w:eastAsia="SimSun" w:hAnsi="Times New Roman" w:hint="eastAsia"/>
              </w:rPr>
              <w:t>t</w:t>
            </w:r>
          </w:p>
        </w:tc>
        <w:tc>
          <w:tcPr>
            <w:tcW w:w="827" w:type="dxa"/>
            <w:tcBorders>
              <w:top w:val="single" w:sz="4" w:space="0" w:color="auto"/>
              <w:bottom w:val="single" w:sz="4" w:space="0" w:color="auto"/>
            </w:tcBorders>
            <w:vAlign w:val="center"/>
          </w:tcPr>
          <w:p w14:paraId="0BDD1DF9" w14:textId="77777777" w:rsidR="00713B2B" w:rsidRDefault="00D04354">
            <w:pPr>
              <w:jc w:val="center"/>
              <w:rPr>
                <w:rFonts w:ascii="Times New Roman" w:eastAsia="SimSun" w:hAnsi="Times New Roman"/>
              </w:rPr>
            </w:pPr>
            <w:proofErr w:type="spellStart"/>
            <w:r>
              <w:rPr>
                <w:rFonts w:ascii="Times New Roman" w:eastAsia="SimSun" w:hAnsi="Times New Roman" w:hint="eastAsia"/>
              </w:rPr>
              <w:t>df</w:t>
            </w:r>
            <w:proofErr w:type="spellEnd"/>
          </w:p>
        </w:tc>
        <w:tc>
          <w:tcPr>
            <w:tcW w:w="827" w:type="dxa"/>
            <w:tcBorders>
              <w:top w:val="single" w:sz="4" w:space="0" w:color="auto"/>
              <w:bottom w:val="single" w:sz="4" w:space="0" w:color="auto"/>
            </w:tcBorders>
            <w:vAlign w:val="center"/>
          </w:tcPr>
          <w:p w14:paraId="3CD39613" w14:textId="77777777" w:rsidR="00713B2B" w:rsidRDefault="00D04354">
            <w:pPr>
              <w:jc w:val="center"/>
              <w:rPr>
                <w:rFonts w:ascii="Times New Roman" w:eastAsia="SimSun" w:hAnsi="Times New Roman"/>
              </w:rPr>
            </w:pPr>
            <w:r>
              <w:rPr>
                <w:rFonts w:ascii="Times New Roman" w:eastAsia="SimSun" w:hAnsi="Times New Roman" w:hint="eastAsia"/>
              </w:rPr>
              <w:t>p</w:t>
            </w:r>
          </w:p>
        </w:tc>
        <w:tc>
          <w:tcPr>
            <w:tcW w:w="1610" w:type="dxa"/>
            <w:tcBorders>
              <w:top w:val="single" w:sz="4" w:space="0" w:color="auto"/>
              <w:bottom w:val="single" w:sz="4" w:space="0" w:color="auto"/>
            </w:tcBorders>
            <w:vAlign w:val="center"/>
          </w:tcPr>
          <w:p w14:paraId="1C312EB9" w14:textId="77777777" w:rsidR="00713B2B" w:rsidRDefault="00D04354">
            <w:pPr>
              <w:jc w:val="center"/>
              <w:rPr>
                <w:rFonts w:ascii="Times New Roman" w:eastAsia="SimSun" w:hAnsi="Times New Roman"/>
              </w:rPr>
            </w:pPr>
            <w:r>
              <w:rPr>
                <w:rFonts w:ascii="Times New Roman" w:eastAsia="SimSun" w:hAnsi="Times New Roman" w:hint="eastAsia"/>
              </w:rPr>
              <w:t xml:space="preserve">95% </w:t>
            </w:r>
            <w:r>
              <w:rPr>
                <w:rFonts w:ascii="Times New Roman" w:eastAsia="SimSun" w:hAnsi="Times New Roman" w:hint="eastAsia"/>
              </w:rPr>
              <w:t>置信区间</w:t>
            </w:r>
          </w:p>
        </w:tc>
      </w:tr>
      <w:tr w:rsidR="00713B2B" w14:paraId="6CCC10E2" w14:textId="77777777">
        <w:trPr>
          <w:jc w:val="center"/>
        </w:trPr>
        <w:tc>
          <w:tcPr>
            <w:tcW w:w="675" w:type="dxa"/>
            <w:vMerge w:val="restart"/>
            <w:tcBorders>
              <w:top w:val="single" w:sz="4" w:space="0" w:color="auto"/>
            </w:tcBorders>
            <w:vAlign w:val="center"/>
          </w:tcPr>
          <w:p w14:paraId="3BC4ED02" w14:textId="77777777" w:rsidR="00713B2B" w:rsidRDefault="00D04354">
            <w:pPr>
              <w:jc w:val="center"/>
              <w:rPr>
                <w:rFonts w:ascii="Times New Roman" w:eastAsia="SimSun" w:hAnsi="Times New Roman"/>
              </w:rPr>
            </w:pPr>
            <w:r>
              <w:rPr>
                <w:rFonts w:ascii="Times New Roman" w:eastAsia="SimSun" w:hAnsi="Times New Roman" w:hint="eastAsia"/>
              </w:rPr>
              <w:t>回收</w:t>
            </w:r>
          </w:p>
          <w:p w14:paraId="0CC529D7" w14:textId="77777777" w:rsidR="00713B2B" w:rsidRDefault="00D04354">
            <w:pPr>
              <w:jc w:val="center"/>
              <w:rPr>
                <w:rFonts w:ascii="Times New Roman" w:eastAsia="SimSun" w:hAnsi="Times New Roman"/>
              </w:rPr>
            </w:pPr>
            <w:r>
              <w:rPr>
                <w:rFonts w:ascii="Times New Roman" w:eastAsia="SimSun" w:hAnsi="Times New Roman" w:hint="eastAsia"/>
              </w:rPr>
              <w:t>意愿</w:t>
            </w:r>
          </w:p>
        </w:tc>
        <w:tc>
          <w:tcPr>
            <w:tcW w:w="1276" w:type="dxa"/>
            <w:tcBorders>
              <w:top w:val="single" w:sz="4" w:space="0" w:color="auto"/>
            </w:tcBorders>
            <w:vAlign w:val="center"/>
          </w:tcPr>
          <w:p w14:paraId="02E2D4DB" w14:textId="77777777" w:rsidR="00713B2B" w:rsidRDefault="00D04354">
            <w:pPr>
              <w:jc w:val="center"/>
              <w:rPr>
                <w:rFonts w:ascii="Times New Roman" w:eastAsia="SimSun" w:hAnsi="Times New Roman"/>
              </w:rPr>
            </w:pPr>
            <w:r>
              <w:rPr>
                <w:rFonts w:ascii="Times New Roman" w:eastAsia="SimSun" w:hAnsi="Times New Roman" w:hint="eastAsia"/>
              </w:rPr>
              <w:t>低频率</w:t>
            </w:r>
          </w:p>
        </w:tc>
        <w:tc>
          <w:tcPr>
            <w:tcW w:w="826" w:type="dxa"/>
            <w:tcBorders>
              <w:top w:val="single" w:sz="4" w:space="0" w:color="auto"/>
            </w:tcBorders>
            <w:vAlign w:val="center"/>
          </w:tcPr>
          <w:p w14:paraId="530C8E6E" w14:textId="77777777" w:rsidR="00713B2B" w:rsidRDefault="00D04354">
            <w:pPr>
              <w:jc w:val="center"/>
              <w:rPr>
                <w:rFonts w:ascii="Times New Roman" w:eastAsia="SimSun" w:hAnsi="Times New Roman"/>
              </w:rPr>
            </w:pPr>
            <w:r>
              <w:rPr>
                <w:rFonts w:ascii="Times New Roman" w:eastAsia="SimSun" w:hAnsi="Times New Roman" w:hint="eastAsia"/>
              </w:rPr>
              <w:t>42</w:t>
            </w:r>
          </w:p>
        </w:tc>
        <w:tc>
          <w:tcPr>
            <w:tcW w:w="827" w:type="dxa"/>
            <w:tcBorders>
              <w:top w:val="single" w:sz="4" w:space="0" w:color="auto"/>
            </w:tcBorders>
            <w:vAlign w:val="center"/>
          </w:tcPr>
          <w:p w14:paraId="23C0E6A2" w14:textId="77777777" w:rsidR="00713B2B" w:rsidRDefault="00D04354">
            <w:pPr>
              <w:jc w:val="center"/>
              <w:rPr>
                <w:rFonts w:ascii="Times New Roman" w:eastAsia="SimSun" w:hAnsi="Times New Roman"/>
              </w:rPr>
            </w:pPr>
            <w:r>
              <w:rPr>
                <w:rFonts w:ascii="Times New Roman" w:eastAsia="SimSun" w:hAnsi="Times New Roman" w:hint="eastAsia"/>
              </w:rPr>
              <w:t>5.476</w:t>
            </w:r>
          </w:p>
        </w:tc>
        <w:tc>
          <w:tcPr>
            <w:tcW w:w="827" w:type="dxa"/>
            <w:tcBorders>
              <w:top w:val="single" w:sz="4" w:space="0" w:color="auto"/>
            </w:tcBorders>
            <w:vAlign w:val="center"/>
          </w:tcPr>
          <w:p w14:paraId="3A5CA912" w14:textId="77777777" w:rsidR="00713B2B" w:rsidRDefault="00D04354">
            <w:pPr>
              <w:jc w:val="center"/>
              <w:rPr>
                <w:rFonts w:ascii="Times New Roman" w:eastAsia="SimSun" w:hAnsi="Times New Roman"/>
              </w:rPr>
            </w:pPr>
            <w:r>
              <w:rPr>
                <w:rFonts w:ascii="Times New Roman" w:eastAsia="SimSun" w:hAnsi="Times New Roman" w:hint="eastAsia"/>
              </w:rPr>
              <w:t>0.813</w:t>
            </w:r>
          </w:p>
        </w:tc>
        <w:tc>
          <w:tcPr>
            <w:tcW w:w="827" w:type="dxa"/>
            <w:tcBorders>
              <w:top w:val="single" w:sz="4" w:space="0" w:color="auto"/>
            </w:tcBorders>
            <w:vAlign w:val="center"/>
          </w:tcPr>
          <w:p w14:paraId="0FCEF7AD" w14:textId="77777777" w:rsidR="00713B2B" w:rsidRDefault="00D04354">
            <w:pPr>
              <w:jc w:val="center"/>
              <w:rPr>
                <w:rFonts w:ascii="Times New Roman" w:eastAsia="SimSun" w:hAnsi="Times New Roman"/>
              </w:rPr>
            </w:pPr>
            <w:r>
              <w:rPr>
                <w:rFonts w:ascii="Times New Roman" w:eastAsia="SimSun" w:hAnsi="Times New Roman" w:hint="eastAsia"/>
              </w:rPr>
              <w:t>-1.841</w:t>
            </w:r>
          </w:p>
        </w:tc>
        <w:tc>
          <w:tcPr>
            <w:tcW w:w="827" w:type="dxa"/>
            <w:tcBorders>
              <w:top w:val="single" w:sz="4" w:space="0" w:color="auto"/>
            </w:tcBorders>
            <w:vAlign w:val="center"/>
          </w:tcPr>
          <w:p w14:paraId="12005D0D" w14:textId="77777777" w:rsidR="00713B2B" w:rsidRDefault="00D04354">
            <w:pPr>
              <w:jc w:val="center"/>
              <w:rPr>
                <w:rFonts w:ascii="Times New Roman" w:eastAsia="SimSun" w:hAnsi="Times New Roman"/>
              </w:rPr>
            </w:pPr>
            <w:r>
              <w:rPr>
                <w:rFonts w:ascii="Times New Roman" w:eastAsia="SimSun" w:hAnsi="Times New Roman" w:hint="eastAsia"/>
              </w:rPr>
              <w:t>76.620</w:t>
            </w:r>
          </w:p>
        </w:tc>
        <w:tc>
          <w:tcPr>
            <w:tcW w:w="827" w:type="dxa"/>
            <w:tcBorders>
              <w:top w:val="single" w:sz="4" w:space="0" w:color="auto"/>
            </w:tcBorders>
            <w:vAlign w:val="center"/>
          </w:tcPr>
          <w:p w14:paraId="32FE6DDA" w14:textId="77777777" w:rsidR="00713B2B" w:rsidRDefault="00D04354">
            <w:pPr>
              <w:jc w:val="center"/>
              <w:rPr>
                <w:rFonts w:ascii="Times New Roman" w:eastAsia="SimSun" w:hAnsi="Times New Roman"/>
              </w:rPr>
            </w:pPr>
            <w:r>
              <w:rPr>
                <w:rFonts w:ascii="Times New Roman" w:eastAsia="SimSun" w:hAnsi="Times New Roman" w:hint="eastAsia"/>
              </w:rPr>
              <w:t>0.070</w:t>
            </w:r>
          </w:p>
        </w:tc>
        <w:tc>
          <w:tcPr>
            <w:tcW w:w="1610" w:type="dxa"/>
            <w:tcBorders>
              <w:top w:val="single" w:sz="4" w:space="0" w:color="auto"/>
            </w:tcBorders>
            <w:vAlign w:val="center"/>
          </w:tcPr>
          <w:p w14:paraId="65C90B86" w14:textId="77777777" w:rsidR="00713B2B" w:rsidRDefault="00D04354">
            <w:pPr>
              <w:jc w:val="center"/>
              <w:rPr>
                <w:rFonts w:ascii="Times New Roman" w:eastAsia="SimSun" w:hAnsi="Times New Roman"/>
              </w:rPr>
            </w:pPr>
            <w:r>
              <w:rPr>
                <w:rFonts w:ascii="Times New Roman" w:eastAsia="SimSun" w:hAnsi="Times New Roman" w:hint="eastAsia"/>
              </w:rPr>
              <w:t>[-0.792, 0.031]</w:t>
            </w:r>
          </w:p>
        </w:tc>
      </w:tr>
      <w:tr w:rsidR="00713B2B" w14:paraId="76CD47E6" w14:textId="77777777">
        <w:trPr>
          <w:jc w:val="center"/>
        </w:trPr>
        <w:tc>
          <w:tcPr>
            <w:tcW w:w="675" w:type="dxa"/>
            <w:vMerge/>
            <w:vAlign w:val="center"/>
          </w:tcPr>
          <w:p w14:paraId="6BB09BF2" w14:textId="77777777" w:rsidR="00713B2B" w:rsidRDefault="00713B2B">
            <w:pPr>
              <w:jc w:val="center"/>
              <w:rPr>
                <w:rFonts w:ascii="Times New Roman" w:eastAsia="SimSun" w:hAnsi="Times New Roman"/>
              </w:rPr>
            </w:pPr>
          </w:p>
        </w:tc>
        <w:tc>
          <w:tcPr>
            <w:tcW w:w="1276" w:type="dxa"/>
            <w:vAlign w:val="center"/>
          </w:tcPr>
          <w:p w14:paraId="715B77D7" w14:textId="77777777" w:rsidR="00713B2B" w:rsidRDefault="00D04354">
            <w:pPr>
              <w:jc w:val="center"/>
              <w:rPr>
                <w:rFonts w:ascii="Times New Roman" w:eastAsia="SimSun" w:hAnsi="Times New Roman"/>
              </w:rPr>
            </w:pPr>
            <w:r>
              <w:rPr>
                <w:rFonts w:ascii="Times New Roman" w:eastAsia="SimSun" w:hAnsi="Times New Roman" w:hint="eastAsia"/>
              </w:rPr>
              <w:t>高频率</w:t>
            </w:r>
          </w:p>
        </w:tc>
        <w:tc>
          <w:tcPr>
            <w:tcW w:w="826" w:type="dxa"/>
            <w:vAlign w:val="center"/>
          </w:tcPr>
          <w:p w14:paraId="5D1166B8" w14:textId="77777777" w:rsidR="00713B2B" w:rsidRDefault="00D04354">
            <w:pPr>
              <w:jc w:val="center"/>
              <w:rPr>
                <w:rFonts w:ascii="Times New Roman" w:eastAsia="SimSun" w:hAnsi="Times New Roman"/>
              </w:rPr>
            </w:pPr>
            <w:r>
              <w:rPr>
                <w:rFonts w:ascii="Times New Roman" w:eastAsia="SimSun" w:hAnsi="Times New Roman" w:hint="eastAsia"/>
              </w:rPr>
              <w:t>42</w:t>
            </w:r>
          </w:p>
        </w:tc>
        <w:tc>
          <w:tcPr>
            <w:tcW w:w="827" w:type="dxa"/>
            <w:vAlign w:val="center"/>
          </w:tcPr>
          <w:p w14:paraId="7F9E852B" w14:textId="77777777" w:rsidR="00713B2B" w:rsidRDefault="00D04354">
            <w:pPr>
              <w:jc w:val="center"/>
              <w:rPr>
                <w:rFonts w:ascii="Times New Roman" w:eastAsia="SimSun" w:hAnsi="Times New Roman"/>
              </w:rPr>
            </w:pPr>
            <w:r>
              <w:rPr>
                <w:rFonts w:ascii="Times New Roman" w:eastAsia="SimSun" w:hAnsi="Times New Roman" w:hint="eastAsia"/>
              </w:rPr>
              <w:t>5.857</w:t>
            </w:r>
          </w:p>
        </w:tc>
        <w:tc>
          <w:tcPr>
            <w:tcW w:w="827" w:type="dxa"/>
            <w:vAlign w:val="center"/>
          </w:tcPr>
          <w:p w14:paraId="7F67CB23" w14:textId="77777777" w:rsidR="00713B2B" w:rsidRDefault="00D04354">
            <w:pPr>
              <w:jc w:val="center"/>
              <w:rPr>
                <w:rFonts w:ascii="Times New Roman" w:eastAsia="SimSun" w:hAnsi="Times New Roman"/>
              </w:rPr>
            </w:pPr>
            <w:r>
              <w:rPr>
                <w:rFonts w:ascii="Times New Roman" w:eastAsia="SimSun" w:hAnsi="Times New Roman" w:hint="eastAsia"/>
              </w:rPr>
              <w:t>1.067</w:t>
            </w:r>
          </w:p>
        </w:tc>
        <w:tc>
          <w:tcPr>
            <w:tcW w:w="827" w:type="dxa"/>
            <w:vAlign w:val="center"/>
          </w:tcPr>
          <w:p w14:paraId="4BE8FC1E" w14:textId="77777777" w:rsidR="00713B2B" w:rsidRDefault="00713B2B">
            <w:pPr>
              <w:jc w:val="center"/>
              <w:rPr>
                <w:rFonts w:ascii="Times New Roman" w:eastAsia="SimSun" w:hAnsi="Times New Roman"/>
              </w:rPr>
            </w:pPr>
          </w:p>
        </w:tc>
        <w:tc>
          <w:tcPr>
            <w:tcW w:w="827" w:type="dxa"/>
            <w:vAlign w:val="center"/>
          </w:tcPr>
          <w:p w14:paraId="441CF539" w14:textId="77777777" w:rsidR="00713B2B" w:rsidRDefault="00713B2B">
            <w:pPr>
              <w:jc w:val="center"/>
              <w:rPr>
                <w:rFonts w:ascii="Times New Roman" w:eastAsia="SimSun" w:hAnsi="Times New Roman"/>
              </w:rPr>
            </w:pPr>
          </w:p>
        </w:tc>
        <w:tc>
          <w:tcPr>
            <w:tcW w:w="827" w:type="dxa"/>
            <w:vAlign w:val="center"/>
          </w:tcPr>
          <w:p w14:paraId="25F85BE2" w14:textId="77777777" w:rsidR="00713B2B" w:rsidRDefault="00713B2B">
            <w:pPr>
              <w:jc w:val="center"/>
              <w:rPr>
                <w:rFonts w:ascii="Times New Roman" w:eastAsia="SimSun" w:hAnsi="Times New Roman"/>
              </w:rPr>
            </w:pPr>
          </w:p>
        </w:tc>
        <w:tc>
          <w:tcPr>
            <w:tcW w:w="1610" w:type="dxa"/>
            <w:vAlign w:val="center"/>
          </w:tcPr>
          <w:p w14:paraId="43E9AE37" w14:textId="77777777" w:rsidR="00713B2B" w:rsidRDefault="00713B2B">
            <w:pPr>
              <w:jc w:val="center"/>
              <w:rPr>
                <w:rFonts w:ascii="Times New Roman" w:eastAsia="SimSun" w:hAnsi="Times New Roman"/>
              </w:rPr>
            </w:pPr>
          </w:p>
        </w:tc>
      </w:tr>
      <w:tr w:rsidR="00713B2B" w14:paraId="3200438E" w14:textId="77777777">
        <w:trPr>
          <w:jc w:val="center"/>
        </w:trPr>
        <w:tc>
          <w:tcPr>
            <w:tcW w:w="675" w:type="dxa"/>
            <w:vMerge/>
            <w:vAlign w:val="center"/>
          </w:tcPr>
          <w:p w14:paraId="3C4C2D2E" w14:textId="77777777" w:rsidR="00713B2B" w:rsidRDefault="00713B2B">
            <w:pPr>
              <w:jc w:val="center"/>
              <w:rPr>
                <w:rFonts w:ascii="Times New Roman" w:eastAsia="SimSun" w:hAnsi="Times New Roman"/>
              </w:rPr>
            </w:pPr>
          </w:p>
        </w:tc>
        <w:tc>
          <w:tcPr>
            <w:tcW w:w="1276" w:type="dxa"/>
            <w:vAlign w:val="center"/>
          </w:tcPr>
          <w:p w14:paraId="516E0378" w14:textId="77777777" w:rsidR="00713B2B" w:rsidRDefault="00D04354">
            <w:pPr>
              <w:jc w:val="center"/>
              <w:rPr>
                <w:rFonts w:ascii="Times New Roman" w:eastAsia="SimSun" w:hAnsi="Times New Roman"/>
              </w:rPr>
            </w:pPr>
            <w:r>
              <w:rPr>
                <w:rFonts w:ascii="Times New Roman" w:eastAsia="SimSun" w:hAnsi="Times New Roman" w:hint="eastAsia"/>
              </w:rPr>
              <w:t>非坚定主张</w:t>
            </w:r>
          </w:p>
        </w:tc>
        <w:tc>
          <w:tcPr>
            <w:tcW w:w="826" w:type="dxa"/>
            <w:vAlign w:val="center"/>
          </w:tcPr>
          <w:p w14:paraId="0487F08F" w14:textId="77777777" w:rsidR="00713B2B" w:rsidRDefault="00D04354">
            <w:pPr>
              <w:jc w:val="center"/>
              <w:rPr>
                <w:rFonts w:ascii="Times New Roman" w:eastAsia="SimSun" w:hAnsi="Times New Roman"/>
              </w:rPr>
            </w:pPr>
            <w:r>
              <w:rPr>
                <w:rFonts w:ascii="Times New Roman" w:eastAsia="SimSun" w:hAnsi="Times New Roman" w:hint="eastAsia"/>
              </w:rPr>
              <w:t>42</w:t>
            </w:r>
          </w:p>
        </w:tc>
        <w:tc>
          <w:tcPr>
            <w:tcW w:w="827" w:type="dxa"/>
            <w:vAlign w:val="center"/>
          </w:tcPr>
          <w:p w14:paraId="6E2448E1" w14:textId="77777777" w:rsidR="00713B2B" w:rsidRDefault="00D04354">
            <w:pPr>
              <w:jc w:val="center"/>
              <w:rPr>
                <w:rFonts w:ascii="Times New Roman" w:eastAsia="SimSun" w:hAnsi="Times New Roman"/>
              </w:rPr>
            </w:pPr>
            <w:r>
              <w:rPr>
                <w:rFonts w:ascii="Times New Roman" w:eastAsia="SimSun" w:hAnsi="Times New Roman" w:hint="eastAsia"/>
              </w:rPr>
              <w:t>5.696</w:t>
            </w:r>
          </w:p>
        </w:tc>
        <w:tc>
          <w:tcPr>
            <w:tcW w:w="827" w:type="dxa"/>
            <w:vAlign w:val="center"/>
          </w:tcPr>
          <w:p w14:paraId="010CE304" w14:textId="77777777" w:rsidR="00713B2B" w:rsidRDefault="00D04354">
            <w:pPr>
              <w:jc w:val="center"/>
              <w:rPr>
                <w:rFonts w:ascii="Times New Roman" w:eastAsia="SimSun" w:hAnsi="Times New Roman"/>
              </w:rPr>
            </w:pPr>
            <w:r>
              <w:rPr>
                <w:rFonts w:ascii="Times New Roman" w:eastAsia="SimSun" w:hAnsi="Times New Roman" w:hint="eastAsia"/>
              </w:rPr>
              <w:t>0.849</w:t>
            </w:r>
          </w:p>
        </w:tc>
        <w:tc>
          <w:tcPr>
            <w:tcW w:w="827" w:type="dxa"/>
            <w:vAlign w:val="center"/>
          </w:tcPr>
          <w:p w14:paraId="666DCCEB" w14:textId="77777777" w:rsidR="00713B2B" w:rsidRDefault="00D04354">
            <w:pPr>
              <w:jc w:val="center"/>
              <w:rPr>
                <w:rFonts w:ascii="Times New Roman" w:eastAsia="SimSun" w:hAnsi="Times New Roman"/>
              </w:rPr>
            </w:pPr>
            <w:r>
              <w:rPr>
                <w:rFonts w:ascii="Times New Roman" w:eastAsia="SimSun" w:hAnsi="Times New Roman" w:hint="eastAsia"/>
              </w:rPr>
              <w:t>0.282</w:t>
            </w:r>
          </w:p>
        </w:tc>
        <w:tc>
          <w:tcPr>
            <w:tcW w:w="827" w:type="dxa"/>
            <w:vAlign w:val="center"/>
          </w:tcPr>
          <w:p w14:paraId="1D5B439E" w14:textId="77777777" w:rsidR="00713B2B" w:rsidRDefault="00D04354">
            <w:pPr>
              <w:jc w:val="center"/>
              <w:rPr>
                <w:rFonts w:ascii="Times New Roman" w:eastAsia="SimSun" w:hAnsi="Times New Roman"/>
              </w:rPr>
            </w:pPr>
            <w:r>
              <w:rPr>
                <w:rFonts w:ascii="Times New Roman" w:eastAsia="SimSun" w:hAnsi="Times New Roman" w:hint="eastAsia"/>
              </w:rPr>
              <w:t>82</w:t>
            </w:r>
          </w:p>
        </w:tc>
        <w:tc>
          <w:tcPr>
            <w:tcW w:w="827" w:type="dxa"/>
            <w:vAlign w:val="center"/>
          </w:tcPr>
          <w:p w14:paraId="513DC715" w14:textId="77777777" w:rsidR="00713B2B" w:rsidRDefault="00D04354">
            <w:pPr>
              <w:jc w:val="center"/>
              <w:rPr>
                <w:rFonts w:ascii="Times New Roman" w:eastAsia="SimSun" w:hAnsi="Times New Roman"/>
              </w:rPr>
            </w:pPr>
            <w:r>
              <w:rPr>
                <w:rFonts w:ascii="Times New Roman" w:eastAsia="SimSun" w:hAnsi="Times New Roman" w:hint="eastAsia"/>
              </w:rPr>
              <w:t>0.779</w:t>
            </w:r>
          </w:p>
        </w:tc>
        <w:tc>
          <w:tcPr>
            <w:tcW w:w="1610" w:type="dxa"/>
            <w:vAlign w:val="center"/>
          </w:tcPr>
          <w:p w14:paraId="4A0B63CB" w14:textId="77777777" w:rsidR="00713B2B" w:rsidRDefault="00D04354">
            <w:pPr>
              <w:jc w:val="center"/>
              <w:rPr>
                <w:rFonts w:ascii="Times New Roman" w:eastAsia="SimSun" w:hAnsi="Times New Roman"/>
              </w:rPr>
            </w:pPr>
            <w:r>
              <w:rPr>
                <w:rFonts w:ascii="Times New Roman" w:eastAsia="SimSun" w:hAnsi="Times New Roman" w:hint="eastAsia"/>
              </w:rPr>
              <w:t>[-0.373, 0.493]</w:t>
            </w:r>
          </w:p>
        </w:tc>
      </w:tr>
      <w:tr w:rsidR="00713B2B" w14:paraId="040A9C17" w14:textId="77777777">
        <w:trPr>
          <w:jc w:val="center"/>
        </w:trPr>
        <w:tc>
          <w:tcPr>
            <w:tcW w:w="675" w:type="dxa"/>
            <w:vMerge/>
            <w:vAlign w:val="center"/>
          </w:tcPr>
          <w:p w14:paraId="4F2C6C23" w14:textId="77777777" w:rsidR="00713B2B" w:rsidRDefault="00713B2B">
            <w:pPr>
              <w:jc w:val="center"/>
              <w:rPr>
                <w:rFonts w:ascii="Times New Roman" w:eastAsia="SimSun" w:hAnsi="Times New Roman"/>
              </w:rPr>
            </w:pPr>
          </w:p>
        </w:tc>
        <w:tc>
          <w:tcPr>
            <w:tcW w:w="1276" w:type="dxa"/>
            <w:vAlign w:val="center"/>
          </w:tcPr>
          <w:p w14:paraId="763D547A" w14:textId="77777777" w:rsidR="00713B2B" w:rsidRDefault="00D04354">
            <w:pPr>
              <w:jc w:val="center"/>
              <w:rPr>
                <w:rFonts w:ascii="Times New Roman" w:eastAsia="SimSun" w:hAnsi="Times New Roman"/>
              </w:rPr>
            </w:pPr>
            <w:r>
              <w:rPr>
                <w:rFonts w:ascii="Times New Roman" w:eastAsia="SimSun" w:hAnsi="Times New Roman" w:hint="eastAsia"/>
              </w:rPr>
              <w:t>坚定主张</w:t>
            </w:r>
          </w:p>
        </w:tc>
        <w:tc>
          <w:tcPr>
            <w:tcW w:w="826" w:type="dxa"/>
            <w:vAlign w:val="center"/>
          </w:tcPr>
          <w:p w14:paraId="29DEBD64" w14:textId="77777777" w:rsidR="00713B2B" w:rsidRDefault="00D04354">
            <w:pPr>
              <w:jc w:val="center"/>
              <w:rPr>
                <w:rFonts w:ascii="Times New Roman" w:eastAsia="SimSun" w:hAnsi="Times New Roman"/>
              </w:rPr>
            </w:pPr>
            <w:r>
              <w:rPr>
                <w:rFonts w:ascii="Times New Roman" w:eastAsia="SimSun" w:hAnsi="Times New Roman" w:hint="eastAsia"/>
              </w:rPr>
              <w:t>42</w:t>
            </w:r>
          </w:p>
        </w:tc>
        <w:tc>
          <w:tcPr>
            <w:tcW w:w="827" w:type="dxa"/>
            <w:vAlign w:val="center"/>
          </w:tcPr>
          <w:p w14:paraId="61145C8C" w14:textId="77777777" w:rsidR="00713B2B" w:rsidRDefault="00D04354">
            <w:pPr>
              <w:jc w:val="center"/>
              <w:rPr>
                <w:rFonts w:ascii="Times New Roman" w:eastAsia="SimSun" w:hAnsi="Times New Roman"/>
              </w:rPr>
            </w:pPr>
            <w:r>
              <w:rPr>
                <w:rFonts w:ascii="Times New Roman" w:eastAsia="SimSun" w:hAnsi="Times New Roman" w:hint="eastAsia"/>
              </w:rPr>
              <w:t>5.637</w:t>
            </w:r>
          </w:p>
        </w:tc>
        <w:tc>
          <w:tcPr>
            <w:tcW w:w="827" w:type="dxa"/>
            <w:vAlign w:val="center"/>
          </w:tcPr>
          <w:p w14:paraId="652F620A" w14:textId="77777777" w:rsidR="00713B2B" w:rsidRDefault="00D04354">
            <w:pPr>
              <w:jc w:val="center"/>
              <w:rPr>
                <w:rFonts w:ascii="Times New Roman" w:eastAsia="SimSun" w:hAnsi="Times New Roman"/>
              </w:rPr>
            </w:pPr>
            <w:r>
              <w:rPr>
                <w:rFonts w:ascii="Times New Roman" w:eastAsia="SimSun" w:hAnsi="Times New Roman" w:hint="eastAsia"/>
              </w:rPr>
              <w:t>1.072</w:t>
            </w:r>
          </w:p>
        </w:tc>
        <w:tc>
          <w:tcPr>
            <w:tcW w:w="827" w:type="dxa"/>
            <w:vAlign w:val="center"/>
          </w:tcPr>
          <w:p w14:paraId="65D10B26" w14:textId="77777777" w:rsidR="00713B2B" w:rsidRDefault="00713B2B">
            <w:pPr>
              <w:jc w:val="center"/>
              <w:rPr>
                <w:rFonts w:ascii="Times New Roman" w:eastAsia="SimSun" w:hAnsi="Times New Roman"/>
              </w:rPr>
            </w:pPr>
          </w:p>
        </w:tc>
        <w:tc>
          <w:tcPr>
            <w:tcW w:w="827" w:type="dxa"/>
            <w:vAlign w:val="center"/>
          </w:tcPr>
          <w:p w14:paraId="1FA591C4" w14:textId="77777777" w:rsidR="00713B2B" w:rsidRDefault="00713B2B">
            <w:pPr>
              <w:jc w:val="center"/>
              <w:rPr>
                <w:rFonts w:ascii="Times New Roman" w:eastAsia="SimSun" w:hAnsi="Times New Roman"/>
              </w:rPr>
            </w:pPr>
          </w:p>
        </w:tc>
        <w:tc>
          <w:tcPr>
            <w:tcW w:w="827" w:type="dxa"/>
            <w:vAlign w:val="center"/>
          </w:tcPr>
          <w:p w14:paraId="2DD5C154" w14:textId="77777777" w:rsidR="00713B2B" w:rsidRDefault="00713B2B">
            <w:pPr>
              <w:jc w:val="center"/>
              <w:rPr>
                <w:rFonts w:ascii="Times New Roman" w:eastAsia="SimSun" w:hAnsi="Times New Roman"/>
              </w:rPr>
            </w:pPr>
          </w:p>
        </w:tc>
        <w:tc>
          <w:tcPr>
            <w:tcW w:w="1610" w:type="dxa"/>
            <w:vAlign w:val="center"/>
          </w:tcPr>
          <w:p w14:paraId="7C668509" w14:textId="77777777" w:rsidR="00713B2B" w:rsidRDefault="00713B2B">
            <w:pPr>
              <w:jc w:val="center"/>
              <w:rPr>
                <w:rFonts w:ascii="Times New Roman" w:eastAsia="SimSun" w:hAnsi="Times New Roman"/>
              </w:rPr>
            </w:pPr>
          </w:p>
        </w:tc>
      </w:tr>
      <w:tr w:rsidR="00713B2B" w14:paraId="742D3DED" w14:textId="77777777">
        <w:trPr>
          <w:jc w:val="center"/>
        </w:trPr>
        <w:tc>
          <w:tcPr>
            <w:tcW w:w="675" w:type="dxa"/>
            <w:vMerge w:val="restart"/>
            <w:vAlign w:val="center"/>
          </w:tcPr>
          <w:p w14:paraId="2612CE89" w14:textId="77777777" w:rsidR="00713B2B" w:rsidRDefault="00D04354">
            <w:pPr>
              <w:jc w:val="center"/>
              <w:rPr>
                <w:rFonts w:ascii="Times New Roman" w:eastAsia="SimSun" w:hAnsi="Times New Roman"/>
              </w:rPr>
            </w:pPr>
            <w:r>
              <w:rPr>
                <w:rFonts w:ascii="Times New Roman" w:eastAsia="SimSun" w:hAnsi="Times New Roman" w:hint="eastAsia"/>
              </w:rPr>
              <w:t>回收</w:t>
            </w:r>
          </w:p>
          <w:p w14:paraId="3A8A2FBE" w14:textId="77777777" w:rsidR="00713B2B" w:rsidRDefault="00D04354">
            <w:pPr>
              <w:jc w:val="center"/>
              <w:rPr>
                <w:rFonts w:ascii="Times New Roman" w:eastAsia="SimSun" w:hAnsi="Times New Roman"/>
              </w:rPr>
            </w:pPr>
            <w:r>
              <w:rPr>
                <w:rFonts w:ascii="Times New Roman" w:eastAsia="SimSun" w:hAnsi="Times New Roman" w:hint="eastAsia"/>
              </w:rPr>
              <w:t>行为</w:t>
            </w:r>
          </w:p>
        </w:tc>
        <w:tc>
          <w:tcPr>
            <w:tcW w:w="1276" w:type="dxa"/>
            <w:vAlign w:val="center"/>
          </w:tcPr>
          <w:p w14:paraId="62565AEC" w14:textId="77777777" w:rsidR="00713B2B" w:rsidRDefault="00D04354">
            <w:pPr>
              <w:jc w:val="center"/>
              <w:rPr>
                <w:rFonts w:ascii="Times New Roman" w:eastAsia="SimSun" w:hAnsi="Times New Roman"/>
              </w:rPr>
            </w:pPr>
            <w:r>
              <w:rPr>
                <w:rFonts w:ascii="Times New Roman" w:eastAsia="SimSun" w:hAnsi="Times New Roman" w:hint="eastAsia"/>
              </w:rPr>
              <w:t>低频率</w:t>
            </w:r>
          </w:p>
        </w:tc>
        <w:tc>
          <w:tcPr>
            <w:tcW w:w="826" w:type="dxa"/>
            <w:vAlign w:val="center"/>
          </w:tcPr>
          <w:p w14:paraId="25EAF3D7" w14:textId="77777777" w:rsidR="00713B2B" w:rsidRDefault="00D04354">
            <w:pPr>
              <w:jc w:val="center"/>
              <w:rPr>
                <w:rFonts w:ascii="Times New Roman" w:eastAsia="SimSun" w:hAnsi="Times New Roman"/>
              </w:rPr>
            </w:pPr>
            <w:r>
              <w:rPr>
                <w:rFonts w:ascii="Times New Roman" w:eastAsia="SimSun" w:hAnsi="Times New Roman" w:hint="eastAsia"/>
              </w:rPr>
              <w:t>42</w:t>
            </w:r>
          </w:p>
        </w:tc>
        <w:tc>
          <w:tcPr>
            <w:tcW w:w="827" w:type="dxa"/>
            <w:vAlign w:val="center"/>
          </w:tcPr>
          <w:p w14:paraId="41994C5B" w14:textId="77777777" w:rsidR="00713B2B" w:rsidRDefault="00D04354">
            <w:pPr>
              <w:jc w:val="center"/>
              <w:rPr>
                <w:rFonts w:ascii="Times New Roman" w:eastAsia="SimSun" w:hAnsi="Times New Roman"/>
              </w:rPr>
            </w:pPr>
            <w:r>
              <w:rPr>
                <w:rFonts w:ascii="Times New Roman" w:eastAsia="SimSun" w:hAnsi="Times New Roman" w:hint="eastAsia"/>
              </w:rPr>
              <w:t>5.180</w:t>
            </w:r>
          </w:p>
        </w:tc>
        <w:tc>
          <w:tcPr>
            <w:tcW w:w="827" w:type="dxa"/>
            <w:vAlign w:val="center"/>
          </w:tcPr>
          <w:p w14:paraId="31132350" w14:textId="77777777" w:rsidR="00713B2B" w:rsidRDefault="00D04354">
            <w:pPr>
              <w:jc w:val="center"/>
              <w:rPr>
                <w:rFonts w:ascii="Times New Roman" w:eastAsia="SimSun" w:hAnsi="Times New Roman"/>
              </w:rPr>
            </w:pPr>
            <w:r>
              <w:rPr>
                <w:rFonts w:ascii="Times New Roman" w:eastAsia="SimSun" w:hAnsi="Times New Roman" w:hint="eastAsia"/>
              </w:rPr>
              <w:t>0.731</w:t>
            </w:r>
          </w:p>
        </w:tc>
        <w:tc>
          <w:tcPr>
            <w:tcW w:w="827" w:type="dxa"/>
            <w:vAlign w:val="center"/>
          </w:tcPr>
          <w:p w14:paraId="463E8F40" w14:textId="77777777" w:rsidR="00713B2B" w:rsidRDefault="00D04354">
            <w:pPr>
              <w:jc w:val="center"/>
              <w:rPr>
                <w:rFonts w:ascii="Times New Roman" w:eastAsia="SimSun" w:hAnsi="Times New Roman"/>
              </w:rPr>
            </w:pPr>
            <w:r>
              <w:rPr>
                <w:rFonts w:ascii="Times New Roman" w:eastAsia="SimSun" w:hAnsi="Times New Roman" w:hint="eastAsia"/>
              </w:rPr>
              <w:t>-2.652</w:t>
            </w:r>
          </w:p>
        </w:tc>
        <w:tc>
          <w:tcPr>
            <w:tcW w:w="827" w:type="dxa"/>
            <w:vAlign w:val="center"/>
          </w:tcPr>
          <w:p w14:paraId="690A6642" w14:textId="77777777" w:rsidR="00713B2B" w:rsidRDefault="00D04354">
            <w:pPr>
              <w:jc w:val="center"/>
              <w:rPr>
                <w:rFonts w:ascii="Times New Roman" w:eastAsia="SimSun" w:hAnsi="Times New Roman"/>
              </w:rPr>
            </w:pPr>
            <w:r>
              <w:rPr>
                <w:rFonts w:ascii="Times New Roman" w:eastAsia="SimSun" w:hAnsi="Times New Roman" w:hint="eastAsia"/>
              </w:rPr>
              <w:t>75.100</w:t>
            </w:r>
          </w:p>
        </w:tc>
        <w:tc>
          <w:tcPr>
            <w:tcW w:w="827" w:type="dxa"/>
            <w:vAlign w:val="center"/>
          </w:tcPr>
          <w:p w14:paraId="4F01F447" w14:textId="77777777" w:rsidR="00713B2B" w:rsidRDefault="00D04354">
            <w:pPr>
              <w:jc w:val="center"/>
              <w:rPr>
                <w:rFonts w:ascii="Times New Roman" w:eastAsia="SimSun" w:hAnsi="Times New Roman"/>
              </w:rPr>
            </w:pPr>
            <w:r>
              <w:rPr>
                <w:rFonts w:ascii="Times New Roman" w:eastAsia="SimSun" w:hAnsi="Times New Roman" w:hint="eastAsia"/>
              </w:rPr>
              <w:t>0.010</w:t>
            </w:r>
          </w:p>
        </w:tc>
        <w:tc>
          <w:tcPr>
            <w:tcW w:w="1610" w:type="dxa"/>
            <w:vAlign w:val="center"/>
          </w:tcPr>
          <w:p w14:paraId="19051CC4" w14:textId="77777777" w:rsidR="00713B2B" w:rsidRDefault="00D04354">
            <w:pPr>
              <w:jc w:val="center"/>
              <w:rPr>
                <w:rFonts w:ascii="Times New Roman" w:eastAsia="SimSun" w:hAnsi="Times New Roman"/>
              </w:rPr>
            </w:pPr>
            <w:r>
              <w:rPr>
                <w:rFonts w:ascii="Times New Roman" w:eastAsia="SimSun" w:hAnsi="Times New Roman" w:hint="eastAsia"/>
              </w:rPr>
              <w:t>[-0.891, -0.123]</w:t>
            </w:r>
          </w:p>
        </w:tc>
      </w:tr>
      <w:tr w:rsidR="00713B2B" w14:paraId="06FFB025" w14:textId="77777777">
        <w:trPr>
          <w:jc w:val="center"/>
        </w:trPr>
        <w:tc>
          <w:tcPr>
            <w:tcW w:w="675" w:type="dxa"/>
            <w:vMerge/>
            <w:vAlign w:val="center"/>
          </w:tcPr>
          <w:p w14:paraId="06ADAC2E" w14:textId="77777777" w:rsidR="00713B2B" w:rsidRDefault="00713B2B">
            <w:pPr>
              <w:jc w:val="center"/>
              <w:rPr>
                <w:rFonts w:ascii="Times New Roman" w:eastAsia="SimSun" w:hAnsi="Times New Roman"/>
              </w:rPr>
            </w:pPr>
          </w:p>
        </w:tc>
        <w:tc>
          <w:tcPr>
            <w:tcW w:w="1276" w:type="dxa"/>
            <w:vAlign w:val="center"/>
          </w:tcPr>
          <w:p w14:paraId="4FB31695" w14:textId="77777777" w:rsidR="00713B2B" w:rsidRDefault="00D04354">
            <w:pPr>
              <w:jc w:val="center"/>
              <w:rPr>
                <w:rFonts w:ascii="Times New Roman" w:eastAsia="SimSun" w:hAnsi="Times New Roman"/>
              </w:rPr>
            </w:pPr>
            <w:r>
              <w:rPr>
                <w:rFonts w:ascii="Times New Roman" w:eastAsia="SimSun" w:hAnsi="Times New Roman" w:hint="eastAsia"/>
              </w:rPr>
              <w:t>高频率</w:t>
            </w:r>
          </w:p>
        </w:tc>
        <w:tc>
          <w:tcPr>
            <w:tcW w:w="826" w:type="dxa"/>
            <w:vAlign w:val="center"/>
          </w:tcPr>
          <w:p w14:paraId="247642F9" w14:textId="77777777" w:rsidR="00713B2B" w:rsidRDefault="00D04354">
            <w:pPr>
              <w:jc w:val="center"/>
              <w:rPr>
                <w:rFonts w:ascii="Times New Roman" w:eastAsia="SimSun" w:hAnsi="Times New Roman"/>
              </w:rPr>
            </w:pPr>
            <w:r>
              <w:rPr>
                <w:rFonts w:ascii="Times New Roman" w:eastAsia="SimSun" w:hAnsi="Times New Roman" w:hint="eastAsia"/>
              </w:rPr>
              <w:t>42</w:t>
            </w:r>
          </w:p>
        </w:tc>
        <w:tc>
          <w:tcPr>
            <w:tcW w:w="827" w:type="dxa"/>
            <w:vAlign w:val="center"/>
          </w:tcPr>
          <w:p w14:paraId="67F4130F" w14:textId="77777777" w:rsidR="00713B2B" w:rsidRDefault="00D04354">
            <w:pPr>
              <w:jc w:val="center"/>
              <w:rPr>
                <w:rFonts w:ascii="Times New Roman" w:eastAsia="SimSun" w:hAnsi="Times New Roman"/>
              </w:rPr>
            </w:pPr>
            <w:r>
              <w:rPr>
                <w:rFonts w:ascii="Times New Roman" w:eastAsia="SimSun" w:hAnsi="Times New Roman" w:hint="eastAsia"/>
              </w:rPr>
              <w:t>5.687</w:t>
            </w:r>
          </w:p>
        </w:tc>
        <w:tc>
          <w:tcPr>
            <w:tcW w:w="827" w:type="dxa"/>
            <w:vAlign w:val="center"/>
          </w:tcPr>
          <w:p w14:paraId="198C2707" w14:textId="77777777" w:rsidR="00713B2B" w:rsidRDefault="00D04354">
            <w:pPr>
              <w:jc w:val="center"/>
              <w:rPr>
                <w:rFonts w:ascii="Times New Roman" w:eastAsia="SimSun" w:hAnsi="Times New Roman"/>
              </w:rPr>
            </w:pPr>
            <w:r>
              <w:rPr>
                <w:rFonts w:ascii="Times New Roman" w:eastAsia="SimSun" w:hAnsi="Times New Roman" w:hint="eastAsia"/>
              </w:rPr>
              <w:t>1.000</w:t>
            </w:r>
          </w:p>
        </w:tc>
        <w:tc>
          <w:tcPr>
            <w:tcW w:w="827" w:type="dxa"/>
            <w:vAlign w:val="center"/>
          </w:tcPr>
          <w:p w14:paraId="30C205B2" w14:textId="77777777" w:rsidR="00713B2B" w:rsidRDefault="00713B2B">
            <w:pPr>
              <w:jc w:val="center"/>
              <w:rPr>
                <w:rFonts w:ascii="Times New Roman" w:eastAsia="SimSun" w:hAnsi="Times New Roman"/>
              </w:rPr>
            </w:pPr>
          </w:p>
        </w:tc>
        <w:tc>
          <w:tcPr>
            <w:tcW w:w="827" w:type="dxa"/>
            <w:vAlign w:val="center"/>
          </w:tcPr>
          <w:p w14:paraId="1E614273" w14:textId="77777777" w:rsidR="00713B2B" w:rsidRDefault="00713B2B">
            <w:pPr>
              <w:jc w:val="center"/>
              <w:rPr>
                <w:rFonts w:ascii="Times New Roman" w:eastAsia="SimSun" w:hAnsi="Times New Roman"/>
              </w:rPr>
            </w:pPr>
          </w:p>
        </w:tc>
        <w:tc>
          <w:tcPr>
            <w:tcW w:w="827" w:type="dxa"/>
            <w:vAlign w:val="center"/>
          </w:tcPr>
          <w:p w14:paraId="143F05E1" w14:textId="77777777" w:rsidR="00713B2B" w:rsidRDefault="00713B2B">
            <w:pPr>
              <w:jc w:val="center"/>
              <w:rPr>
                <w:rFonts w:ascii="Times New Roman" w:eastAsia="SimSun" w:hAnsi="Times New Roman"/>
              </w:rPr>
            </w:pPr>
          </w:p>
        </w:tc>
        <w:tc>
          <w:tcPr>
            <w:tcW w:w="1610" w:type="dxa"/>
            <w:vAlign w:val="center"/>
          </w:tcPr>
          <w:p w14:paraId="50D142E2" w14:textId="77777777" w:rsidR="00713B2B" w:rsidRDefault="00713B2B">
            <w:pPr>
              <w:jc w:val="center"/>
              <w:rPr>
                <w:rFonts w:ascii="Times New Roman" w:eastAsia="SimSun" w:hAnsi="Times New Roman"/>
              </w:rPr>
            </w:pPr>
          </w:p>
        </w:tc>
      </w:tr>
      <w:tr w:rsidR="00713B2B" w14:paraId="35FF01BE" w14:textId="77777777">
        <w:trPr>
          <w:jc w:val="center"/>
        </w:trPr>
        <w:tc>
          <w:tcPr>
            <w:tcW w:w="675" w:type="dxa"/>
            <w:vMerge/>
            <w:vAlign w:val="center"/>
          </w:tcPr>
          <w:p w14:paraId="1A153F54" w14:textId="77777777" w:rsidR="00713B2B" w:rsidRDefault="00713B2B">
            <w:pPr>
              <w:jc w:val="center"/>
              <w:rPr>
                <w:rFonts w:ascii="Times New Roman" w:eastAsia="SimSun" w:hAnsi="Times New Roman"/>
              </w:rPr>
            </w:pPr>
          </w:p>
        </w:tc>
        <w:tc>
          <w:tcPr>
            <w:tcW w:w="1276" w:type="dxa"/>
            <w:vAlign w:val="center"/>
          </w:tcPr>
          <w:p w14:paraId="3C2B42B9" w14:textId="77777777" w:rsidR="00713B2B" w:rsidRDefault="00D04354">
            <w:pPr>
              <w:jc w:val="center"/>
              <w:rPr>
                <w:rFonts w:ascii="Times New Roman" w:eastAsia="SimSun" w:hAnsi="Times New Roman"/>
              </w:rPr>
            </w:pPr>
            <w:r>
              <w:rPr>
                <w:rFonts w:ascii="Times New Roman" w:eastAsia="SimSun" w:hAnsi="Times New Roman" w:hint="eastAsia"/>
              </w:rPr>
              <w:t>非坚定主张</w:t>
            </w:r>
          </w:p>
        </w:tc>
        <w:tc>
          <w:tcPr>
            <w:tcW w:w="826" w:type="dxa"/>
            <w:vAlign w:val="center"/>
          </w:tcPr>
          <w:p w14:paraId="62AB7870" w14:textId="77777777" w:rsidR="00713B2B" w:rsidRDefault="00D04354">
            <w:pPr>
              <w:jc w:val="center"/>
              <w:rPr>
                <w:rFonts w:ascii="Times New Roman" w:eastAsia="SimSun" w:hAnsi="Times New Roman"/>
              </w:rPr>
            </w:pPr>
            <w:r>
              <w:rPr>
                <w:rFonts w:ascii="Times New Roman" w:eastAsia="SimSun" w:hAnsi="Times New Roman" w:hint="eastAsia"/>
              </w:rPr>
              <w:t>42</w:t>
            </w:r>
          </w:p>
        </w:tc>
        <w:tc>
          <w:tcPr>
            <w:tcW w:w="827" w:type="dxa"/>
            <w:vAlign w:val="center"/>
          </w:tcPr>
          <w:p w14:paraId="67385A98" w14:textId="77777777" w:rsidR="00713B2B" w:rsidRDefault="00D04354">
            <w:pPr>
              <w:jc w:val="center"/>
              <w:rPr>
                <w:rFonts w:ascii="Times New Roman" w:eastAsia="SimSun" w:hAnsi="Times New Roman"/>
              </w:rPr>
            </w:pPr>
            <w:r>
              <w:rPr>
                <w:rFonts w:ascii="Times New Roman" w:eastAsia="SimSun" w:hAnsi="Times New Roman" w:hint="eastAsia"/>
              </w:rPr>
              <w:t>5.367</w:t>
            </w:r>
          </w:p>
        </w:tc>
        <w:tc>
          <w:tcPr>
            <w:tcW w:w="827" w:type="dxa"/>
            <w:vAlign w:val="center"/>
          </w:tcPr>
          <w:p w14:paraId="77F8675C" w14:textId="77777777" w:rsidR="00713B2B" w:rsidRDefault="00D04354">
            <w:pPr>
              <w:jc w:val="center"/>
              <w:rPr>
                <w:rFonts w:ascii="Times New Roman" w:eastAsia="SimSun" w:hAnsi="Times New Roman"/>
              </w:rPr>
            </w:pPr>
            <w:r>
              <w:rPr>
                <w:rFonts w:ascii="Times New Roman" w:eastAsia="SimSun" w:hAnsi="Times New Roman" w:hint="eastAsia"/>
              </w:rPr>
              <w:t>0.825</w:t>
            </w:r>
          </w:p>
        </w:tc>
        <w:tc>
          <w:tcPr>
            <w:tcW w:w="827" w:type="dxa"/>
            <w:vAlign w:val="center"/>
          </w:tcPr>
          <w:p w14:paraId="0FA23514" w14:textId="77777777" w:rsidR="00713B2B" w:rsidRDefault="00D04354">
            <w:pPr>
              <w:jc w:val="center"/>
              <w:rPr>
                <w:rFonts w:ascii="Times New Roman" w:eastAsia="SimSun" w:hAnsi="Times New Roman"/>
              </w:rPr>
            </w:pPr>
            <w:r>
              <w:rPr>
                <w:rFonts w:ascii="Times New Roman" w:eastAsia="SimSun" w:hAnsi="Times New Roman" w:hint="eastAsia"/>
              </w:rPr>
              <w:t>-0.668</w:t>
            </w:r>
          </w:p>
        </w:tc>
        <w:tc>
          <w:tcPr>
            <w:tcW w:w="827" w:type="dxa"/>
            <w:vAlign w:val="center"/>
          </w:tcPr>
          <w:p w14:paraId="5CDAEF18" w14:textId="77777777" w:rsidR="00713B2B" w:rsidRDefault="00D04354">
            <w:pPr>
              <w:jc w:val="center"/>
              <w:rPr>
                <w:rFonts w:ascii="Times New Roman" w:eastAsia="SimSun" w:hAnsi="Times New Roman"/>
              </w:rPr>
            </w:pPr>
            <w:r>
              <w:rPr>
                <w:rFonts w:ascii="Times New Roman" w:eastAsia="SimSun" w:hAnsi="Times New Roman" w:hint="eastAsia"/>
              </w:rPr>
              <w:t>82</w:t>
            </w:r>
          </w:p>
        </w:tc>
        <w:tc>
          <w:tcPr>
            <w:tcW w:w="827" w:type="dxa"/>
            <w:vAlign w:val="center"/>
          </w:tcPr>
          <w:p w14:paraId="561359B6" w14:textId="77777777" w:rsidR="00713B2B" w:rsidRDefault="00D04354">
            <w:pPr>
              <w:jc w:val="center"/>
              <w:rPr>
                <w:rFonts w:ascii="Times New Roman" w:eastAsia="SimSun" w:hAnsi="Times New Roman"/>
              </w:rPr>
            </w:pPr>
            <w:r>
              <w:rPr>
                <w:rFonts w:ascii="Times New Roman" w:eastAsia="SimSun" w:hAnsi="Times New Roman" w:hint="eastAsia"/>
              </w:rPr>
              <w:t>0.506</w:t>
            </w:r>
          </w:p>
        </w:tc>
        <w:tc>
          <w:tcPr>
            <w:tcW w:w="1610" w:type="dxa"/>
            <w:vAlign w:val="center"/>
          </w:tcPr>
          <w:p w14:paraId="3F658DD5" w14:textId="77777777" w:rsidR="00713B2B" w:rsidRDefault="00D04354">
            <w:pPr>
              <w:jc w:val="center"/>
              <w:rPr>
                <w:rFonts w:ascii="Times New Roman" w:eastAsia="SimSun" w:hAnsi="Times New Roman"/>
              </w:rPr>
            </w:pPr>
            <w:r>
              <w:rPr>
                <w:rFonts w:ascii="Times New Roman" w:eastAsia="SimSun" w:hAnsi="Times New Roman" w:hint="eastAsia"/>
              </w:rPr>
              <w:t>[-0.525, 0.259]</w:t>
            </w:r>
          </w:p>
        </w:tc>
      </w:tr>
      <w:tr w:rsidR="00713B2B" w14:paraId="344ACF40" w14:textId="77777777">
        <w:trPr>
          <w:jc w:val="center"/>
        </w:trPr>
        <w:tc>
          <w:tcPr>
            <w:tcW w:w="675" w:type="dxa"/>
            <w:vMerge/>
            <w:vAlign w:val="center"/>
          </w:tcPr>
          <w:p w14:paraId="12F295F1" w14:textId="77777777" w:rsidR="00713B2B" w:rsidRDefault="00713B2B">
            <w:pPr>
              <w:jc w:val="center"/>
              <w:rPr>
                <w:rFonts w:ascii="Times New Roman" w:eastAsia="SimSun" w:hAnsi="Times New Roman"/>
              </w:rPr>
            </w:pPr>
          </w:p>
        </w:tc>
        <w:tc>
          <w:tcPr>
            <w:tcW w:w="1276" w:type="dxa"/>
            <w:vAlign w:val="center"/>
          </w:tcPr>
          <w:p w14:paraId="7F6EEFB3" w14:textId="77777777" w:rsidR="00713B2B" w:rsidRDefault="00D04354">
            <w:pPr>
              <w:jc w:val="center"/>
              <w:rPr>
                <w:rFonts w:ascii="Times New Roman" w:eastAsia="SimSun" w:hAnsi="Times New Roman"/>
              </w:rPr>
            </w:pPr>
            <w:r>
              <w:rPr>
                <w:rFonts w:ascii="Times New Roman" w:eastAsia="SimSun" w:hAnsi="Times New Roman" w:hint="eastAsia"/>
              </w:rPr>
              <w:t>坚定主张</w:t>
            </w:r>
          </w:p>
        </w:tc>
        <w:tc>
          <w:tcPr>
            <w:tcW w:w="826" w:type="dxa"/>
            <w:vAlign w:val="center"/>
          </w:tcPr>
          <w:p w14:paraId="5DEEAC39" w14:textId="77777777" w:rsidR="00713B2B" w:rsidRDefault="00D04354">
            <w:pPr>
              <w:jc w:val="center"/>
              <w:rPr>
                <w:rFonts w:ascii="Times New Roman" w:eastAsia="SimSun" w:hAnsi="Times New Roman"/>
              </w:rPr>
            </w:pPr>
            <w:r>
              <w:rPr>
                <w:rFonts w:ascii="Times New Roman" w:eastAsia="SimSun" w:hAnsi="Times New Roman" w:hint="eastAsia"/>
              </w:rPr>
              <w:t>42</w:t>
            </w:r>
          </w:p>
        </w:tc>
        <w:tc>
          <w:tcPr>
            <w:tcW w:w="827" w:type="dxa"/>
            <w:vAlign w:val="center"/>
          </w:tcPr>
          <w:p w14:paraId="2851ECD6" w14:textId="77777777" w:rsidR="00713B2B" w:rsidRDefault="00D04354">
            <w:pPr>
              <w:jc w:val="center"/>
              <w:rPr>
                <w:rFonts w:ascii="Times New Roman" w:eastAsia="SimSun" w:hAnsi="Times New Roman"/>
              </w:rPr>
            </w:pPr>
            <w:r>
              <w:rPr>
                <w:rFonts w:ascii="Times New Roman" w:eastAsia="SimSun" w:hAnsi="Times New Roman" w:hint="eastAsia"/>
              </w:rPr>
              <w:t>5.500</w:t>
            </w:r>
          </w:p>
        </w:tc>
        <w:tc>
          <w:tcPr>
            <w:tcW w:w="827" w:type="dxa"/>
            <w:vAlign w:val="center"/>
          </w:tcPr>
          <w:p w14:paraId="69F79752" w14:textId="77777777" w:rsidR="00713B2B" w:rsidRDefault="00D04354">
            <w:pPr>
              <w:jc w:val="center"/>
              <w:rPr>
                <w:rFonts w:ascii="Times New Roman" w:eastAsia="SimSun" w:hAnsi="Times New Roman"/>
              </w:rPr>
            </w:pPr>
            <w:r>
              <w:rPr>
                <w:rFonts w:ascii="Times New Roman" w:eastAsia="SimSun" w:hAnsi="Times New Roman" w:hint="eastAsia"/>
              </w:rPr>
              <w:t>0.988</w:t>
            </w:r>
          </w:p>
        </w:tc>
        <w:tc>
          <w:tcPr>
            <w:tcW w:w="827" w:type="dxa"/>
            <w:vAlign w:val="center"/>
          </w:tcPr>
          <w:p w14:paraId="5A750CDD" w14:textId="77777777" w:rsidR="00713B2B" w:rsidRDefault="00713B2B">
            <w:pPr>
              <w:jc w:val="center"/>
              <w:rPr>
                <w:rFonts w:ascii="Times New Roman" w:eastAsia="SimSun" w:hAnsi="Times New Roman"/>
              </w:rPr>
            </w:pPr>
          </w:p>
        </w:tc>
        <w:tc>
          <w:tcPr>
            <w:tcW w:w="827" w:type="dxa"/>
            <w:vAlign w:val="center"/>
          </w:tcPr>
          <w:p w14:paraId="577B5F96" w14:textId="77777777" w:rsidR="00713B2B" w:rsidRDefault="00713B2B">
            <w:pPr>
              <w:jc w:val="center"/>
              <w:rPr>
                <w:rFonts w:ascii="Times New Roman" w:eastAsia="SimSun" w:hAnsi="Times New Roman"/>
              </w:rPr>
            </w:pPr>
          </w:p>
        </w:tc>
        <w:tc>
          <w:tcPr>
            <w:tcW w:w="827" w:type="dxa"/>
            <w:vAlign w:val="center"/>
          </w:tcPr>
          <w:p w14:paraId="330EED83" w14:textId="77777777" w:rsidR="00713B2B" w:rsidRDefault="00713B2B">
            <w:pPr>
              <w:jc w:val="center"/>
              <w:rPr>
                <w:rFonts w:ascii="Times New Roman" w:eastAsia="SimSun" w:hAnsi="Times New Roman"/>
              </w:rPr>
            </w:pPr>
          </w:p>
        </w:tc>
        <w:tc>
          <w:tcPr>
            <w:tcW w:w="1610" w:type="dxa"/>
            <w:vAlign w:val="center"/>
          </w:tcPr>
          <w:p w14:paraId="5EBA8345" w14:textId="77777777" w:rsidR="00713B2B" w:rsidRDefault="00713B2B">
            <w:pPr>
              <w:jc w:val="center"/>
              <w:rPr>
                <w:rFonts w:ascii="Times New Roman" w:eastAsia="SimSun" w:hAnsi="Times New Roman"/>
              </w:rPr>
            </w:pPr>
          </w:p>
        </w:tc>
      </w:tr>
    </w:tbl>
    <w:p w14:paraId="34FD9448" w14:textId="77777777" w:rsidR="00713B2B" w:rsidRDefault="00713B2B">
      <w:pPr>
        <w:spacing w:line="360" w:lineRule="auto"/>
        <w:ind w:firstLineChars="200" w:firstLine="480"/>
        <w:rPr>
          <w:rFonts w:ascii="SimSun" w:eastAsia="SimSun" w:hAnsi="SimSun" w:cs="SimSun"/>
          <w:sz w:val="24"/>
        </w:rPr>
      </w:pPr>
    </w:p>
    <w:p w14:paraId="7F2E5350" w14:textId="77777777" w:rsidR="00713B2B" w:rsidRDefault="00D04354">
      <w:pPr>
        <w:pStyle w:val="11"/>
      </w:pPr>
      <w:r>
        <w:rPr>
          <w:rFonts w:hint="eastAsia"/>
        </w:rPr>
        <w:t>为进一步探讨信息频率与语言强度的交互效应，本研究采用</w:t>
      </w:r>
      <w:r>
        <w:rPr>
          <w:rFonts w:hint="eastAsia"/>
        </w:rPr>
        <w:t>2</w:t>
      </w:r>
      <w:r>
        <w:rPr>
          <w:rFonts w:hint="eastAsia"/>
        </w:rPr>
        <w:t>（频率：低</w:t>
      </w:r>
      <w:r>
        <w:rPr>
          <w:rFonts w:hint="eastAsia"/>
        </w:rPr>
        <w:t xml:space="preserve"> vs. </w:t>
      </w:r>
      <w:r>
        <w:rPr>
          <w:rFonts w:hint="eastAsia"/>
        </w:rPr>
        <w:t>高）×</w:t>
      </w:r>
      <w:r>
        <w:rPr>
          <w:rFonts w:hint="eastAsia"/>
        </w:rPr>
        <w:t xml:space="preserve"> 2</w:t>
      </w:r>
      <w:r>
        <w:rPr>
          <w:rFonts w:hint="eastAsia"/>
        </w:rPr>
        <w:t>（语言强度：非坚定</w:t>
      </w:r>
      <w:r>
        <w:rPr>
          <w:rFonts w:hint="eastAsia"/>
        </w:rPr>
        <w:t xml:space="preserve"> vs. </w:t>
      </w:r>
      <w:r>
        <w:rPr>
          <w:rFonts w:hint="eastAsia"/>
        </w:rPr>
        <w:t>坚定）单因素方差分析（表</w:t>
      </w:r>
      <w:r>
        <w:rPr>
          <w:rFonts w:hint="eastAsia"/>
        </w:rPr>
        <w:t>4</w:t>
      </w:r>
      <w:r>
        <w:t>-7</w:t>
      </w:r>
      <w:r>
        <w:rPr>
          <w:rFonts w:hint="eastAsia"/>
        </w:rPr>
        <w:t>）。</w:t>
      </w:r>
    </w:p>
    <w:p w14:paraId="2F3F1701" w14:textId="77777777" w:rsidR="00713B2B" w:rsidRDefault="00D04354">
      <w:pPr>
        <w:pStyle w:val="11"/>
      </w:pPr>
      <w:r>
        <w:rPr>
          <w:rFonts w:hint="eastAsia"/>
        </w:rPr>
        <w:t>回收意愿单因素方差分析结果表明，频率主效应</w:t>
      </w:r>
      <w:r>
        <w:rPr>
          <w:rFonts w:hint="eastAsia"/>
        </w:rPr>
        <w:t xml:space="preserve"> F(1, 80) = 1.264, p = 0.253</w:t>
      </w:r>
      <w:r>
        <w:rPr>
          <w:rFonts w:hint="eastAsia"/>
        </w:rPr>
        <w:t>，</w:t>
      </w:r>
      <w:r>
        <w:rPr>
          <w:rFonts w:hint="eastAsia"/>
        </w:rPr>
        <w:lastRenderedPageBreak/>
        <w:t>表明不同频率的推送在回收意愿上的影响不显著；语言强度主效应</w:t>
      </w:r>
      <w:r>
        <w:rPr>
          <w:rFonts w:hint="eastAsia"/>
        </w:rPr>
        <w:t xml:space="preserve"> F(1, 80) = 1.385, p = 0.253</w:t>
      </w:r>
      <w:r>
        <w:rPr>
          <w:rFonts w:hint="eastAsia"/>
        </w:rPr>
        <w:t>，同样未发现显著影响；两者的交互效应</w:t>
      </w:r>
      <w:r>
        <w:rPr>
          <w:rFonts w:hint="eastAsia"/>
        </w:rPr>
        <w:t xml:space="preserve"> F(3, 80) = 1.385, p = 0.253</w:t>
      </w:r>
      <w:r>
        <w:rPr>
          <w:rFonts w:hint="eastAsia"/>
        </w:rPr>
        <w:t>，交互作用未达显著水平。</w:t>
      </w:r>
    </w:p>
    <w:p w14:paraId="22624D6B" w14:textId="77777777" w:rsidR="00713B2B" w:rsidRDefault="00D04354">
      <w:pPr>
        <w:pStyle w:val="11"/>
      </w:pPr>
      <w:r>
        <w:rPr>
          <w:rFonts w:hint="eastAsia"/>
        </w:rPr>
        <w:t>回收行为单因素方差分析结果表明，频率主效应</w:t>
      </w:r>
      <w:r>
        <w:rPr>
          <w:rFonts w:hint="eastAsia"/>
        </w:rPr>
        <w:t xml:space="preserve"> F(1, 80) = 1.957, p = 0.167</w:t>
      </w:r>
      <w:r>
        <w:rPr>
          <w:rFonts w:hint="eastAsia"/>
        </w:rPr>
        <w:t>，表明不同频率的推送对回收行为的影响未达显著水平；语言强度主效应</w:t>
      </w:r>
      <w:r>
        <w:rPr>
          <w:rFonts w:hint="eastAsia"/>
        </w:rPr>
        <w:t xml:space="preserve"> F(1, 80) = 2.507, p = 0.065</w:t>
      </w:r>
      <w:r>
        <w:rPr>
          <w:rFonts w:hint="eastAsia"/>
        </w:rPr>
        <w:t>，接近显著水平；两者的交互效应</w:t>
      </w:r>
      <w:r>
        <w:rPr>
          <w:rFonts w:hint="eastAsia"/>
        </w:rPr>
        <w:t xml:space="preserve"> F(3, 80) = 2.507, p = 0.065</w:t>
      </w:r>
      <w:r>
        <w:rPr>
          <w:rFonts w:hint="eastAsia"/>
        </w:rPr>
        <w:t>，交互作用接近显著。</w:t>
      </w:r>
    </w:p>
    <w:p w14:paraId="3040C35C" w14:textId="77777777" w:rsidR="00713B2B" w:rsidRDefault="00D04354" w:rsidP="00363098">
      <w:pPr>
        <w:pStyle w:val="a7"/>
      </w:pPr>
      <w:bookmarkStart w:id="109" w:name="_Toc192689108"/>
      <w:r>
        <w:rPr>
          <w:rFonts w:hint="eastAsia"/>
        </w:rPr>
        <w:t>表</w:t>
      </w:r>
      <w:r>
        <w:rPr>
          <w:rFonts w:hint="eastAsia"/>
        </w:rPr>
        <w:t>4</w:t>
      </w:r>
      <w:r>
        <w:t xml:space="preserve">-7 </w:t>
      </w:r>
      <w:r>
        <w:rPr>
          <w:rFonts w:hint="eastAsia"/>
        </w:rPr>
        <w:t>频率与语言强度交互效应的单因素</w:t>
      </w:r>
      <w:r w:rsidRPr="00C550E5">
        <w:rPr>
          <w:rFonts w:hint="eastAsia"/>
          <w:highlight w:val="yellow"/>
          <w:rPrChange w:id="110" w:author="Mian YAN" w:date="2025-03-14T16:35:00Z">
            <w:rPr>
              <w:rFonts w:hint="eastAsia"/>
            </w:rPr>
          </w:rPrChange>
        </w:rPr>
        <w:t>方法</w:t>
      </w:r>
      <w:r>
        <w:rPr>
          <w:rFonts w:hint="eastAsia"/>
        </w:rPr>
        <w:t>分析</w:t>
      </w:r>
      <w:bookmarkEnd w:id="109"/>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7"/>
        <w:gridCol w:w="1217"/>
        <w:gridCol w:w="1217"/>
        <w:gridCol w:w="1217"/>
        <w:gridCol w:w="1218"/>
        <w:gridCol w:w="1218"/>
        <w:gridCol w:w="1218"/>
      </w:tblGrid>
      <w:tr w:rsidR="00713B2B" w14:paraId="7E8CC597" w14:textId="77777777">
        <w:trPr>
          <w:jc w:val="center"/>
        </w:trPr>
        <w:tc>
          <w:tcPr>
            <w:tcW w:w="1217" w:type="dxa"/>
            <w:tcBorders>
              <w:top w:val="single" w:sz="4" w:space="0" w:color="auto"/>
              <w:bottom w:val="single" w:sz="4" w:space="0" w:color="auto"/>
            </w:tcBorders>
            <w:vAlign w:val="center"/>
          </w:tcPr>
          <w:p w14:paraId="3F9370D2" w14:textId="77777777" w:rsidR="00713B2B" w:rsidRDefault="00D04354">
            <w:pPr>
              <w:jc w:val="center"/>
              <w:rPr>
                <w:rFonts w:ascii="Times New Roman" w:eastAsia="SimSun" w:hAnsi="Times New Roman"/>
              </w:rPr>
            </w:pPr>
            <w:r>
              <w:rPr>
                <w:rFonts w:ascii="Times New Roman" w:eastAsia="SimSun" w:hAnsi="Times New Roman" w:hint="eastAsia"/>
              </w:rPr>
              <w:t>变量</w:t>
            </w:r>
          </w:p>
        </w:tc>
        <w:tc>
          <w:tcPr>
            <w:tcW w:w="1217" w:type="dxa"/>
            <w:tcBorders>
              <w:top w:val="single" w:sz="4" w:space="0" w:color="auto"/>
              <w:bottom w:val="single" w:sz="4" w:space="0" w:color="auto"/>
            </w:tcBorders>
            <w:vAlign w:val="center"/>
          </w:tcPr>
          <w:p w14:paraId="165BFE4F" w14:textId="77777777" w:rsidR="00713B2B" w:rsidRDefault="00D04354">
            <w:pPr>
              <w:jc w:val="center"/>
              <w:rPr>
                <w:rFonts w:ascii="Times New Roman" w:eastAsia="SimSun" w:hAnsi="Times New Roman"/>
              </w:rPr>
            </w:pPr>
            <w:r>
              <w:rPr>
                <w:rFonts w:ascii="Times New Roman" w:eastAsia="SimSun" w:hAnsi="Times New Roman" w:hint="eastAsia"/>
              </w:rPr>
              <w:t>变异来源</w:t>
            </w:r>
          </w:p>
        </w:tc>
        <w:tc>
          <w:tcPr>
            <w:tcW w:w="1217" w:type="dxa"/>
            <w:tcBorders>
              <w:top w:val="single" w:sz="4" w:space="0" w:color="auto"/>
              <w:bottom w:val="single" w:sz="4" w:space="0" w:color="auto"/>
            </w:tcBorders>
            <w:vAlign w:val="center"/>
          </w:tcPr>
          <w:p w14:paraId="6237E441" w14:textId="77777777" w:rsidR="00713B2B" w:rsidRDefault="00D04354">
            <w:pPr>
              <w:jc w:val="center"/>
              <w:rPr>
                <w:rFonts w:ascii="Times New Roman" w:eastAsia="SimSun" w:hAnsi="Times New Roman"/>
              </w:rPr>
            </w:pPr>
            <w:r>
              <w:rPr>
                <w:rFonts w:ascii="Times New Roman" w:eastAsia="SimSun" w:hAnsi="Times New Roman" w:hint="eastAsia"/>
              </w:rPr>
              <w:t>平方和</w:t>
            </w:r>
          </w:p>
        </w:tc>
        <w:tc>
          <w:tcPr>
            <w:tcW w:w="1217" w:type="dxa"/>
            <w:tcBorders>
              <w:top w:val="single" w:sz="4" w:space="0" w:color="auto"/>
              <w:bottom w:val="single" w:sz="4" w:space="0" w:color="auto"/>
            </w:tcBorders>
            <w:vAlign w:val="center"/>
          </w:tcPr>
          <w:p w14:paraId="153C7D5D" w14:textId="77777777" w:rsidR="00713B2B" w:rsidRDefault="00D04354">
            <w:pPr>
              <w:jc w:val="center"/>
              <w:rPr>
                <w:rFonts w:ascii="Times New Roman" w:eastAsia="SimSun" w:hAnsi="Times New Roman"/>
              </w:rPr>
            </w:pPr>
            <w:r>
              <w:rPr>
                <w:rFonts w:ascii="Times New Roman" w:eastAsia="SimSun" w:hAnsi="Times New Roman" w:hint="eastAsia"/>
              </w:rPr>
              <w:t>自由度</w:t>
            </w:r>
          </w:p>
        </w:tc>
        <w:tc>
          <w:tcPr>
            <w:tcW w:w="1218" w:type="dxa"/>
            <w:tcBorders>
              <w:top w:val="single" w:sz="4" w:space="0" w:color="auto"/>
              <w:bottom w:val="single" w:sz="4" w:space="0" w:color="auto"/>
            </w:tcBorders>
            <w:vAlign w:val="center"/>
          </w:tcPr>
          <w:p w14:paraId="4CA213E7" w14:textId="77777777" w:rsidR="00713B2B" w:rsidRDefault="00D04354">
            <w:pPr>
              <w:jc w:val="center"/>
              <w:rPr>
                <w:rFonts w:ascii="Times New Roman" w:eastAsia="SimSun" w:hAnsi="Times New Roman"/>
              </w:rPr>
            </w:pPr>
            <w:r>
              <w:rPr>
                <w:rFonts w:ascii="Times New Roman" w:eastAsia="SimSun" w:hAnsi="Times New Roman" w:hint="eastAsia"/>
              </w:rPr>
              <w:t>均方</w:t>
            </w:r>
          </w:p>
        </w:tc>
        <w:tc>
          <w:tcPr>
            <w:tcW w:w="1218" w:type="dxa"/>
            <w:tcBorders>
              <w:top w:val="single" w:sz="4" w:space="0" w:color="auto"/>
              <w:bottom w:val="single" w:sz="4" w:space="0" w:color="auto"/>
            </w:tcBorders>
            <w:vAlign w:val="center"/>
          </w:tcPr>
          <w:p w14:paraId="00E26AD3" w14:textId="77777777" w:rsidR="00713B2B" w:rsidRDefault="00D04354">
            <w:pPr>
              <w:jc w:val="center"/>
              <w:rPr>
                <w:rFonts w:ascii="Times New Roman" w:eastAsia="SimSun" w:hAnsi="Times New Roman"/>
              </w:rPr>
            </w:pPr>
            <w:r>
              <w:rPr>
                <w:rFonts w:ascii="Times New Roman" w:eastAsia="SimSun" w:hAnsi="Times New Roman" w:hint="eastAsia"/>
              </w:rPr>
              <w:t>F</w:t>
            </w:r>
          </w:p>
        </w:tc>
        <w:tc>
          <w:tcPr>
            <w:tcW w:w="1218" w:type="dxa"/>
            <w:tcBorders>
              <w:top w:val="single" w:sz="4" w:space="0" w:color="auto"/>
              <w:bottom w:val="single" w:sz="4" w:space="0" w:color="auto"/>
            </w:tcBorders>
            <w:vAlign w:val="center"/>
          </w:tcPr>
          <w:p w14:paraId="0928D555" w14:textId="77777777" w:rsidR="00713B2B" w:rsidRDefault="00D04354">
            <w:pPr>
              <w:jc w:val="center"/>
              <w:rPr>
                <w:rFonts w:ascii="Times New Roman" w:eastAsia="SimSun" w:hAnsi="Times New Roman"/>
              </w:rPr>
            </w:pPr>
            <w:r>
              <w:rPr>
                <w:rFonts w:ascii="Times New Roman" w:eastAsia="SimSun" w:hAnsi="Times New Roman" w:hint="eastAsia"/>
              </w:rPr>
              <w:t>p</w:t>
            </w:r>
          </w:p>
        </w:tc>
      </w:tr>
      <w:tr w:rsidR="00713B2B" w14:paraId="74D4DB3A" w14:textId="77777777">
        <w:trPr>
          <w:jc w:val="center"/>
        </w:trPr>
        <w:tc>
          <w:tcPr>
            <w:tcW w:w="1217" w:type="dxa"/>
            <w:vMerge w:val="restart"/>
            <w:tcBorders>
              <w:top w:val="single" w:sz="4" w:space="0" w:color="auto"/>
            </w:tcBorders>
            <w:vAlign w:val="center"/>
          </w:tcPr>
          <w:p w14:paraId="79852188" w14:textId="77777777" w:rsidR="00713B2B" w:rsidRDefault="00D04354">
            <w:pPr>
              <w:jc w:val="center"/>
              <w:rPr>
                <w:rFonts w:ascii="Times New Roman" w:eastAsia="SimSun" w:hAnsi="Times New Roman"/>
              </w:rPr>
            </w:pPr>
            <w:r>
              <w:rPr>
                <w:rFonts w:ascii="Times New Roman" w:eastAsia="SimSun" w:hAnsi="Times New Roman" w:hint="eastAsia"/>
              </w:rPr>
              <w:t>回收意愿</w:t>
            </w:r>
          </w:p>
        </w:tc>
        <w:tc>
          <w:tcPr>
            <w:tcW w:w="1217" w:type="dxa"/>
            <w:tcBorders>
              <w:top w:val="single" w:sz="4" w:space="0" w:color="auto"/>
            </w:tcBorders>
            <w:vAlign w:val="center"/>
          </w:tcPr>
          <w:p w14:paraId="036467C1" w14:textId="77777777" w:rsidR="00713B2B" w:rsidRDefault="00D04354">
            <w:pPr>
              <w:jc w:val="center"/>
              <w:rPr>
                <w:rFonts w:ascii="Times New Roman" w:eastAsia="SimSun" w:hAnsi="Times New Roman"/>
              </w:rPr>
            </w:pPr>
            <w:commentRangeStart w:id="111"/>
            <w:r>
              <w:rPr>
                <w:rFonts w:ascii="Times New Roman" w:eastAsia="SimSun" w:hAnsi="Times New Roman" w:hint="eastAsia"/>
              </w:rPr>
              <w:t>组间</w:t>
            </w:r>
            <w:commentRangeEnd w:id="111"/>
            <w:r w:rsidR="00C550E5">
              <w:rPr>
                <w:rStyle w:val="CommentReference"/>
              </w:rPr>
              <w:commentReference w:id="111"/>
            </w:r>
          </w:p>
        </w:tc>
        <w:tc>
          <w:tcPr>
            <w:tcW w:w="1217" w:type="dxa"/>
            <w:tcBorders>
              <w:top w:val="single" w:sz="4" w:space="0" w:color="auto"/>
            </w:tcBorders>
            <w:vAlign w:val="center"/>
          </w:tcPr>
          <w:p w14:paraId="3DED08A4" w14:textId="77777777" w:rsidR="00713B2B" w:rsidRDefault="00D04354">
            <w:pPr>
              <w:jc w:val="center"/>
              <w:rPr>
                <w:rFonts w:ascii="Times New Roman" w:eastAsia="SimSun" w:hAnsi="Times New Roman"/>
              </w:rPr>
            </w:pPr>
            <w:r>
              <w:rPr>
                <w:rFonts w:ascii="Times New Roman" w:eastAsia="SimSun" w:hAnsi="Times New Roman" w:hint="eastAsia"/>
              </w:rPr>
              <w:t>3.792</w:t>
            </w:r>
          </w:p>
        </w:tc>
        <w:tc>
          <w:tcPr>
            <w:tcW w:w="1217" w:type="dxa"/>
            <w:tcBorders>
              <w:top w:val="single" w:sz="4" w:space="0" w:color="auto"/>
            </w:tcBorders>
            <w:vAlign w:val="center"/>
          </w:tcPr>
          <w:p w14:paraId="497157E4" w14:textId="77777777" w:rsidR="00713B2B" w:rsidRDefault="00D04354">
            <w:pPr>
              <w:jc w:val="center"/>
              <w:rPr>
                <w:rFonts w:ascii="Times New Roman" w:eastAsia="SimSun" w:hAnsi="Times New Roman"/>
              </w:rPr>
            </w:pPr>
            <w:r>
              <w:rPr>
                <w:rFonts w:ascii="Times New Roman" w:eastAsia="SimSun" w:hAnsi="Times New Roman" w:hint="eastAsia"/>
              </w:rPr>
              <w:t>3</w:t>
            </w:r>
          </w:p>
        </w:tc>
        <w:tc>
          <w:tcPr>
            <w:tcW w:w="1218" w:type="dxa"/>
            <w:tcBorders>
              <w:top w:val="single" w:sz="4" w:space="0" w:color="auto"/>
            </w:tcBorders>
            <w:vAlign w:val="center"/>
          </w:tcPr>
          <w:p w14:paraId="1C459747" w14:textId="77777777" w:rsidR="00713B2B" w:rsidRDefault="00D04354">
            <w:pPr>
              <w:jc w:val="center"/>
              <w:rPr>
                <w:rFonts w:ascii="Times New Roman" w:eastAsia="SimSun" w:hAnsi="Times New Roman"/>
              </w:rPr>
            </w:pPr>
            <w:r>
              <w:rPr>
                <w:rFonts w:ascii="Times New Roman" w:eastAsia="SimSun" w:hAnsi="Times New Roman" w:hint="eastAsia"/>
              </w:rPr>
              <w:t>1.264</w:t>
            </w:r>
          </w:p>
        </w:tc>
        <w:tc>
          <w:tcPr>
            <w:tcW w:w="1218" w:type="dxa"/>
            <w:tcBorders>
              <w:top w:val="single" w:sz="4" w:space="0" w:color="auto"/>
            </w:tcBorders>
            <w:vAlign w:val="center"/>
          </w:tcPr>
          <w:p w14:paraId="34C94347" w14:textId="77777777" w:rsidR="00713B2B" w:rsidRDefault="00D04354">
            <w:pPr>
              <w:jc w:val="center"/>
              <w:rPr>
                <w:rFonts w:ascii="Times New Roman" w:eastAsia="SimSun" w:hAnsi="Times New Roman"/>
              </w:rPr>
            </w:pPr>
            <w:r>
              <w:rPr>
                <w:rFonts w:ascii="Times New Roman" w:eastAsia="SimSun" w:hAnsi="Times New Roman" w:hint="eastAsia"/>
              </w:rPr>
              <w:t>1.385</w:t>
            </w:r>
          </w:p>
        </w:tc>
        <w:tc>
          <w:tcPr>
            <w:tcW w:w="1218" w:type="dxa"/>
            <w:tcBorders>
              <w:top w:val="single" w:sz="4" w:space="0" w:color="auto"/>
            </w:tcBorders>
            <w:vAlign w:val="center"/>
          </w:tcPr>
          <w:p w14:paraId="2826D562" w14:textId="77777777" w:rsidR="00713B2B" w:rsidRDefault="00D04354">
            <w:pPr>
              <w:jc w:val="center"/>
              <w:rPr>
                <w:rFonts w:ascii="Times New Roman" w:eastAsia="SimSun" w:hAnsi="Times New Roman"/>
              </w:rPr>
            </w:pPr>
            <w:r>
              <w:rPr>
                <w:rFonts w:ascii="Times New Roman" w:eastAsia="SimSun" w:hAnsi="Times New Roman" w:hint="eastAsia"/>
              </w:rPr>
              <w:t>0.253</w:t>
            </w:r>
          </w:p>
        </w:tc>
      </w:tr>
      <w:tr w:rsidR="00713B2B" w14:paraId="51439734" w14:textId="77777777">
        <w:trPr>
          <w:jc w:val="center"/>
        </w:trPr>
        <w:tc>
          <w:tcPr>
            <w:tcW w:w="1217" w:type="dxa"/>
            <w:vMerge/>
            <w:vAlign w:val="center"/>
          </w:tcPr>
          <w:p w14:paraId="24EB3CFA" w14:textId="77777777" w:rsidR="00713B2B" w:rsidRDefault="00713B2B">
            <w:pPr>
              <w:jc w:val="center"/>
              <w:rPr>
                <w:rFonts w:ascii="Times New Roman" w:eastAsia="SimSun" w:hAnsi="Times New Roman"/>
              </w:rPr>
            </w:pPr>
          </w:p>
        </w:tc>
        <w:tc>
          <w:tcPr>
            <w:tcW w:w="1217" w:type="dxa"/>
            <w:vAlign w:val="center"/>
          </w:tcPr>
          <w:p w14:paraId="6F8F14DD" w14:textId="77777777" w:rsidR="00713B2B" w:rsidRDefault="00D04354">
            <w:pPr>
              <w:jc w:val="center"/>
              <w:rPr>
                <w:rFonts w:ascii="Times New Roman" w:eastAsia="SimSun" w:hAnsi="Times New Roman"/>
              </w:rPr>
            </w:pPr>
            <w:r>
              <w:rPr>
                <w:rFonts w:ascii="Times New Roman" w:eastAsia="SimSun" w:hAnsi="Times New Roman" w:hint="eastAsia"/>
              </w:rPr>
              <w:t>组内</w:t>
            </w:r>
          </w:p>
        </w:tc>
        <w:tc>
          <w:tcPr>
            <w:tcW w:w="1217" w:type="dxa"/>
            <w:vAlign w:val="center"/>
          </w:tcPr>
          <w:p w14:paraId="5F205E84" w14:textId="77777777" w:rsidR="00713B2B" w:rsidRDefault="00D04354">
            <w:pPr>
              <w:jc w:val="center"/>
              <w:rPr>
                <w:rFonts w:ascii="Times New Roman" w:eastAsia="SimSun" w:hAnsi="Times New Roman"/>
              </w:rPr>
            </w:pPr>
            <w:r>
              <w:rPr>
                <w:rFonts w:ascii="Times New Roman" w:eastAsia="SimSun" w:hAnsi="Times New Roman" w:hint="eastAsia"/>
              </w:rPr>
              <w:t>73.000</w:t>
            </w:r>
          </w:p>
        </w:tc>
        <w:tc>
          <w:tcPr>
            <w:tcW w:w="1217" w:type="dxa"/>
            <w:vAlign w:val="center"/>
          </w:tcPr>
          <w:p w14:paraId="77D6CE15" w14:textId="77777777" w:rsidR="00713B2B" w:rsidRDefault="00D04354">
            <w:pPr>
              <w:jc w:val="center"/>
              <w:rPr>
                <w:rFonts w:ascii="Times New Roman" w:eastAsia="SimSun" w:hAnsi="Times New Roman"/>
              </w:rPr>
            </w:pPr>
            <w:r>
              <w:rPr>
                <w:rFonts w:ascii="Times New Roman" w:eastAsia="SimSun" w:hAnsi="Times New Roman" w:hint="eastAsia"/>
              </w:rPr>
              <w:t>80</w:t>
            </w:r>
          </w:p>
        </w:tc>
        <w:tc>
          <w:tcPr>
            <w:tcW w:w="1218" w:type="dxa"/>
            <w:vAlign w:val="center"/>
          </w:tcPr>
          <w:p w14:paraId="06ACFD8F" w14:textId="77777777" w:rsidR="00713B2B" w:rsidRDefault="00D04354">
            <w:pPr>
              <w:jc w:val="center"/>
              <w:rPr>
                <w:rFonts w:ascii="Times New Roman" w:eastAsia="SimSun" w:hAnsi="Times New Roman"/>
              </w:rPr>
            </w:pPr>
            <w:r>
              <w:rPr>
                <w:rFonts w:ascii="Times New Roman" w:eastAsia="SimSun" w:hAnsi="Times New Roman" w:hint="eastAsia"/>
              </w:rPr>
              <w:t>0.913</w:t>
            </w:r>
          </w:p>
        </w:tc>
        <w:tc>
          <w:tcPr>
            <w:tcW w:w="1218" w:type="dxa"/>
            <w:vAlign w:val="center"/>
          </w:tcPr>
          <w:p w14:paraId="3588093A" w14:textId="77777777" w:rsidR="00713B2B" w:rsidRDefault="00713B2B">
            <w:pPr>
              <w:jc w:val="center"/>
              <w:rPr>
                <w:rFonts w:ascii="Times New Roman" w:eastAsia="SimSun" w:hAnsi="Times New Roman"/>
              </w:rPr>
            </w:pPr>
          </w:p>
        </w:tc>
        <w:tc>
          <w:tcPr>
            <w:tcW w:w="1218" w:type="dxa"/>
            <w:vAlign w:val="center"/>
          </w:tcPr>
          <w:p w14:paraId="3ED6CB57" w14:textId="77777777" w:rsidR="00713B2B" w:rsidRDefault="00713B2B">
            <w:pPr>
              <w:jc w:val="center"/>
              <w:rPr>
                <w:rFonts w:ascii="Times New Roman" w:eastAsia="SimSun" w:hAnsi="Times New Roman"/>
              </w:rPr>
            </w:pPr>
          </w:p>
        </w:tc>
      </w:tr>
      <w:tr w:rsidR="00713B2B" w14:paraId="1BD77873" w14:textId="77777777">
        <w:trPr>
          <w:jc w:val="center"/>
        </w:trPr>
        <w:tc>
          <w:tcPr>
            <w:tcW w:w="1217" w:type="dxa"/>
            <w:vMerge/>
            <w:vAlign w:val="center"/>
          </w:tcPr>
          <w:p w14:paraId="290C947D" w14:textId="77777777" w:rsidR="00713B2B" w:rsidRDefault="00713B2B">
            <w:pPr>
              <w:jc w:val="center"/>
              <w:rPr>
                <w:rFonts w:ascii="Times New Roman" w:eastAsia="SimSun" w:hAnsi="Times New Roman"/>
              </w:rPr>
            </w:pPr>
          </w:p>
        </w:tc>
        <w:tc>
          <w:tcPr>
            <w:tcW w:w="1217" w:type="dxa"/>
            <w:vAlign w:val="center"/>
          </w:tcPr>
          <w:p w14:paraId="62A936C8" w14:textId="77777777" w:rsidR="00713B2B" w:rsidRDefault="00D04354">
            <w:pPr>
              <w:jc w:val="center"/>
              <w:rPr>
                <w:rFonts w:ascii="Times New Roman" w:eastAsia="SimSun" w:hAnsi="Times New Roman"/>
              </w:rPr>
            </w:pPr>
            <w:r>
              <w:rPr>
                <w:rFonts w:ascii="Times New Roman" w:eastAsia="SimSun" w:hAnsi="Times New Roman" w:hint="eastAsia"/>
              </w:rPr>
              <w:t>总计</w:t>
            </w:r>
          </w:p>
        </w:tc>
        <w:tc>
          <w:tcPr>
            <w:tcW w:w="1217" w:type="dxa"/>
            <w:vAlign w:val="center"/>
          </w:tcPr>
          <w:p w14:paraId="10A7796A" w14:textId="77777777" w:rsidR="00713B2B" w:rsidRDefault="00D04354">
            <w:pPr>
              <w:jc w:val="center"/>
              <w:rPr>
                <w:rFonts w:ascii="Times New Roman" w:eastAsia="SimSun" w:hAnsi="Times New Roman"/>
              </w:rPr>
            </w:pPr>
            <w:r>
              <w:rPr>
                <w:rFonts w:ascii="Times New Roman" w:eastAsia="SimSun" w:hAnsi="Times New Roman" w:hint="eastAsia"/>
              </w:rPr>
              <w:t>76.792</w:t>
            </w:r>
          </w:p>
        </w:tc>
        <w:tc>
          <w:tcPr>
            <w:tcW w:w="1217" w:type="dxa"/>
            <w:vAlign w:val="center"/>
          </w:tcPr>
          <w:p w14:paraId="03E99A6C" w14:textId="77777777" w:rsidR="00713B2B" w:rsidRDefault="00D04354">
            <w:pPr>
              <w:jc w:val="center"/>
              <w:rPr>
                <w:rFonts w:ascii="Times New Roman" w:eastAsia="SimSun" w:hAnsi="Times New Roman"/>
              </w:rPr>
            </w:pPr>
            <w:r>
              <w:rPr>
                <w:rFonts w:ascii="Times New Roman" w:eastAsia="SimSun" w:hAnsi="Times New Roman" w:hint="eastAsia"/>
              </w:rPr>
              <w:t>83</w:t>
            </w:r>
          </w:p>
        </w:tc>
        <w:tc>
          <w:tcPr>
            <w:tcW w:w="1218" w:type="dxa"/>
            <w:vAlign w:val="center"/>
          </w:tcPr>
          <w:p w14:paraId="33D5DC94" w14:textId="77777777" w:rsidR="00713B2B" w:rsidRDefault="00713B2B">
            <w:pPr>
              <w:jc w:val="center"/>
              <w:rPr>
                <w:rFonts w:ascii="Times New Roman" w:eastAsia="SimSun" w:hAnsi="Times New Roman"/>
              </w:rPr>
            </w:pPr>
          </w:p>
        </w:tc>
        <w:tc>
          <w:tcPr>
            <w:tcW w:w="1218" w:type="dxa"/>
            <w:vAlign w:val="center"/>
          </w:tcPr>
          <w:p w14:paraId="2E7BEE36" w14:textId="77777777" w:rsidR="00713B2B" w:rsidRDefault="00713B2B">
            <w:pPr>
              <w:jc w:val="center"/>
              <w:rPr>
                <w:rFonts w:ascii="Times New Roman" w:eastAsia="SimSun" w:hAnsi="Times New Roman"/>
              </w:rPr>
            </w:pPr>
          </w:p>
        </w:tc>
        <w:tc>
          <w:tcPr>
            <w:tcW w:w="1218" w:type="dxa"/>
            <w:vAlign w:val="center"/>
          </w:tcPr>
          <w:p w14:paraId="636E5C4A" w14:textId="77777777" w:rsidR="00713B2B" w:rsidRDefault="00713B2B">
            <w:pPr>
              <w:jc w:val="center"/>
              <w:rPr>
                <w:rFonts w:ascii="Times New Roman" w:eastAsia="SimSun" w:hAnsi="Times New Roman"/>
              </w:rPr>
            </w:pPr>
          </w:p>
        </w:tc>
      </w:tr>
      <w:tr w:rsidR="00713B2B" w14:paraId="03999E2D" w14:textId="77777777">
        <w:trPr>
          <w:jc w:val="center"/>
        </w:trPr>
        <w:tc>
          <w:tcPr>
            <w:tcW w:w="1217" w:type="dxa"/>
            <w:vMerge w:val="restart"/>
            <w:vAlign w:val="center"/>
          </w:tcPr>
          <w:p w14:paraId="34348708" w14:textId="77777777" w:rsidR="00713B2B" w:rsidRDefault="00D04354">
            <w:pPr>
              <w:jc w:val="center"/>
              <w:rPr>
                <w:rFonts w:ascii="Times New Roman" w:eastAsia="SimSun" w:hAnsi="Times New Roman"/>
              </w:rPr>
            </w:pPr>
            <w:r>
              <w:rPr>
                <w:rFonts w:ascii="Times New Roman" w:eastAsia="SimSun" w:hAnsi="Times New Roman" w:hint="eastAsia"/>
              </w:rPr>
              <w:t>回收行为</w:t>
            </w:r>
          </w:p>
        </w:tc>
        <w:tc>
          <w:tcPr>
            <w:tcW w:w="1217" w:type="dxa"/>
            <w:vAlign w:val="center"/>
          </w:tcPr>
          <w:p w14:paraId="5E2CFAAC" w14:textId="77777777" w:rsidR="00713B2B" w:rsidRDefault="00D04354">
            <w:pPr>
              <w:jc w:val="center"/>
              <w:rPr>
                <w:rFonts w:ascii="Times New Roman" w:eastAsia="SimSun" w:hAnsi="Times New Roman"/>
              </w:rPr>
            </w:pPr>
            <w:r>
              <w:rPr>
                <w:rFonts w:ascii="Times New Roman" w:eastAsia="SimSun" w:hAnsi="Times New Roman" w:hint="eastAsia"/>
              </w:rPr>
              <w:t>组间</w:t>
            </w:r>
          </w:p>
        </w:tc>
        <w:tc>
          <w:tcPr>
            <w:tcW w:w="1217" w:type="dxa"/>
            <w:vAlign w:val="center"/>
          </w:tcPr>
          <w:p w14:paraId="7E997E3C" w14:textId="77777777" w:rsidR="00713B2B" w:rsidRDefault="00D04354">
            <w:pPr>
              <w:jc w:val="center"/>
              <w:rPr>
                <w:rFonts w:ascii="Times New Roman" w:eastAsia="SimSun" w:hAnsi="Times New Roman"/>
              </w:rPr>
            </w:pPr>
            <w:r>
              <w:rPr>
                <w:rFonts w:ascii="Times New Roman" w:eastAsia="SimSun" w:hAnsi="Times New Roman" w:hint="eastAsia"/>
              </w:rPr>
              <w:t>5.871</w:t>
            </w:r>
          </w:p>
        </w:tc>
        <w:tc>
          <w:tcPr>
            <w:tcW w:w="1217" w:type="dxa"/>
            <w:vAlign w:val="center"/>
          </w:tcPr>
          <w:p w14:paraId="618CB742" w14:textId="77777777" w:rsidR="00713B2B" w:rsidRDefault="00D04354">
            <w:pPr>
              <w:jc w:val="center"/>
              <w:rPr>
                <w:rFonts w:ascii="Times New Roman" w:eastAsia="SimSun" w:hAnsi="Times New Roman"/>
              </w:rPr>
            </w:pPr>
            <w:r>
              <w:rPr>
                <w:rFonts w:ascii="Times New Roman" w:eastAsia="SimSun" w:hAnsi="Times New Roman" w:hint="eastAsia"/>
              </w:rPr>
              <w:t>3</w:t>
            </w:r>
          </w:p>
        </w:tc>
        <w:tc>
          <w:tcPr>
            <w:tcW w:w="1218" w:type="dxa"/>
            <w:vAlign w:val="center"/>
          </w:tcPr>
          <w:p w14:paraId="6E5F5BBB" w14:textId="77777777" w:rsidR="00713B2B" w:rsidRDefault="00D04354">
            <w:pPr>
              <w:jc w:val="center"/>
              <w:rPr>
                <w:rFonts w:ascii="Times New Roman" w:eastAsia="SimSun" w:hAnsi="Times New Roman"/>
              </w:rPr>
            </w:pPr>
            <w:r>
              <w:rPr>
                <w:rFonts w:ascii="Times New Roman" w:eastAsia="SimSun" w:hAnsi="Times New Roman" w:hint="eastAsia"/>
              </w:rPr>
              <w:t>1.957</w:t>
            </w:r>
          </w:p>
        </w:tc>
        <w:tc>
          <w:tcPr>
            <w:tcW w:w="1218" w:type="dxa"/>
            <w:vAlign w:val="center"/>
          </w:tcPr>
          <w:p w14:paraId="5B4EFF55" w14:textId="77777777" w:rsidR="00713B2B" w:rsidRDefault="00D04354">
            <w:pPr>
              <w:jc w:val="center"/>
              <w:rPr>
                <w:rFonts w:ascii="Times New Roman" w:eastAsia="SimSun" w:hAnsi="Times New Roman"/>
              </w:rPr>
            </w:pPr>
            <w:r>
              <w:rPr>
                <w:rFonts w:ascii="Times New Roman" w:eastAsia="SimSun" w:hAnsi="Times New Roman" w:hint="eastAsia"/>
              </w:rPr>
              <w:t>2.507</w:t>
            </w:r>
          </w:p>
        </w:tc>
        <w:tc>
          <w:tcPr>
            <w:tcW w:w="1218" w:type="dxa"/>
            <w:vAlign w:val="center"/>
          </w:tcPr>
          <w:p w14:paraId="00A63706" w14:textId="77777777" w:rsidR="00713B2B" w:rsidRDefault="00D04354">
            <w:pPr>
              <w:jc w:val="center"/>
              <w:rPr>
                <w:rFonts w:ascii="Times New Roman" w:eastAsia="SimSun" w:hAnsi="Times New Roman"/>
              </w:rPr>
            </w:pPr>
            <w:r>
              <w:rPr>
                <w:rFonts w:ascii="Times New Roman" w:eastAsia="SimSun" w:hAnsi="Times New Roman" w:hint="eastAsia"/>
              </w:rPr>
              <w:t>0.065</w:t>
            </w:r>
          </w:p>
        </w:tc>
      </w:tr>
      <w:tr w:rsidR="00713B2B" w14:paraId="395A0A96" w14:textId="77777777">
        <w:trPr>
          <w:jc w:val="center"/>
        </w:trPr>
        <w:tc>
          <w:tcPr>
            <w:tcW w:w="1217" w:type="dxa"/>
            <w:vMerge/>
            <w:vAlign w:val="center"/>
          </w:tcPr>
          <w:p w14:paraId="3755D248" w14:textId="77777777" w:rsidR="00713B2B" w:rsidRDefault="00713B2B">
            <w:pPr>
              <w:jc w:val="center"/>
              <w:rPr>
                <w:rFonts w:ascii="Times New Roman" w:eastAsia="SimSun" w:hAnsi="Times New Roman"/>
              </w:rPr>
            </w:pPr>
          </w:p>
        </w:tc>
        <w:tc>
          <w:tcPr>
            <w:tcW w:w="1217" w:type="dxa"/>
            <w:vAlign w:val="center"/>
          </w:tcPr>
          <w:p w14:paraId="7270E063" w14:textId="77777777" w:rsidR="00713B2B" w:rsidRDefault="00D04354">
            <w:pPr>
              <w:jc w:val="center"/>
              <w:rPr>
                <w:rFonts w:ascii="Times New Roman" w:eastAsia="SimSun" w:hAnsi="Times New Roman"/>
              </w:rPr>
            </w:pPr>
            <w:r>
              <w:rPr>
                <w:rFonts w:ascii="Times New Roman" w:eastAsia="SimSun" w:hAnsi="Times New Roman" w:hint="eastAsia"/>
              </w:rPr>
              <w:t>组内</w:t>
            </w:r>
          </w:p>
        </w:tc>
        <w:tc>
          <w:tcPr>
            <w:tcW w:w="1217" w:type="dxa"/>
            <w:vAlign w:val="center"/>
          </w:tcPr>
          <w:p w14:paraId="6F5D3ACF" w14:textId="77777777" w:rsidR="00713B2B" w:rsidRDefault="00D04354">
            <w:pPr>
              <w:jc w:val="center"/>
              <w:rPr>
                <w:rFonts w:ascii="Times New Roman" w:eastAsia="SimSun" w:hAnsi="Times New Roman"/>
              </w:rPr>
            </w:pPr>
            <w:r>
              <w:rPr>
                <w:rFonts w:ascii="Times New Roman" w:eastAsia="SimSun" w:hAnsi="Times New Roman" w:hint="eastAsia"/>
              </w:rPr>
              <w:t>62.433</w:t>
            </w:r>
          </w:p>
        </w:tc>
        <w:tc>
          <w:tcPr>
            <w:tcW w:w="1217" w:type="dxa"/>
            <w:vAlign w:val="center"/>
          </w:tcPr>
          <w:p w14:paraId="66A61959" w14:textId="77777777" w:rsidR="00713B2B" w:rsidRDefault="00D04354">
            <w:pPr>
              <w:jc w:val="center"/>
              <w:rPr>
                <w:rFonts w:ascii="Times New Roman" w:eastAsia="SimSun" w:hAnsi="Times New Roman"/>
              </w:rPr>
            </w:pPr>
            <w:r>
              <w:rPr>
                <w:rFonts w:ascii="Times New Roman" w:eastAsia="SimSun" w:hAnsi="Times New Roman" w:hint="eastAsia"/>
              </w:rPr>
              <w:t>80</w:t>
            </w:r>
          </w:p>
        </w:tc>
        <w:tc>
          <w:tcPr>
            <w:tcW w:w="1218" w:type="dxa"/>
            <w:vAlign w:val="center"/>
          </w:tcPr>
          <w:p w14:paraId="0D2758CE" w14:textId="77777777" w:rsidR="00713B2B" w:rsidRDefault="00D04354">
            <w:pPr>
              <w:jc w:val="center"/>
              <w:rPr>
                <w:rFonts w:ascii="Times New Roman" w:eastAsia="SimSun" w:hAnsi="Times New Roman"/>
              </w:rPr>
            </w:pPr>
            <w:r>
              <w:rPr>
                <w:rFonts w:ascii="Times New Roman" w:eastAsia="SimSun" w:hAnsi="Times New Roman" w:hint="eastAsia"/>
              </w:rPr>
              <w:t>0.780</w:t>
            </w:r>
          </w:p>
        </w:tc>
        <w:tc>
          <w:tcPr>
            <w:tcW w:w="1218" w:type="dxa"/>
            <w:vAlign w:val="center"/>
          </w:tcPr>
          <w:p w14:paraId="398698C6" w14:textId="77777777" w:rsidR="00713B2B" w:rsidRDefault="00713B2B">
            <w:pPr>
              <w:jc w:val="center"/>
              <w:rPr>
                <w:rFonts w:ascii="Times New Roman" w:eastAsia="SimSun" w:hAnsi="Times New Roman"/>
              </w:rPr>
            </w:pPr>
          </w:p>
        </w:tc>
        <w:tc>
          <w:tcPr>
            <w:tcW w:w="1218" w:type="dxa"/>
            <w:vAlign w:val="center"/>
          </w:tcPr>
          <w:p w14:paraId="7B9FB7C5" w14:textId="77777777" w:rsidR="00713B2B" w:rsidRDefault="00713B2B">
            <w:pPr>
              <w:jc w:val="center"/>
              <w:rPr>
                <w:rFonts w:ascii="Times New Roman" w:eastAsia="SimSun" w:hAnsi="Times New Roman"/>
              </w:rPr>
            </w:pPr>
          </w:p>
        </w:tc>
      </w:tr>
      <w:tr w:rsidR="00713B2B" w14:paraId="1D7169AF" w14:textId="77777777">
        <w:trPr>
          <w:jc w:val="center"/>
        </w:trPr>
        <w:tc>
          <w:tcPr>
            <w:tcW w:w="1217" w:type="dxa"/>
            <w:vMerge/>
            <w:vAlign w:val="center"/>
          </w:tcPr>
          <w:p w14:paraId="4E54E672" w14:textId="77777777" w:rsidR="00713B2B" w:rsidRDefault="00713B2B">
            <w:pPr>
              <w:jc w:val="center"/>
              <w:rPr>
                <w:rFonts w:ascii="Times New Roman" w:eastAsia="SimSun" w:hAnsi="Times New Roman"/>
              </w:rPr>
            </w:pPr>
          </w:p>
        </w:tc>
        <w:tc>
          <w:tcPr>
            <w:tcW w:w="1217" w:type="dxa"/>
            <w:vAlign w:val="center"/>
          </w:tcPr>
          <w:p w14:paraId="2A1987F8" w14:textId="77777777" w:rsidR="00713B2B" w:rsidRDefault="00D04354">
            <w:pPr>
              <w:jc w:val="center"/>
              <w:rPr>
                <w:rFonts w:ascii="Times New Roman" w:eastAsia="SimSun" w:hAnsi="Times New Roman"/>
              </w:rPr>
            </w:pPr>
            <w:r>
              <w:rPr>
                <w:rFonts w:ascii="Times New Roman" w:eastAsia="SimSun" w:hAnsi="Times New Roman" w:hint="eastAsia"/>
              </w:rPr>
              <w:t>总计</w:t>
            </w:r>
          </w:p>
        </w:tc>
        <w:tc>
          <w:tcPr>
            <w:tcW w:w="1217" w:type="dxa"/>
            <w:vAlign w:val="center"/>
          </w:tcPr>
          <w:p w14:paraId="308205CB" w14:textId="77777777" w:rsidR="00713B2B" w:rsidRDefault="00D04354">
            <w:pPr>
              <w:jc w:val="center"/>
              <w:rPr>
                <w:rFonts w:ascii="Times New Roman" w:eastAsia="SimSun" w:hAnsi="Times New Roman"/>
              </w:rPr>
            </w:pPr>
            <w:r>
              <w:rPr>
                <w:rFonts w:ascii="Times New Roman" w:eastAsia="SimSun" w:hAnsi="Times New Roman" w:hint="eastAsia"/>
              </w:rPr>
              <w:t>68.304</w:t>
            </w:r>
          </w:p>
        </w:tc>
        <w:tc>
          <w:tcPr>
            <w:tcW w:w="1217" w:type="dxa"/>
            <w:vAlign w:val="center"/>
          </w:tcPr>
          <w:p w14:paraId="07250847" w14:textId="77777777" w:rsidR="00713B2B" w:rsidRDefault="00D04354">
            <w:pPr>
              <w:jc w:val="center"/>
              <w:rPr>
                <w:rFonts w:ascii="Times New Roman" w:eastAsia="SimSun" w:hAnsi="Times New Roman"/>
              </w:rPr>
            </w:pPr>
            <w:r>
              <w:rPr>
                <w:rFonts w:ascii="Times New Roman" w:eastAsia="SimSun" w:hAnsi="Times New Roman" w:hint="eastAsia"/>
              </w:rPr>
              <w:t>83</w:t>
            </w:r>
          </w:p>
        </w:tc>
        <w:tc>
          <w:tcPr>
            <w:tcW w:w="1218" w:type="dxa"/>
            <w:vAlign w:val="center"/>
          </w:tcPr>
          <w:p w14:paraId="32BB42DE" w14:textId="77777777" w:rsidR="00713B2B" w:rsidRDefault="00713B2B">
            <w:pPr>
              <w:jc w:val="center"/>
              <w:rPr>
                <w:rFonts w:ascii="Times New Roman" w:eastAsia="SimSun" w:hAnsi="Times New Roman"/>
              </w:rPr>
            </w:pPr>
          </w:p>
        </w:tc>
        <w:tc>
          <w:tcPr>
            <w:tcW w:w="1218" w:type="dxa"/>
            <w:vAlign w:val="center"/>
          </w:tcPr>
          <w:p w14:paraId="55010588" w14:textId="77777777" w:rsidR="00713B2B" w:rsidRDefault="00713B2B">
            <w:pPr>
              <w:jc w:val="center"/>
              <w:rPr>
                <w:rFonts w:ascii="Times New Roman" w:eastAsia="SimSun" w:hAnsi="Times New Roman"/>
              </w:rPr>
            </w:pPr>
          </w:p>
        </w:tc>
        <w:tc>
          <w:tcPr>
            <w:tcW w:w="1218" w:type="dxa"/>
            <w:vAlign w:val="center"/>
          </w:tcPr>
          <w:p w14:paraId="233E05CE" w14:textId="77777777" w:rsidR="00713B2B" w:rsidRDefault="00713B2B">
            <w:pPr>
              <w:jc w:val="center"/>
              <w:rPr>
                <w:rFonts w:ascii="Times New Roman" w:eastAsia="SimSun" w:hAnsi="Times New Roman"/>
              </w:rPr>
            </w:pPr>
          </w:p>
        </w:tc>
      </w:tr>
    </w:tbl>
    <w:p w14:paraId="22F01ABE" w14:textId="77777777" w:rsidR="00713B2B" w:rsidRDefault="00713B2B">
      <w:pPr>
        <w:spacing w:line="360" w:lineRule="auto"/>
        <w:ind w:firstLineChars="200" w:firstLine="480"/>
        <w:rPr>
          <w:rFonts w:ascii="SimSun" w:eastAsia="SimSun" w:hAnsi="SimSun" w:cs="SimSun"/>
          <w:sz w:val="24"/>
        </w:rPr>
      </w:pPr>
    </w:p>
    <w:p w14:paraId="703EBF64" w14:textId="77777777" w:rsidR="00713B2B" w:rsidRDefault="00D04354">
      <w:pPr>
        <w:pStyle w:val="11"/>
      </w:pPr>
      <w:r>
        <w:rPr>
          <w:rFonts w:hint="eastAsia"/>
        </w:rPr>
        <w:t>由于单因素方差分析中回收行为的交互效应接近显著，因此进一步进行事后</w:t>
      </w:r>
      <w:r>
        <w:rPr>
          <w:rFonts w:hint="eastAsia"/>
        </w:rPr>
        <w:t xml:space="preserve"> LSD </w:t>
      </w:r>
      <w:r>
        <w:rPr>
          <w:rFonts w:hint="eastAsia"/>
        </w:rPr>
        <w:t>多重比较，以探讨具体的组间差异。</w:t>
      </w:r>
      <w:r>
        <w:rPr>
          <w:rFonts w:hint="eastAsia"/>
        </w:rPr>
        <w:t xml:space="preserve">LSD </w:t>
      </w:r>
      <w:r>
        <w:rPr>
          <w:rFonts w:hint="eastAsia"/>
        </w:rPr>
        <w:t>结果显示（表</w:t>
      </w:r>
      <w:r>
        <w:rPr>
          <w:rFonts w:hint="eastAsia"/>
        </w:rPr>
        <w:t>4</w:t>
      </w:r>
      <w:r>
        <w:t>-8</w:t>
      </w:r>
      <w:r>
        <w:rPr>
          <w:rFonts w:hint="eastAsia"/>
        </w:rPr>
        <w:t>），回收行为方面，坚定主张×低频率组与坚定主张×高频率组（</w:t>
      </w:r>
      <w:r>
        <w:rPr>
          <w:rFonts w:hint="eastAsia"/>
        </w:rPr>
        <w:t>p = 0.037</w:t>
      </w:r>
      <w:r>
        <w:rPr>
          <w:rFonts w:hint="eastAsia"/>
        </w:rPr>
        <w:t>）、非坚定主张×低频率组与坚定主张×高频率（</w:t>
      </w:r>
      <w:r>
        <w:rPr>
          <w:rFonts w:hint="eastAsia"/>
        </w:rPr>
        <w:t>p = 0.0</w:t>
      </w:r>
      <w:r>
        <w:t>21</w:t>
      </w:r>
      <w:r>
        <w:rPr>
          <w:rFonts w:hint="eastAsia"/>
        </w:rPr>
        <w:t>）之间的差异显著。然而，其他组别之间的差异未达显著水平（</w:t>
      </w:r>
      <w:r>
        <w:rPr>
          <w:rFonts w:hint="eastAsia"/>
        </w:rPr>
        <w:t>p &gt; 0.05</w:t>
      </w:r>
      <w:r>
        <w:rPr>
          <w:rFonts w:hint="eastAsia"/>
        </w:rPr>
        <w:t>）。</w:t>
      </w:r>
    </w:p>
    <w:p w14:paraId="32414D66" w14:textId="77777777" w:rsidR="00713B2B" w:rsidRDefault="00D04354" w:rsidP="00363098">
      <w:pPr>
        <w:pStyle w:val="a7"/>
      </w:pPr>
      <w:bookmarkStart w:id="112" w:name="_Toc192689109"/>
      <w:r>
        <w:rPr>
          <w:rFonts w:hint="eastAsia"/>
        </w:rPr>
        <w:t>表</w:t>
      </w:r>
      <w:r>
        <w:rPr>
          <w:rFonts w:hint="eastAsia"/>
        </w:rPr>
        <w:t>4</w:t>
      </w:r>
      <w:r>
        <w:t xml:space="preserve">-8 </w:t>
      </w:r>
      <w:r>
        <w:rPr>
          <w:rFonts w:hint="eastAsia"/>
        </w:rPr>
        <w:t>不同信息干预策略对参与者回收行为的</w:t>
      </w:r>
      <w:r>
        <w:rPr>
          <w:rFonts w:hint="eastAsia"/>
        </w:rPr>
        <w:t xml:space="preserve"> LSD </w:t>
      </w:r>
      <w:r>
        <w:rPr>
          <w:rFonts w:hint="eastAsia"/>
        </w:rPr>
        <w:t>事后检验结果</w:t>
      </w:r>
      <w:bookmarkEnd w:id="112"/>
    </w:p>
    <w:tbl>
      <w:tblPr>
        <w:tblStyle w:val="TableGrid"/>
        <w:tblW w:w="8613"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
        <w:gridCol w:w="2194"/>
        <w:gridCol w:w="1417"/>
        <w:gridCol w:w="1134"/>
        <w:gridCol w:w="1134"/>
        <w:gridCol w:w="1701"/>
      </w:tblGrid>
      <w:tr w:rsidR="00713B2B" w14:paraId="380B4454" w14:textId="77777777">
        <w:trPr>
          <w:jc w:val="center"/>
        </w:trPr>
        <w:tc>
          <w:tcPr>
            <w:tcW w:w="1033" w:type="dxa"/>
            <w:tcBorders>
              <w:top w:val="single" w:sz="4" w:space="0" w:color="auto"/>
              <w:bottom w:val="single" w:sz="4" w:space="0" w:color="auto"/>
            </w:tcBorders>
            <w:vAlign w:val="center"/>
          </w:tcPr>
          <w:p w14:paraId="0E431574" w14:textId="77777777" w:rsidR="00713B2B" w:rsidRDefault="00D04354">
            <w:pPr>
              <w:jc w:val="center"/>
              <w:rPr>
                <w:rFonts w:ascii="Times New Roman" w:eastAsia="SimSun" w:hAnsi="Times New Roman"/>
              </w:rPr>
            </w:pPr>
            <w:r>
              <w:rPr>
                <w:rFonts w:ascii="Times New Roman" w:eastAsia="SimSun" w:hAnsi="Times New Roman" w:hint="eastAsia"/>
              </w:rPr>
              <w:t>组别</w:t>
            </w:r>
            <w:r>
              <w:rPr>
                <w:rFonts w:ascii="Times New Roman" w:eastAsia="SimSun" w:hAnsi="Times New Roman"/>
              </w:rPr>
              <w:t>(I)</w:t>
            </w:r>
          </w:p>
        </w:tc>
        <w:tc>
          <w:tcPr>
            <w:tcW w:w="2194" w:type="dxa"/>
            <w:tcBorders>
              <w:top w:val="single" w:sz="4" w:space="0" w:color="auto"/>
              <w:bottom w:val="single" w:sz="4" w:space="0" w:color="auto"/>
            </w:tcBorders>
            <w:vAlign w:val="center"/>
          </w:tcPr>
          <w:p w14:paraId="3E9ABCFC" w14:textId="77777777" w:rsidR="00713B2B" w:rsidRDefault="00D04354">
            <w:pPr>
              <w:jc w:val="center"/>
              <w:rPr>
                <w:rFonts w:ascii="Times New Roman" w:eastAsia="SimSun" w:hAnsi="Times New Roman"/>
              </w:rPr>
            </w:pPr>
            <w:r>
              <w:rPr>
                <w:rFonts w:ascii="Times New Roman" w:eastAsia="SimSun" w:hAnsi="Times New Roman" w:hint="eastAsia"/>
              </w:rPr>
              <w:t>组别</w:t>
            </w:r>
            <w:r>
              <w:rPr>
                <w:rFonts w:ascii="Times New Roman" w:eastAsia="SimSun" w:hAnsi="Times New Roman"/>
              </w:rPr>
              <w:t>(J)</w:t>
            </w:r>
          </w:p>
        </w:tc>
        <w:tc>
          <w:tcPr>
            <w:tcW w:w="1417" w:type="dxa"/>
            <w:tcBorders>
              <w:top w:val="single" w:sz="4" w:space="0" w:color="auto"/>
              <w:bottom w:val="single" w:sz="4" w:space="0" w:color="auto"/>
            </w:tcBorders>
            <w:vAlign w:val="center"/>
          </w:tcPr>
          <w:p w14:paraId="5150F214" w14:textId="77777777" w:rsidR="00713B2B" w:rsidRDefault="00D04354">
            <w:pPr>
              <w:jc w:val="center"/>
              <w:rPr>
                <w:rFonts w:ascii="Times New Roman" w:eastAsia="SimSun" w:hAnsi="Times New Roman"/>
              </w:rPr>
            </w:pPr>
            <w:r>
              <w:rPr>
                <w:rFonts w:ascii="Times New Roman" w:eastAsia="SimSun" w:hAnsi="Times New Roman" w:hint="eastAsia"/>
              </w:rPr>
              <w:t>平均值差值</w:t>
            </w:r>
            <w:r>
              <w:rPr>
                <w:rFonts w:ascii="Times New Roman" w:eastAsia="SimSun" w:hAnsi="Times New Roman" w:hint="eastAsia"/>
              </w:rPr>
              <w:t>(I-J)</w:t>
            </w:r>
          </w:p>
        </w:tc>
        <w:tc>
          <w:tcPr>
            <w:tcW w:w="1134" w:type="dxa"/>
            <w:tcBorders>
              <w:top w:val="single" w:sz="4" w:space="0" w:color="auto"/>
              <w:bottom w:val="single" w:sz="4" w:space="0" w:color="auto"/>
            </w:tcBorders>
            <w:vAlign w:val="center"/>
          </w:tcPr>
          <w:p w14:paraId="2963BDA3" w14:textId="77777777" w:rsidR="00713B2B" w:rsidRDefault="00D04354">
            <w:pPr>
              <w:jc w:val="center"/>
              <w:rPr>
                <w:rFonts w:ascii="Times New Roman" w:eastAsia="SimSun" w:hAnsi="Times New Roman"/>
              </w:rPr>
            </w:pPr>
            <w:r>
              <w:rPr>
                <w:rFonts w:ascii="Times New Roman" w:eastAsia="SimSun" w:hAnsi="Times New Roman" w:hint="eastAsia"/>
              </w:rPr>
              <w:t>标准错误</w:t>
            </w:r>
          </w:p>
        </w:tc>
        <w:tc>
          <w:tcPr>
            <w:tcW w:w="1134" w:type="dxa"/>
            <w:tcBorders>
              <w:top w:val="single" w:sz="4" w:space="0" w:color="auto"/>
              <w:bottom w:val="single" w:sz="4" w:space="0" w:color="auto"/>
            </w:tcBorders>
            <w:vAlign w:val="center"/>
          </w:tcPr>
          <w:p w14:paraId="726EDDEB" w14:textId="77777777" w:rsidR="00713B2B" w:rsidRDefault="00D04354">
            <w:pPr>
              <w:jc w:val="center"/>
              <w:rPr>
                <w:rFonts w:ascii="Times New Roman" w:eastAsia="SimSun" w:hAnsi="Times New Roman"/>
              </w:rPr>
            </w:pPr>
            <w:r>
              <w:rPr>
                <w:rFonts w:ascii="Times New Roman" w:eastAsia="SimSun" w:hAnsi="Times New Roman" w:hint="eastAsia"/>
              </w:rPr>
              <w:t>显著性</w:t>
            </w:r>
          </w:p>
        </w:tc>
        <w:tc>
          <w:tcPr>
            <w:tcW w:w="1701" w:type="dxa"/>
            <w:tcBorders>
              <w:top w:val="single" w:sz="4" w:space="0" w:color="auto"/>
              <w:bottom w:val="single" w:sz="4" w:space="0" w:color="auto"/>
            </w:tcBorders>
            <w:vAlign w:val="center"/>
          </w:tcPr>
          <w:p w14:paraId="22447A0F" w14:textId="77777777" w:rsidR="00713B2B" w:rsidRDefault="00D04354">
            <w:pPr>
              <w:jc w:val="center"/>
              <w:rPr>
                <w:rFonts w:ascii="Times New Roman" w:eastAsia="SimSun" w:hAnsi="Times New Roman"/>
              </w:rPr>
            </w:pPr>
            <w:r>
              <w:rPr>
                <w:rFonts w:ascii="Times New Roman" w:eastAsia="SimSun" w:hAnsi="Times New Roman" w:hint="eastAsia"/>
              </w:rPr>
              <w:t xml:space="preserve">95% </w:t>
            </w:r>
            <w:r>
              <w:rPr>
                <w:rFonts w:ascii="Times New Roman" w:eastAsia="SimSun" w:hAnsi="Times New Roman" w:hint="eastAsia"/>
              </w:rPr>
              <w:t>置信区间</w:t>
            </w:r>
          </w:p>
        </w:tc>
      </w:tr>
      <w:tr w:rsidR="00713B2B" w14:paraId="00249BEE" w14:textId="77777777">
        <w:trPr>
          <w:jc w:val="center"/>
        </w:trPr>
        <w:tc>
          <w:tcPr>
            <w:tcW w:w="1033" w:type="dxa"/>
            <w:vMerge w:val="restart"/>
            <w:tcBorders>
              <w:top w:val="single" w:sz="4" w:space="0" w:color="auto"/>
            </w:tcBorders>
            <w:vAlign w:val="center"/>
          </w:tcPr>
          <w:p w14:paraId="23490ACE" w14:textId="77777777" w:rsidR="00713B2B" w:rsidRDefault="00D04354">
            <w:pPr>
              <w:jc w:val="center"/>
              <w:rPr>
                <w:rFonts w:ascii="Times New Roman" w:eastAsia="SimSun" w:hAnsi="Times New Roman"/>
              </w:rPr>
            </w:pPr>
            <w:r>
              <w:rPr>
                <w:rFonts w:ascii="Times New Roman" w:eastAsia="SimSun" w:hAnsi="Times New Roman" w:hint="eastAsia"/>
              </w:rPr>
              <w:t>非坚定主张×低频率</w:t>
            </w:r>
          </w:p>
        </w:tc>
        <w:tc>
          <w:tcPr>
            <w:tcW w:w="2194" w:type="dxa"/>
            <w:tcBorders>
              <w:top w:val="single" w:sz="4" w:space="0" w:color="auto"/>
            </w:tcBorders>
            <w:vAlign w:val="center"/>
          </w:tcPr>
          <w:p w14:paraId="443054D5" w14:textId="77777777" w:rsidR="00713B2B" w:rsidRDefault="00D04354">
            <w:pPr>
              <w:jc w:val="center"/>
              <w:rPr>
                <w:rFonts w:ascii="Times New Roman" w:eastAsia="SimSun" w:hAnsi="Times New Roman"/>
              </w:rPr>
            </w:pPr>
            <w:r>
              <w:rPr>
                <w:rFonts w:ascii="Times New Roman" w:eastAsia="SimSun" w:hAnsi="Times New Roman" w:hint="eastAsia"/>
              </w:rPr>
              <w:t>坚定主张×低频率</w:t>
            </w:r>
          </w:p>
        </w:tc>
        <w:tc>
          <w:tcPr>
            <w:tcW w:w="1417" w:type="dxa"/>
            <w:tcBorders>
              <w:top w:val="single" w:sz="4" w:space="0" w:color="auto"/>
            </w:tcBorders>
            <w:vAlign w:val="center"/>
          </w:tcPr>
          <w:p w14:paraId="0D333A9C" w14:textId="77777777" w:rsidR="00713B2B" w:rsidRDefault="00D04354">
            <w:pPr>
              <w:jc w:val="center"/>
              <w:rPr>
                <w:rFonts w:ascii="Times New Roman" w:eastAsia="SimSun" w:hAnsi="Times New Roman"/>
              </w:rPr>
            </w:pPr>
            <w:r>
              <w:rPr>
                <w:rFonts w:ascii="Times New Roman" w:eastAsia="SimSun" w:hAnsi="Times New Roman"/>
              </w:rPr>
              <w:t>-0.061</w:t>
            </w:r>
          </w:p>
        </w:tc>
        <w:tc>
          <w:tcPr>
            <w:tcW w:w="1134" w:type="dxa"/>
            <w:tcBorders>
              <w:top w:val="single" w:sz="4" w:space="0" w:color="auto"/>
            </w:tcBorders>
            <w:vAlign w:val="center"/>
          </w:tcPr>
          <w:p w14:paraId="015C343D" w14:textId="77777777" w:rsidR="00713B2B" w:rsidRDefault="00D04354">
            <w:pPr>
              <w:jc w:val="center"/>
              <w:rPr>
                <w:rFonts w:ascii="Times New Roman" w:eastAsia="SimSun" w:hAnsi="Times New Roman"/>
              </w:rPr>
            </w:pPr>
            <w:r>
              <w:rPr>
                <w:rFonts w:ascii="Times New Roman" w:eastAsia="SimSun" w:hAnsi="Times New Roman"/>
              </w:rPr>
              <w:t>0.273</w:t>
            </w:r>
          </w:p>
        </w:tc>
        <w:tc>
          <w:tcPr>
            <w:tcW w:w="1134" w:type="dxa"/>
            <w:tcBorders>
              <w:top w:val="single" w:sz="4" w:space="0" w:color="auto"/>
            </w:tcBorders>
            <w:vAlign w:val="center"/>
          </w:tcPr>
          <w:p w14:paraId="494CB92A" w14:textId="77777777" w:rsidR="00713B2B" w:rsidRDefault="00D04354">
            <w:pPr>
              <w:jc w:val="center"/>
              <w:rPr>
                <w:rFonts w:ascii="Times New Roman" w:eastAsia="SimSun" w:hAnsi="Times New Roman"/>
              </w:rPr>
            </w:pPr>
            <w:r>
              <w:rPr>
                <w:rFonts w:ascii="Times New Roman" w:eastAsia="SimSun" w:hAnsi="Times New Roman"/>
              </w:rPr>
              <w:t>0.823</w:t>
            </w:r>
          </w:p>
        </w:tc>
        <w:tc>
          <w:tcPr>
            <w:tcW w:w="1701" w:type="dxa"/>
            <w:tcBorders>
              <w:top w:val="single" w:sz="4" w:space="0" w:color="auto"/>
            </w:tcBorders>
            <w:vAlign w:val="center"/>
          </w:tcPr>
          <w:p w14:paraId="1F685228" w14:textId="77777777" w:rsidR="00713B2B" w:rsidRDefault="00D04354">
            <w:pPr>
              <w:jc w:val="center"/>
              <w:rPr>
                <w:rFonts w:ascii="Times New Roman" w:eastAsia="SimSun" w:hAnsi="Times New Roman"/>
              </w:rPr>
            </w:pPr>
            <w:r>
              <w:rPr>
                <w:rFonts w:ascii="Times New Roman" w:eastAsia="SimSun" w:hAnsi="Times New Roman"/>
              </w:rPr>
              <w:t>[-0.604</w:t>
            </w:r>
            <w:r>
              <w:rPr>
                <w:rFonts w:ascii="Times New Roman" w:eastAsia="SimSun" w:hAnsi="Times New Roman" w:hint="eastAsia"/>
              </w:rPr>
              <w:t>,</w:t>
            </w:r>
            <w:r>
              <w:rPr>
                <w:rFonts w:ascii="Times New Roman" w:eastAsia="SimSun" w:hAnsi="Times New Roman"/>
              </w:rPr>
              <w:t xml:space="preserve"> 0.481]</w:t>
            </w:r>
          </w:p>
        </w:tc>
      </w:tr>
      <w:tr w:rsidR="00713B2B" w14:paraId="35616E12" w14:textId="77777777">
        <w:trPr>
          <w:jc w:val="center"/>
        </w:trPr>
        <w:tc>
          <w:tcPr>
            <w:tcW w:w="1033" w:type="dxa"/>
            <w:vMerge/>
            <w:vAlign w:val="center"/>
          </w:tcPr>
          <w:p w14:paraId="177EB34F" w14:textId="77777777" w:rsidR="00713B2B" w:rsidRDefault="00713B2B">
            <w:pPr>
              <w:jc w:val="center"/>
              <w:rPr>
                <w:rFonts w:ascii="Times New Roman" w:eastAsia="SimSun" w:hAnsi="Times New Roman"/>
              </w:rPr>
            </w:pPr>
          </w:p>
        </w:tc>
        <w:tc>
          <w:tcPr>
            <w:tcW w:w="2194" w:type="dxa"/>
            <w:vAlign w:val="center"/>
          </w:tcPr>
          <w:p w14:paraId="72B199DE" w14:textId="77777777" w:rsidR="00713B2B" w:rsidRDefault="00D04354">
            <w:pPr>
              <w:jc w:val="center"/>
              <w:rPr>
                <w:rFonts w:ascii="Times New Roman" w:eastAsia="SimSun" w:hAnsi="Times New Roman"/>
              </w:rPr>
            </w:pPr>
            <w:r>
              <w:rPr>
                <w:rFonts w:ascii="Times New Roman" w:eastAsia="SimSun" w:hAnsi="Times New Roman" w:hint="eastAsia"/>
              </w:rPr>
              <w:t>非坚定主张×高频率</w:t>
            </w:r>
          </w:p>
        </w:tc>
        <w:tc>
          <w:tcPr>
            <w:tcW w:w="1417" w:type="dxa"/>
            <w:vAlign w:val="center"/>
          </w:tcPr>
          <w:p w14:paraId="2268BC63" w14:textId="77777777" w:rsidR="00713B2B" w:rsidRDefault="00D04354">
            <w:pPr>
              <w:jc w:val="center"/>
              <w:rPr>
                <w:rFonts w:ascii="Times New Roman" w:eastAsia="SimSun" w:hAnsi="Times New Roman"/>
              </w:rPr>
            </w:pPr>
            <w:r>
              <w:rPr>
                <w:rFonts w:ascii="Times New Roman" w:eastAsia="SimSun" w:hAnsi="Times New Roman"/>
              </w:rPr>
              <w:t>-0.435</w:t>
            </w:r>
          </w:p>
        </w:tc>
        <w:tc>
          <w:tcPr>
            <w:tcW w:w="1134" w:type="dxa"/>
            <w:vAlign w:val="center"/>
          </w:tcPr>
          <w:p w14:paraId="270FECD2" w14:textId="77777777" w:rsidR="00713B2B" w:rsidRDefault="00D04354">
            <w:pPr>
              <w:jc w:val="center"/>
              <w:rPr>
                <w:rFonts w:ascii="Times New Roman" w:eastAsia="SimSun" w:hAnsi="Times New Roman"/>
              </w:rPr>
            </w:pPr>
            <w:r>
              <w:rPr>
                <w:rFonts w:ascii="Times New Roman" w:eastAsia="SimSun" w:hAnsi="Times New Roman"/>
              </w:rPr>
              <w:t>0.273</w:t>
            </w:r>
          </w:p>
        </w:tc>
        <w:tc>
          <w:tcPr>
            <w:tcW w:w="1134" w:type="dxa"/>
            <w:vAlign w:val="center"/>
          </w:tcPr>
          <w:p w14:paraId="28FCF960" w14:textId="77777777" w:rsidR="00713B2B" w:rsidRDefault="00D04354">
            <w:pPr>
              <w:jc w:val="center"/>
              <w:rPr>
                <w:rFonts w:ascii="Times New Roman" w:eastAsia="SimSun" w:hAnsi="Times New Roman"/>
              </w:rPr>
            </w:pPr>
            <w:r>
              <w:rPr>
                <w:rFonts w:ascii="Times New Roman" w:eastAsia="SimSun" w:hAnsi="Times New Roman"/>
              </w:rPr>
              <w:t>0.114</w:t>
            </w:r>
          </w:p>
        </w:tc>
        <w:tc>
          <w:tcPr>
            <w:tcW w:w="1701" w:type="dxa"/>
            <w:vAlign w:val="center"/>
          </w:tcPr>
          <w:p w14:paraId="0BF79D7D" w14:textId="77777777" w:rsidR="00713B2B" w:rsidRDefault="00D04354">
            <w:pPr>
              <w:jc w:val="center"/>
              <w:rPr>
                <w:rFonts w:ascii="Times New Roman" w:eastAsia="SimSun" w:hAnsi="Times New Roman"/>
              </w:rPr>
            </w:pPr>
            <w:r>
              <w:rPr>
                <w:rFonts w:ascii="Times New Roman" w:eastAsia="SimSun" w:hAnsi="Times New Roman"/>
              </w:rPr>
              <w:t>[-0.978</w:t>
            </w:r>
            <w:r>
              <w:rPr>
                <w:rFonts w:ascii="Times New Roman" w:eastAsia="SimSun" w:hAnsi="Times New Roman" w:hint="eastAsia"/>
              </w:rPr>
              <w:t>,</w:t>
            </w:r>
            <w:r>
              <w:rPr>
                <w:rFonts w:ascii="Times New Roman" w:eastAsia="SimSun" w:hAnsi="Times New Roman"/>
              </w:rPr>
              <w:t xml:space="preserve"> 0.107]</w:t>
            </w:r>
          </w:p>
        </w:tc>
      </w:tr>
      <w:tr w:rsidR="00713B2B" w14:paraId="3FAA41D7" w14:textId="77777777">
        <w:trPr>
          <w:jc w:val="center"/>
        </w:trPr>
        <w:tc>
          <w:tcPr>
            <w:tcW w:w="1033" w:type="dxa"/>
            <w:vMerge/>
            <w:vAlign w:val="center"/>
          </w:tcPr>
          <w:p w14:paraId="75C88213" w14:textId="77777777" w:rsidR="00713B2B" w:rsidRDefault="00713B2B">
            <w:pPr>
              <w:jc w:val="center"/>
              <w:rPr>
                <w:rFonts w:ascii="Times New Roman" w:eastAsia="SimSun" w:hAnsi="Times New Roman"/>
              </w:rPr>
            </w:pPr>
          </w:p>
        </w:tc>
        <w:tc>
          <w:tcPr>
            <w:tcW w:w="2194" w:type="dxa"/>
            <w:vAlign w:val="center"/>
          </w:tcPr>
          <w:p w14:paraId="2833156E" w14:textId="77777777" w:rsidR="00713B2B" w:rsidRDefault="00D04354">
            <w:pPr>
              <w:jc w:val="center"/>
              <w:rPr>
                <w:rFonts w:ascii="Times New Roman" w:eastAsia="SimSun" w:hAnsi="Times New Roman"/>
              </w:rPr>
            </w:pPr>
            <w:r>
              <w:rPr>
                <w:rFonts w:ascii="Times New Roman" w:eastAsia="SimSun" w:hAnsi="Times New Roman" w:hint="eastAsia"/>
              </w:rPr>
              <w:t>坚定主张×高频率</w:t>
            </w:r>
          </w:p>
        </w:tc>
        <w:tc>
          <w:tcPr>
            <w:tcW w:w="1417" w:type="dxa"/>
            <w:vAlign w:val="center"/>
          </w:tcPr>
          <w:p w14:paraId="4AC9E09F" w14:textId="77777777" w:rsidR="00713B2B" w:rsidRDefault="00D04354">
            <w:pPr>
              <w:jc w:val="center"/>
              <w:rPr>
                <w:rFonts w:ascii="Times New Roman" w:eastAsia="SimSun" w:hAnsi="Times New Roman"/>
              </w:rPr>
            </w:pPr>
            <w:r>
              <w:rPr>
                <w:rFonts w:ascii="Times New Roman" w:eastAsia="SimSun" w:hAnsi="Times New Roman"/>
              </w:rPr>
              <w:t>-0.639*</w:t>
            </w:r>
          </w:p>
        </w:tc>
        <w:tc>
          <w:tcPr>
            <w:tcW w:w="1134" w:type="dxa"/>
            <w:vAlign w:val="center"/>
          </w:tcPr>
          <w:p w14:paraId="3DBB0E6D" w14:textId="77777777" w:rsidR="00713B2B" w:rsidRDefault="00D04354">
            <w:pPr>
              <w:jc w:val="center"/>
              <w:rPr>
                <w:rFonts w:ascii="Times New Roman" w:eastAsia="SimSun" w:hAnsi="Times New Roman"/>
              </w:rPr>
            </w:pPr>
            <w:r>
              <w:rPr>
                <w:rFonts w:ascii="Times New Roman" w:eastAsia="SimSun" w:hAnsi="Times New Roman"/>
              </w:rPr>
              <w:t>0.273</w:t>
            </w:r>
          </w:p>
        </w:tc>
        <w:tc>
          <w:tcPr>
            <w:tcW w:w="1134" w:type="dxa"/>
            <w:vAlign w:val="center"/>
          </w:tcPr>
          <w:p w14:paraId="4C253D32" w14:textId="77777777" w:rsidR="00713B2B" w:rsidRDefault="00D04354">
            <w:pPr>
              <w:jc w:val="center"/>
              <w:rPr>
                <w:rFonts w:ascii="Times New Roman" w:eastAsia="SimSun" w:hAnsi="Times New Roman"/>
              </w:rPr>
            </w:pPr>
            <w:r>
              <w:rPr>
                <w:rFonts w:ascii="Times New Roman" w:eastAsia="SimSun" w:hAnsi="Times New Roman"/>
              </w:rPr>
              <w:t>0.021*</w:t>
            </w:r>
          </w:p>
        </w:tc>
        <w:tc>
          <w:tcPr>
            <w:tcW w:w="1701" w:type="dxa"/>
            <w:vAlign w:val="center"/>
          </w:tcPr>
          <w:p w14:paraId="4BA97996" w14:textId="77777777" w:rsidR="00713B2B" w:rsidRDefault="00D04354">
            <w:pPr>
              <w:jc w:val="center"/>
              <w:rPr>
                <w:rFonts w:ascii="Times New Roman" w:eastAsia="SimSun" w:hAnsi="Times New Roman"/>
              </w:rPr>
            </w:pPr>
            <w:r>
              <w:rPr>
                <w:rFonts w:ascii="Times New Roman" w:eastAsia="SimSun" w:hAnsi="Times New Roman"/>
              </w:rPr>
              <w:t>[-1.182</w:t>
            </w:r>
            <w:r>
              <w:rPr>
                <w:rFonts w:ascii="Times New Roman" w:eastAsia="SimSun" w:hAnsi="Times New Roman" w:hint="eastAsia"/>
              </w:rPr>
              <w:t>,</w:t>
            </w:r>
            <w:r>
              <w:rPr>
                <w:rFonts w:ascii="Times New Roman" w:eastAsia="SimSun" w:hAnsi="Times New Roman"/>
              </w:rPr>
              <w:t xml:space="preserve"> -0.097]</w:t>
            </w:r>
          </w:p>
        </w:tc>
      </w:tr>
      <w:tr w:rsidR="00713B2B" w14:paraId="096E0E52" w14:textId="77777777">
        <w:trPr>
          <w:jc w:val="center"/>
        </w:trPr>
        <w:tc>
          <w:tcPr>
            <w:tcW w:w="1033" w:type="dxa"/>
            <w:vMerge w:val="restart"/>
            <w:vAlign w:val="center"/>
          </w:tcPr>
          <w:p w14:paraId="01ACA07D" w14:textId="77777777" w:rsidR="00713B2B" w:rsidRDefault="00D04354">
            <w:pPr>
              <w:jc w:val="center"/>
              <w:rPr>
                <w:rFonts w:ascii="Times New Roman" w:eastAsia="SimSun" w:hAnsi="Times New Roman"/>
              </w:rPr>
            </w:pPr>
            <w:r>
              <w:rPr>
                <w:rFonts w:ascii="Times New Roman" w:eastAsia="SimSun" w:hAnsi="Times New Roman" w:hint="eastAsia"/>
              </w:rPr>
              <w:t>坚定主张×低频率</w:t>
            </w:r>
          </w:p>
        </w:tc>
        <w:tc>
          <w:tcPr>
            <w:tcW w:w="2194" w:type="dxa"/>
            <w:vAlign w:val="center"/>
          </w:tcPr>
          <w:p w14:paraId="5695848B" w14:textId="77777777" w:rsidR="00713B2B" w:rsidRDefault="00D04354">
            <w:pPr>
              <w:jc w:val="center"/>
              <w:rPr>
                <w:rFonts w:ascii="Times New Roman" w:eastAsia="SimSun" w:hAnsi="Times New Roman"/>
              </w:rPr>
            </w:pPr>
            <w:r>
              <w:rPr>
                <w:rFonts w:ascii="Times New Roman" w:eastAsia="SimSun" w:hAnsi="Times New Roman" w:hint="eastAsia"/>
              </w:rPr>
              <w:t>非坚定主张×低频率</w:t>
            </w:r>
          </w:p>
        </w:tc>
        <w:tc>
          <w:tcPr>
            <w:tcW w:w="1417" w:type="dxa"/>
            <w:vAlign w:val="center"/>
          </w:tcPr>
          <w:p w14:paraId="410ABDFC" w14:textId="77777777" w:rsidR="00713B2B" w:rsidRDefault="00D04354">
            <w:pPr>
              <w:jc w:val="center"/>
              <w:rPr>
                <w:rFonts w:ascii="Times New Roman" w:eastAsia="SimSun" w:hAnsi="Times New Roman"/>
              </w:rPr>
            </w:pPr>
            <w:r>
              <w:rPr>
                <w:rFonts w:ascii="Times New Roman" w:eastAsia="SimSun" w:hAnsi="Times New Roman"/>
              </w:rPr>
              <w:t>0.061</w:t>
            </w:r>
          </w:p>
        </w:tc>
        <w:tc>
          <w:tcPr>
            <w:tcW w:w="1134" w:type="dxa"/>
            <w:vAlign w:val="center"/>
          </w:tcPr>
          <w:p w14:paraId="54275632" w14:textId="77777777" w:rsidR="00713B2B" w:rsidRDefault="00D04354">
            <w:pPr>
              <w:jc w:val="center"/>
              <w:rPr>
                <w:rFonts w:ascii="Times New Roman" w:eastAsia="SimSun" w:hAnsi="Times New Roman"/>
              </w:rPr>
            </w:pPr>
            <w:r>
              <w:rPr>
                <w:rFonts w:ascii="Times New Roman" w:eastAsia="SimSun" w:hAnsi="Times New Roman"/>
              </w:rPr>
              <w:t>0.273</w:t>
            </w:r>
          </w:p>
        </w:tc>
        <w:tc>
          <w:tcPr>
            <w:tcW w:w="1134" w:type="dxa"/>
            <w:vAlign w:val="center"/>
          </w:tcPr>
          <w:p w14:paraId="04229A5A" w14:textId="77777777" w:rsidR="00713B2B" w:rsidRDefault="00D04354">
            <w:pPr>
              <w:jc w:val="center"/>
              <w:rPr>
                <w:rFonts w:ascii="Times New Roman" w:eastAsia="SimSun" w:hAnsi="Times New Roman"/>
              </w:rPr>
            </w:pPr>
            <w:r>
              <w:rPr>
                <w:rFonts w:ascii="Times New Roman" w:eastAsia="SimSun" w:hAnsi="Times New Roman"/>
              </w:rPr>
              <w:t>0.823</w:t>
            </w:r>
          </w:p>
        </w:tc>
        <w:tc>
          <w:tcPr>
            <w:tcW w:w="1701" w:type="dxa"/>
            <w:vAlign w:val="center"/>
          </w:tcPr>
          <w:p w14:paraId="3E882E89" w14:textId="77777777" w:rsidR="00713B2B" w:rsidRDefault="00D04354">
            <w:pPr>
              <w:jc w:val="center"/>
              <w:rPr>
                <w:rFonts w:ascii="Times New Roman" w:eastAsia="SimSun" w:hAnsi="Times New Roman"/>
              </w:rPr>
            </w:pPr>
            <w:r>
              <w:rPr>
                <w:rFonts w:ascii="Times New Roman" w:eastAsia="SimSun" w:hAnsi="Times New Roman"/>
              </w:rPr>
              <w:t>[-0.481</w:t>
            </w:r>
            <w:r>
              <w:rPr>
                <w:rFonts w:ascii="Times New Roman" w:eastAsia="SimSun" w:hAnsi="Times New Roman" w:hint="eastAsia"/>
              </w:rPr>
              <w:t>,</w:t>
            </w:r>
            <w:r>
              <w:rPr>
                <w:rFonts w:ascii="Times New Roman" w:eastAsia="SimSun" w:hAnsi="Times New Roman"/>
              </w:rPr>
              <w:t xml:space="preserve"> 0.604]</w:t>
            </w:r>
          </w:p>
        </w:tc>
      </w:tr>
      <w:tr w:rsidR="00713B2B" w14:paraId="07A97EBE" w14:textId="77777777">
        <w:trPr>
          <w:jc w:val="center"/>
        </w:trPr>
        <w:tc>
          <w:tcPr>
            <w:tcW w:w="1033" w:type="dxa"/>
            <w:vMerge/>
            <w:vAlign w:val="center"/>
          </w:tcPr>
          <w:p w14:paraId="5E281D61" w14:textId="77777777" w:rsidR="00713B2B" w:rsidRDefault="00713B2B">
            <w:pPr>
              <w:jc w:val="center"/>
              <w:rPr>
                <w:rFonts w:ascii="Times New Roman" w:eastAsia="SimSun" w:hAnsi="Times New Roman"/>
              </w:rPr>
            </w:pPr>
          </w:p>
        </w:tc>
        <w:tc>
          <w:tcPr>
            <w:tcW w:w="2194" w:type="dxa"/>
            <w:vAlign w:val="center"/>
          </w:tcPr>
          <w:p w14:paraId="43FBF7EB" w14:textId="77777777" w:rsidR="00713B2B" w:rsidRDefault="00D04354">
            <w:pPr>
              <w:jc w:val="center"/>
              <w:rPr>
                <w:rFonts w:ascii="Times New Roman" w:eastAsia="SimSun" w:hAnsi="Times New Roman"/>
              </w:rPr>
            </w:pPr>
            <w:r>
              <w:rPr>
                <w:rFonts w:ascii="Times New Roman" w:eastAsia="SimSun" w:hAnsi="Times New Roman" w:hint="eastAsia"/>
              </w:rPr>
              <w:t>非坚定主张×高频率</w:t>
            </w:r>
          </w:p>
        </w:tc>
        <w:tc>
          <w:tcPr>
            <w:tcW w:w="1417" w:type="dxa"/>
            <w:vAlign w:val="center"/>
          </w:tcPr>
          <w:p w14:paraId="3462B881" w14:textId="77777777" w:rsidR="00713B2B" w:rsidRDefault="00D04354">
            <w:pPr>
              <w:jc w:val="center"/>
              <w:rPr>
                <w:rFonts w:ascii="Times New Roman" w:eastAsia="SimSun" w:hAnsi="Times New Roman"/>
              </w:rPr>
            </w:pPr>
            <w:r>
              <w:rPr>
                <w:rFonts w:ascii="Times New Roman" w:eastAsia="SimSun" w:hAnsi="Times New Roman"/>
              </w:rPr>
              <w:t>-0.374</w:t>
            </w:r>
          </w:p>
        </w:tc>
        <w:tc>
          <w:tcPr>
            <w:tcW w:w="1134" w:type="dxa"/>
            <w:vAlign w:val="center"/>
          </w:tcPr>
          <w:p w14:paraId="4A4D074D" w14:textId="77777777" w:rsidR="00713B2B" w:rsidRDefault="00D04354">
            <w:pPr>
              <w:jc w:val="center"/>
              <w:rPr>
                <w:rFonts w:ascii="Times New Roman" w:eastAsia="SimSun" w:hAnsi="Times New Roman"/>
              </w:rPr>
            </w:pPr>
            <w:r>
              <w:rPr>
                <w:rFonts w:ascii="Times New Roman" w:eastAsia="SimSun" w:hAnsi="Times New Roman"/>
              </w:rPr>
              <w:t>0.273</w:t>
            </w:r>
          </w:p>
        </w:tc>
        <w:tc>
          <w:tcPr>
            <w:tcW w:w="1134" w:type="dxa"/>
            <w:vAlign w:val="center"/>
          </w:tcPr>
          <w:p w14:paraId="081DF808" w14:textId="77777777" w:rsidR="00713B2B" w:rsidRDefault="00D04354">
            <w:pPr>
              <w:jc w:val="center"/>
              <w:rPr>
                <w:rFonts w:ascii="Times New Roman" w:eastAsia="SimSun" w:hAnsi="Times New Roman"/>
              </w:rPr>
            </w:pPr>
            <w:r>
              <w:rPr>
                <w:rFonts w:ascii="Times New Roman" w:eastAsia="SimSun" w:hAnsi="Times New Roman"/>
              </w:rPr>
              <w:t>0.174</w:t>
            </w:r>
          </w:p>
        </w:tc>
        <w:tc>
          <w:tcPr>
            <w:tcW w:w="1701" w:type="dxa"/>
            <w:vAlign w:val="center"/>
          </w:tcPr>
          <w:p w14:paraId="00C10355" w14:textId="77777777" w:rsidR="00713B2B" w:rsidRDefault="00D04354">
            <w:pPr>
              <w:jc w:val="center"/>
              <w:rPr>
                <w:rFonts w:ascii="Times New Roman" w:eastAsia="SimSun" w:hAnsi="Times New Roman"/>
              </w:rPr>
            </w:pPr>
            <w:r>
              <w:rPr>
                <w:rFonts w:ascii="Times New Roman" w:eastAsia="SimSun" w:hAnsi="Times New Roman"/>
              </w:rPr>
              <w:t>[-0.917</w:t>
            </w:r>
            <w:r>
              <w:rPr>
                <w:rFonts w:ascii="Times New Roman" w:eastAsia="SimSun" w:hAnsi="Times New Roman" w:hint="eastAsia"/>
              </w:rPr>
              <w:t>,</w:t>
            </w:r>
            <w:r>
              <w:rPr>
                <w:rFonts w:ascii="Times New Roman" w:eastAsia="SimSun" w:hAnsi="Times New Roman"/>
              </w:rPr>
              <w:t xml:space="preserve"> 0.168]</w:t>
            </w:r>
          </w:p>
        </w:tc>
      </w:tr>
      <w:tr w:rsidR="00713B2B" w14:paraId="7F09F4F3" w14:textId="77777777">
        <w:trPr>
          <w:jc w:val="center"/>
        </w:trPr>
        <w:tc>
          <w:tcPr>
            <w:tcW w:w="1033" w:type="dxa"/>
            <w:vMerge/>
            <w:vAlign w:val="center"/>
          </w:tcPr>
          <w:p w14:paraId="0C6FEE9C" w14:textId="77777777" w:rsidR="00713B2B" w:rsidRDefault="00713B2B">
            <w:pPr>
              <w:jc w:val="center"/>
              <w:rPr>
                <w:rFonts w:ascii="Times New Roman" w:eastAsia="SimSun" w:hAnsi="Times New Roman"/>
              </w:rPr>
            </w:pPr>
          </w:p>
        </w:tc>
        <w:tc>
          <w:tcPr>
            <w:tcW w:w="2194" w:type="dxa"/>
            <w:vAlign w:val="center"/>
          </w:tcPr>
          <w:p w14:paraId="3D217C66" w14:textId="77777777" w:rsidR="00713B2B" w:rsidRDefault="00D04354">
            <w:pPr>
              <w:jc w:val="center"/>
              <w:rPr>
                <w:rFonts w:ascii="Times New Roman" w:eastAsia="SimSun" w:hAnsi="Times New Roman"/>
              </w:rPr>
            </w:pPr>
            <w:r>
              <w:rPr>
                <w:rFonts w:ascii="Times New Roman" w:eastAsia="SimSun" w:hAnsi="Times New Roman" w:hint="eastAsia"/>
              </w:rPr>
              <w:t>坚定主张×高频率</w:t>
            </w:r>
          </w:p>
        </w:tc>
        <w:tc>
          <w:tcPr>
            <w:tcW w:w="1417" w:type="dxa"/>
            <w:vAlign w:val="center"/>
          </w:tcPr>
          <w:p w14:paraId="48AE2D35" w14:textId="77777777" w:rsidR="00713B2B" w:rsidRDefault="00D04354">
            <w:pPr>
              <w:jc w:val="center"/>
              <w:rPr>
                <w:rFonts w:ascii="Times New Roman" w:eastAsia="SimSun" w:hAnsi="Times New Roman"/>
              </w:rPr>
            </w:pPr>
            <w:r>
              <w:rPr>
                <w:rFonts w:ascii="Times New Roman" w:eastAsia="SimSun" w:hAnsi="Times New Roman"/>
              </w:rPr>
              <w:t>-0.578*</w:t>
            </w:r>
          </w:p>
        </w:tc>
        <w:tc>
          <w:tcPr>
            <w:tcW w:w="1134" w:type="dxa"/>
            <w:vAlign w:val="center"/>
          </w:tcPr>
          <w:p w14:paraId="5D092BCF" w14:textId="77777777" w:rsidR="00713B2B" w:rsidRDefault="00D04354">
            <w:pPr>
              <w:jc w:val="center"/>
              <w:rPr>
                <w:rFonts w:ascii="Times New Roman" w:eastAsia="SimSun" w:hAnsi="Times New Roman"/>
              </w:rPr>
            </w:pPr>
            <w:r>
              <w:rPr>
                <w:rFonts w:ascii="Times New Roman" w:eastAsia="SimSun" w:hAnsi="Times New Roman"/>
              </w:rPr>
              <w:t>0.273</w:t>
            </w:r>
          </w:p>
        </w:tc>
        <w:tc>
          <w:tcPr>
            <w:tcW w:w="1134" w:type="dxa"/>
            <w:vAlign w:val="center"/>
          </w:tcPr>
          <w:p w14:paraId="43E29112" w14:textId="77777777" w:rsidR="00713B2B" w:rsidRDefault="00D04354">
            <w:pPr>
              <w:jc w:val="center"/>
              <w:rPr>
                <w:rFonts w:ascii="Times New Roman" w:eastAsia="SimSun" w:hAnsi="Times New Roman"/>
              </w:rPr>
            </w:pPr>
            <w:r>
              <w:rPr>
                <w:rFonts w:ascii="Times New Roman" w:eastAsia="SimSun" w:hAnsi="Times New Roman"/>
              </w:rPr>
              <w:t>0.037*</w:t>
            </w:r>
          </w:p>
        </w:tc>
        <w:tc>
          <w:tcPr>
            <w:tcW w:w="1701" w:type="dxa"/>
            <w:vAlign w:val="center"/>
          </w:tcPr>
          <w:p w14:paraId="65E43674" w14:textId="77777777" w:rsidR="00713B2B" w:rsidRDefault="00D04354">
            <w:pPr>
              <w:jc w:val="center"/>
              <w:rPr>
                <w:rFonts w:ascii="Times New Roman" w:eastAsia="SimSun" w:hAnsi="Times New Roman"/>
              </w:rPr>
            </w:pPr>
            <w:r>
              <w:rPr>
                <w:rFonts w:ascii="Times New Roman" w:eastAsia="SimSun" w:hAnsi="Times New Roman"/>
              </w:rPr>
              <w:t>[-1.121</w:t>
            </w:r>
            <w:r>
              <w:rPr>
                <w:rFonts w:ascii="Times New Roman" w:eastAsia="SimSun" w:hAnsi="Times New Roman" w:hint="eastAsia"/>
              </w:rPr>
              <w:t>,</w:t>
            </w:r>
            <w:r>
              <w:rPr>
                <w:rFonts w:ascii="Times New Roman" w:eastAsia="SimSun" w:hAnsi="Times New Roman"/>
              </w:rPr>
              <w:t xml:space="preserve"> -0.0357]</w:t>
            </w:r>
          </w:p>
        </w:tc>
      </w:tr>
      <w:tr w:rsidR="00713B2B" w14:paraId="25F3D69C" w14:textId="77777777">
        <w:trPr>
          <w:jc w:val="center"/>
        </w:trPr>
        <w:tc>
          <w:tcPr>
            <w:tcW w:w="1033" w:type="dxa"/>
            <w:vMerge w:val="restart"/>
            <w:vAlign w:val="center"/>
          </w:tcPr>
          <w:p w14:paraId="3C07154C" w14:textId="77777777" w:rsidR="00713B2B" w:rsidRDefault="00D04354">
            <w:pPr>
              <w:jc w:val="center"/>
              <w:rPr>
                <w:rFonts w:ascii="Times New Roman" w:eastAsia="SimSun" w:hAnsi="Times New Roman"/>
              </w:rPr>
            </w:pPr>
            <w:r>
              <w:rPr>
                <w:rFonts w:ascii="Times New Roman" w:eastAsia="SimSun" w:hAnsi="Times New Roman" w:hint="eastAsia"/>
              </w:rPr>
              <w:t>非坚定主张×高频率</w:t>
            </w:r>
          </w:p>
        </w:tc>
        <w:tc>
          <w:tcPr>
            <w:tcW w:w="2194" w:type="dxa"/>
            <w:vAlign w:val="center"/>
          </w:tcPr>
          <w:p w14:paraId="76C8EABC" w14:textId="77777777" w:rsidR="00713B2B" w:rsidRDefault="00D04354">
            <w:pPr>
              <w:jc w:val="center"/>
              <w:rPr>
                <w:rFonts w:ascii="Times New Roman" w:eastAsia="SimSun" w:hAnsi="Times New Roman"/>
              </w:rPr>
            </w:pPr>
            <w:r>
              <w:rPr>
                <w:rFonts w:ascii="Times New Roman" w:eastAsia="SimSun" w:hAnsi="Times New Roman" w:hint="eastAsia"/>
              </w:rPr>
              <w:t>非坚定主张×低频率</w:t>
            </w:r>
          </w:p>
        </w:tc>
        <w:tc>
          <w:tcPr>
            <w:tcW w:w="1417" w:type="dxa"/>
            <w:vAlign w:val="center"/>
          </w:tcPr>
          <w:p w14:paraId="14E21E3E" w14:textId="77777777" w:rsidR="00713B2B" w:rsidRDefault="00D04354">
            <w:pPr>
              <w:jc w:val="center"/>
              <w:rPr>
                <w:rFonts w:ascii="Times New Roman" w:eastAsia="SimSun" w:hAnsi="Times New Roman"/>
              </w:rPr>
            </w:pPr>
            <w:r>
              <w:rPr>
                <w:rFonts w:ascii="Times New Roman" w:eastAsia="SimSun" w:hAnsi="Times New Roman"/>
              </w:rPr>
              <w:t>0.435</w:t>
            </w:r>
          </w:p>
        </w:tc>
        <w:tc>
          <w:tcPr>
            <w:tcW w:w="1134" w:type="dxa"/>
            <w:vAlign w:val="center"/>
          </w:tcPr>
          <w:p w14:paraId="41AEF263" w14:textId="77777777" w:rsidR="00713B2B" w:rsidRDefault="00D04354">
            <w:pPr>
              <w:jc w:val="center"/>
              <w:rPr>
                <w:rFonts w:ascii="Times New Roman" w:eastAsia="SimSun" w:hAnsi="Times New Roman"/>
              </w:rPr>
            </w:pPr>
            <w:r>
              <w:rPr>
                <w:rFonts w:ascii="Times New Roman" w:eastAsia="SimSun" w:hAnsi="Times New Roman"/>
              </w:rPr>
              <w:t>0.273</w:t>
            </w:r>
          </w:p>
        </w:tc>
        <w:tc>
          <w:tcPr>
            <w:tcW w:w="1134" w:type="dxa"/>
            <w:vAlign w:val="center"/>
          </w:tcPr>
          <w:p w14:paraId="6F958CD7" w14:textId="77777777" w:rsidR="00713B2B" w:rsidRDefault="00D04354">
            <w:pPr>
              <w:jc w:val="center"/>
              <w:rPr>
                <w:rFonts w:ascii="Times New Roman" w:eastAsia="SimSun" w:hAnsi="Times New Roman"/>
              </w:rPr>
            </w:pPr>
            <w:r>
              <w:rPr>
                <w:rFonts w:ascii="Times New Roman" w:eastAsia="SimSun" w:hAnsi="Times New Roman"/>
              </w:rPr>
              <w:t>0.114</w:t>
            </w:r>
          </w:p>
        </w:tc>
        <w:tc>
          <w:tcPr>
            <w:tcW w:w="1701" w:type="dxa"/>
            <w:vAlign w:val="center"/>
          </w:tcPr>
          <w:p w14:paraId="5748FBE1" w14:textId="77777777" w:rsidR="00713B2B" w:rsidRDefault="00D04354">
            <w:pPr>
              <w:jc w:val="center"/>
              <w:rPr>
                <w:rFonts w:ascii="Times New Roman" w:eastAsia="SimSun" w:hAnsi="Times New Roman"/>
              </w:rPr>
            </w:pPr>
            <w:r>
              <w:rPr>
                <w:rFonts w:ascii="Times New Roman" w:eastAsia="SimSun" w:hAnsi="Times New Roman"/>
              </w:rPr>
              <w:t>[-0.107</w:t>
            </w:r>
            <w:r>
              <w:rPr>
                <w:rFonts w:ascii="Times New Roman" w:eastAsia="SimSun" w:hAnsi="Times New Roman" w:hint="eastAsia"/>
              </w:rPr>
              <w:t>,</w:t>
            </w:r>
            <w:r>
              <w:rPr>
                <w:rFonts w:ascii="Times New Roman" w:eastAsia="SimSun" w:hAnsi="Times New Roman"/>
              </w:rPr>
              <w:t xml:space="preserve"> 0.978]</w:t>
            </w:r>
          </w:p>
        </w:tc>
      </w:tr>
      <w:tr w:rsidR="00713B2B" w14:paraId="4FA3A6D4" w14:textId="77777777">
        <w:trPr>
          <w:jc w:val="center"/>
        </w:trPr>
        <w:tc>
          <w:tcPr>
            <w:tcW w:w="1033" w:type="dxa"/>
            <w:vMerge/>
            <w:vAlign w:val="center"/>
          </w:tcPr>
          <w:p w14:paraId="167CD96B" w14:textId="77777777" w:rsidR="00713B2B" w:rsidRDefault="00713B2B">
            <w:pPr>
              <w:jc w:val="center"/>
              <w:rPr>
                <w:rFonts w:ascii="Times New Roman" w:eastAsia="SimSun" w:hAnsi="Times New Roman"/>
              </w:rPr>
            </w:pPr>
          </w:p>
        </w:tc>
        <w:tc>
          <w:tcPr>
            <w:tcW w:w="2194" w:type="dxa"/>
            <w:vAlign w:val="center"/>
          </w:tcPr>
          <w:p w14:paraId="4EADA0EE" w14:textId="77777777" w:rsidR="00713B2B" w:rsidRDefault="00D04354">
            <w:pPr>
              <w:jc w:val="center"/>
              <w:rPr>
                <w:rFonts w:ascii="Times New Roman" w:eastAsia="SimSun" w:hAnsi="Times New Roman"/>
              </w:rPr>
            </w:pPr>
            <w:r>
              <w:rPr>
                <w:rFonts w:ascii="Times New Roman" w:eastAsia="SimSun" w:hAnsi="Times New Roman" w:hint="eastAsia"/>
              </w:rPr>
              <w:t>坚定主张×低频率</w:t>
            </w:r>
          </w:p>
        </w:tc>
        <w:tc>
          <w:tcPr>
            <w:tcW w:w="1417" w:type="dxa"/>
            <w:vAlign w:val="center"/>
          </w:tcPr>
          <w:p w14:paraId="7603BA1A" w14:textId="77777777" w:rsidR="00713B2B" w:rsidRDefault="00D04354">
            <w:pPr>
              <w:jc w:val="center"/>
              <w:rPr>
                <w:rFonts w:ascii="Times New Roman" w:eastAsia="SimSun" w:hAnsi="Times New Roman"/>
              </w:rPr>
            </w:pPr>
            <w:r>
              <w:rPr>
                <w:rFonts w:ascii="Times New Roman" w:eastAsia="SimSun" w:hAnsi="Times New Roman"/>
              </w:rPr>
              <w:t>0.374</w:t>
            </w:r>
          </w:p>
        </w:tc>
        <w:tc>
          <w:tcPr>
            <w:tcW w:w="1134" w:type="dxa"/>
            <w:vAlign w:val="center"/>
          </w:tcPr>
          <w:p w14:paraId="08076A04" w14:textId="77777777" w:rsidR="00713B2B" w:rsidRDefault="00D04354">
            <w:pPr>
              <w:jc w:val="center"/>
              <w:rPr>
                <w:rFonts w:ascii="Times New Roman" w:eastAsia="SimSun" w:hAnsi="Times New Roman"/>
              </w:rPr>
            </w:pPr>
            <w:r>
              <w:rPr>
                <w:rFonts w:ascii="Times New Roman" w:eastAsia="SimSun" w:hAnsi="Times New Roman"/>
              </w:rPr>
              <w:t>0.273</w:t>
            </w:r>
          </w:p>
        </w:tc>
        <w:tc>
          <w:tcPr>
            <w:tcW w:w="1134" w:type="dxa"/>
            <w:vAlign w:val="center"/>
          </w:tcPr>
          <w:p w14:paraId="1F7AC497" w14:textId="77777777" w:rsidR="00713B2B" w:rsidRDefault="00D04354">
            <w:pPr>
              <w:jc w:val="center"/>
              <w:rPr>
                <w:rFonts w:ascii="Times New Roman" w:eastAsia="SimSun" w:hAnsi="Times New Roman"/>
              </w:rPr>
            </w:pPr>
            <w:r>
              <w:rPr>
                <w:rFonts w:ascii="Times New Roman" w:eastAsia="SimSun" w:hAnsi="Times New Roman"/>
              </w:rPr>
              <w:t>0.174</w:t>
            </w:r>
          </w:p>
        </w:tc>
        <w:tc>
          <w:tcPr>
            <w:tcW w:w="1701" w:type="dxa"/>
            <w:vAlign w:val="center"/>
          </w:tcPr>
          <w:p w14:paraId="43D4A3FB" w14:textId="77777777" w:rsidR="00713B2B" w:rsidRDefault="00D04354">
            <w:pPr>
              <w:jc w:val="center"/>
              <w:rPr>
                <w:rFonts w:ascii="Times New Roman" w:eastAsia="SimSun" w:hAnsi="Times New Roman"/>
              </w:rPr>
            </w:pPr>
            <w:r>
              <w:rPr>
                <w:rFonts w:ascii="Times New Roman" w:eastAsia="SimSun" w:hAnsi="Times New Roman"/>
              </w:rPr>
              <w:t>[-0.168</w:t>
            </w:r>
            <w:r>
              <w:rPr>
                <w:rFonts w:ascii="Times New Roman" w:eastAsia="SimSun" w:hAnsi="Times New Roman" w:hint="eastAsia"/>
              </w:rPr>
              <w:t>,</w:t>
            </w:r>
            <w:r>
              <w:rPr>
                <w:rFonts w:ascii="Times New Roman" w:eastAsia="SimSun" w:hAnsi="Times New Roman"/>
              </w:rPr>
              <w:t xml:space="preserve"> 0.917]</w:t>
            </w:r>
          </w:p>
        </w:tc>
      </w:tr>
      <w:tr w:rsidR="00713B2B" w14:paraId="3830755B" w14:textId="77777777">
        <w:trPr>
          <w:jc w:val="center"/>
        </w:trPr>
        <w:tc>
          <w:tcPr>
            <w:tcW w:w="1033" w:type="dxa"/>
            <w:vMerge/>
            <w:vAlign w:val="center"/>
          </w:tcPr>
          <w:p w14:paraId="5443FA44" w14:textId="77777777" w:rsidR="00713B2B" w:rsidRDefault="00713B2B">
            <w:pPr>
              <w:jc w:val="center"/>
              <w:rPr>
                <w:rFonts w:ascii="Times New Roman" w:eastAsia="SimSun" w:hAnsi="Times New Roman"/>
              </w:rPr>
            </w:pPr>
          </w:p>
        </w:tc>
        <w:tc>
          <w:tcPr>
            <w:tcW w:w="2194" w:type="dxa"/>
            <w:vAlign w:val="center"/>
          </w:tcPr>
          <w:p w14:paraId="4EE4E815" w14:textId="77777777" w:rsidR="00713B2B" w:rsidRDefault="00D04354">
            <w:pPr>
              <w:jc w:val="center"/>
              <w:rPr>
                <w:rFonts w:ascii="Times New Roman" w:eastAsia="SimSun" w:hAnsi="Times New Roman"/>
              </w:rPr>
            </w:pPr>
            <w:r>
              <w:rPr>
                <w:rFonts w:ascii="Times New Roman" w:eastAsia="SimSun" w:hAnsi="Times New Roman" w:hint="eastAsia"/>
              </w:rPr>
              <w:t>坚定主张×高频率</w:t>
            </w:r>
          </w:p>
        </w:tc>
        <w:tc>
          <w:tcPr>
            <w:tcW w:w="1417" w:type="dxa"/>
            <w:vAlign w:val="center"/>
          </w:tcPr>
          <w:p w14:paraId="3EA83E41" w14:textId="77777777" w:rsidR="00713B2B" w:rsidRDefault="00D04354">
            <w:pPr>
              <w:jc w:val="center"/>
              <w:rPr>
                <w:rFonts w:ascii="Times New Roman" w:eastAsia="SimSun" w:hAnsi="Times New Roman"/>
              </w:rPr>
            </w:pPr>
            <w:r>
              <w:rPr>
                <w:rFonts w:ascii="Times New Roman" w:eastAsia="SimSun" w:hAnsi="Times New Roman"/>
              </w:rPr>
              <w:t>-0.204</w:t>
            </w:r>
          </w:p>
        </w:tc>
        <w:tc>
          <w:tcPr>
            <w:tcW w:w="1134" w:type="dxa"/>
            <w:vAlign w:val="center"/>
          </w:tcPr>
          <w:p w14:paraId="5769082C" w14:textId="77777777" w:rsidR="00713B2B" w:rsidRDefault="00D04354">
            <w:pPr>
              <w:jc w:val="center"/>
              <w:rPr>
                <w:rFonts w:ascii="Times New Roman" w:eastAsia="SimSun" w:hAnsi="Times New Roman"/>
              </w:rPr>
            </w:pPr>
            <w:r>
              <w:rPr>
                <w:rFonts w:ascii="Times New Roman" w:eastAsia="SimSun" w:hAnsi="Times New Roman"/>
              </w:rPr>
              <w:t>0.273</w:t>
            </w:r>
          </w:p>
        </w:tc>
        <w:tc>
          <w:tcPr>
            <w:tcW w:w="1134" w:type="dxa"/>
            <w:vAlign w:val="center"/>
          </w:tcPr>
          <w:p w14:paraId="736B618A" w14:textId="77777777" w:rsidR="00713B2B" w:rsidRDefault="00D04354">
            <w:pPr>
              <w:jc w:val="center"/>
              <w:rPr>
                <w:rFonts w:ascii="Times New Roman" w:eastAsia="SimSun" w:hAnsi="Times New Roman"/>
              </w:rPr>
            </w:pPr>
            <w:r>
              <w:rPr>
                <w:rFonts w:ascii="Times New Roman" w:eastAsia="SimSun" w:hAnsi="Times New Roman"/>
              </w:rPr>
              <w:t>0.456</w:t>
            </w:r>
          </w:p>
        </w:tc>
        <w:tc>
          <w:tcPr>
            <w:tcW w:w="1701" w:type="dxa"/>
            <w:vAlign w:val="center"/>
          </w:tcPr>
          <w:p w14:paraId="7989D800" w14:textId="77777777" w:rsidR="00713B2B" w:rsidRDefault="00D04354">
            <w:pPr>
              <w:jc w:val="center"/>
              <w:rPr>
                <w:rFonts w:ascii="Times New Roman" w:eastAsia="SimSun" w:hAnsi="Times New Roman"/>
              </w:rPr>
            </w:pPr>
            <w:r>
              <w:rPr>
                <w:rFonts w:ascii="Times New Roman" w:eastAsia="SimSun" w:hAnsi="Times New Roman"/>
              </w:rPr>
              <w:t>[-0.747</w:t>
            </w:r>
            <w:r>
              <w:rPr>
                <w:rFonts w:ascii="Times New Roman" w:eastAsia="SimSun" w:hAnsi="Times New Roman" w:hint="eastAsia"/>
              </w:rPr>
              <w:t>,</w:t>
            </w:r>
            <w:r>
              <w:rPr>
                <w:rFonts w:ascii="Times New Roman" w:eastAsia="SimSun" w:hAnsi="Times New Roman"/>
              </w:rPr>
              <w:t xml:space="preserve"> 0.339]</w:t>
            </w:r>
          </w:p>
        </w:tc>
      </w:tr>
      <w:tr w:rsidR="00713B2B" w14:paraId="2FC32AC0" w14:textId="77777777">
        <w:trPr>
          <w:jc w:val="center"/>
        </w:trPr>
        <w:tc>
          <w:tcPr>
            <w:tcW w:w="1033" w:type="dxa"/>
            <w:vMerge w:val="restart"/>
            <w:vAlign w:val="center"/>
          </w:tcPr>
          <w:p w14:paraId="3612F98D" w14:textId="77777777" w:rsidR="00713B2B" w:rsidRDefault="00D04354">
            <w:pPr>
              <w:jc w:val="center"/>
              <w:rPr>
                <w:rFonts w:ascii="Times New Roman" w:eastAsia="SimSun" w:hAnsi="Times New Roman"/>
              </w:rPr>
            </w:pPr>
            <w:r>
              <w:rPr>
                <w:rFonts w:ascii="Times New Roman" w:eastAsia="SimSun" w:hAnsi="Times New Roman" w:hint="eastAsia"/>
              </w:rPr>
              <w:t>坚定主张×高频率</w:t>
            </w:r>
          </w:p>
        </w:tc>
        <w:tc>
          <w:tcPr>
            <w:tcW w:w="2194" w:type="dxa"/>
            <w:vAlign w:val="center"/>
          </w:tcPr>
          <w:p w14:paraId="10FC79BB" w14:textId="77777777" w:rsidR="00713B2B" w:rsidRDefault="00D04354">
            <w:pPr>
              <w:jc w:val="center"/>
              <w:rPr>
                <w:rFonts w:ascii="Times New Roman" w:eastAsia="SimSun" w:hAnsi="Times New Roman"/>
              </w:rPr>
            </w:pPr>
            <w:r>
              <w:rPr>
                <w:rFonts w:ascii="Times New Roman" w:eastAsia="SimSun" w:hAnsi="Times New Roman" w:hint="eastAsia"/>
              </w:rPr>
              <w:t>非坚定主张×低频率</w:t>
            </w:r>
          </w:p>
        </w:tc>
        <w:tc>
          <w:tcPr>
            <w:tcW w:w="1417" w:type="dxa"/>
            <w:vAlign w:val="center"/>
          </w:tcPr>
          <w:p w14:paraId="40D6B6CD" w14:textId="77777777" w:rsidR="00713B2B" w:rsidRDefault="00D04354">
            <w:pPr>
              <w:jc w:val="center"/>
              <w:rPr>
                <w:rFonts w:ascii="Times New Roman" w:eastAsia="SimSun" w:hAnsi="Times New Roman"/>
              </w:rPr>
            </w:pPr>
            <w:r>
              <w:rPr>
                <w:rFonts w:ascii="Times New Roman" w:eastAsia="SimSun" w:hAnsi="Times New Roman"/>
              </w:rPr>
              <w:t>0.639*</w:t>
            </w:r>
          </w:p>
        </w:tc>
        <w:tc>
          <w:tcPr>
            <w:tcW w:w="1134" w:type="dxa"/>
            <w:vAlign w:val="center"/>
          </w:tcPr>
          <w:p w14:paraId="082FB556" w14:textId="77777777" w:rsidR="00713B2B" w:rsidRDefault="00D04354">
            <w:pPr>
              <w:jc w:val="center"/>
              <w:rPr>
                <w:rFonts w:ascii="Times New Roman" w:eastAsia="SimSun" w:hAnsi="Times New Roman"/>
              </w:rPr>
            </w:pPr>
            <w:r>
              <w:rPr>
                <w:rFonts w:ascii="Times New Roman" w:eastAsia="SimSun" w:hAnsi="Times New Roman"/>
              </w:rPr>
              <w:t>0.273</w:t>
            </w:r>
          </w:p>
        </w:tc>
        <w:tc>
          <w:tcPr>
            <w:tcW w:w="1134" w:type="dxa"/>
            <w:vAlign w:val="center"/>
          </w:tcPr>
          <w:p w14:paraId="294C5612" w14:textId="77777777" w:rsidR="00713B2B" w:rsidRDefault="00D04354">
            <w:pPr>
              <w:jc w:val="center"/>
              <w:rPr>
                <w:rFonts w:ascii="Times New Roman" w:eastAsia="SimSun" w:hAnsi="Times New Roman"/>
              </w:rPr>
            </w:pPr>
            <w:r>
              <w:rPr>
                <w:rFonts w:ascii="Times New Roman" w:eastAsia="SimSun" w:hAnsi="Times New Roman"/>
              </w:rPr>
              <w:t>0.021*</w:t>
            </w:r>
          </w:p>
        </w:tc>
        <w:tc>
          <w:tcPr>
            <w:tcW w:w="1701" w:type="dxa"/>
            <w:vAlign w:val="center"/>
          </w:tcPr>
          <w:p w14:paraId="708EC25C" w14:textId="77777777" w:rsidR="00713B2B" w:rsidRDefault="00D04354">
            <w:pPr>
              <w:jc w:val="center"/>
              <w:rPr>
                <w:rFonts w:ascii="Times New Roman" w:eastAsia="SimSun" w:hAnsi="Times New Roman"/>
              </w:rPr>
            </w:pPr>
            <w:r>
              <w:rPr>
                <w:rFonts w:ascii="Times New Roman" w:eastAsia="SimSun" w:hAnsi="Times New Roman"/>
              </w:rPr>
              <w:t>[0.097</w:t>
            </w:r>
            <w:r>
              <w:rPr>
                <w:rFonts w:ascii="Times New Roman" w:eastAsia="SimSun" w:hAnsi="Times New Roman" w:hint="eastAsia"/>
              </w:rPr>
              <w:t>,</w:t>
            </w:r>
            <w:r>
              <w:rPr>
                <w:rFonts w:ascii="Times New Roman" w:eastAsia="SimSun" w:hAnsi="Times New Roman"/>
              </w:rPr>
              <w:t xml:space="preserve"> 1.182]</w:t>
            </w:r>
          </w:p>
        </w:tc>
      </w:tr>
      <w:tr w:rsidR="00713B2B" w14:paraId="26D545F4" w14:textId="77777777">
        <w:trPr>
          <w:jc w:val="center"/>
        </w:trPr>
        <w:tc>
          <w:tcPr>
            <w:tcW w:w="1033" w:type="dxa"/>
            <w:vMerge/>
            <w:vAlign w:val="center"/>
          </w:tcPr>
          <w:p w14:paraId="6D4BCDCE" w14:textId="77777777" w:rsidR="00713B2B" w:rsidRDefault="00713B2B">
            <w:pPr>
              <w:jc w:val="center"/>
              <w:rPr>
                <w:rFonts w:ascii="Times New Roman" w:eastAsia="SimSun" w:hAnsi="Times New Roman"/>
              </w:rPr>
            </w:pPr>
          </w:p>
        </w:tc>
        <w:tc>
          <w:tcPr>
            <w:tcW w:w="2194" w:type="dxa"/>
            <w:vAlign w:val="center"/>
          </w:tcPr>
          <w:p w14:paraId="102351AC" w14:textId="77777777" w:rsidR="00713B2B" w:rsidRDefault="00D04354">
            <w:pPr>
              <w:jc w:val="center"/>
              <w:rPr>
                <w:rFonts w:ascii="Times New Roman" w:eastAsia="SimSun" w:hAnsi="Times New Roman"/>
              </w:rPr>
            </w:pPr>
            <w:r>
              <w:rPr>
                <w:rFonts w:ascii="Times New Roman" w:eastAsia="SimSun" w:hAnsi="Times New Roman" w:hint="eastAsia"/>
              </w:rPr>
              <w:t>坚定主张×低频率</w:t>
            </w:r>
          </w:p>
        </w:tc>
        <w:tc>
          <w:tcPr>
            <w:tcW w:w="1417" w:type="dxa"/>
            <w:vAlign w:val="center"/>
          </w:tcPr>
          <w:p w14:paraId="3600F473" w14:textId="77777777" w:rsidR="00713B2B" w:rsidRDefault="00D04354">
            <w:pPr>
              <w:jc w:val="center"/>
              <w:rPr>
                <w:rFonts w:ascii="Times New Roman" w:eastAsia="SimSun" w:hAnsi="Times New Roman"/>
              </w:rPr>
            </w:pPr>
            <w:r>
              <w:rPr>
                <w:rFonts w:ascii="Times New Roman" w:eastAsia="SimSun" w:hAnsi="Times New Roman"/>
              </w:rPr>
              <w:t>0.578*</w:t>
            </w:r>
          </w:p>
        </w:tc>
        <w:tc>
          <w:tcPr>
            <w:tcW w:w="1134" w:type="dxa"/>
            <w:vAlign w:val="center"/>
          </w:tcPr>
          <w:p w14:paraId="5DAEA5C2" w14:textId="77777777" w:rsidR="00713B2B" w:rsidRDefault="00D04354">
            <w:pPr>
              <w:jc w:val="center"/>
              <w:rPr>
                <w:rFonts w:ascii="Times New Roman" w:eastAsia="SimSun" w:hAnsi="Times New Roman"/>
              </w:rPr>
            </w:pPr>
            <w:r>
              <w:rPr>
                <w:rFonts w:ascii="Times New Roman" w:eastAsia="SimSun" w:hAnsi="Times New Roman"/>
              </w:rPr>
              <w:t>0.273</w:t>
            </w:r>
          </w:p>
        </w:tc>
        <w:tc>
          <w:tcPr>
            <w:tcW w:w="1134" w:type="dxa"/>
            <w:vAlign w:val="center"/>
          </w:tcPr>
          <w:p w14:paraId="1019F658" w14:textId="77777777" w:rsidR="00713B2B" w:rsidRDefault="00D04354">
            <w:pPr>
              <w:jc w:val="center"/>
              <w:rPr>
                <w:rFonts w:ascii="Times New Roman" w:eastAsia="SimSun" w:hAnsi="Times New Roman"/>
              </w:rPr>
            </w:pPr>
            <w:r>
              <w:rPr>
                <w:rFonts w:ascii="Times New Roman" w:eastAsia="SimSun" w:hAnsi="Times New Roman"/>
              </w:rPr>
              <w:t>0.037*</w:t>
            </w:r>
          </w:p>
        </w:tc>
        <w:tc>
          <w:tcPr>
            <w:tcW w:w="1701" w:type="dxa"/>
            <w:vAlign w:val="center"/>
          </w:tcPr>
          <w:p w14:paraId="4F0C52E7" w14:textId="77777777" w:rsidR="00713B2B" w:rsidRDefault="00D04354">
            <w:pPr>
              <w:jc w:val="center"/>
              <w:rPr>
                <w:rFonts w:ascii="Times New Roman" w:eastAsia="SimSun" w:hAnsi="Times New Roman"/>
              </w:rPr>
            </w:pPr>
            <w:r>
              <w:rPr>
                <w:rFonts w:ascii="Times New Roman" w:eastAsia="SimSun" w:hAnsi="Times New Roman"/>
              </w:rPr>
              <w:t>[0.036</w:t>
            </w:r>
            <w:r>
              <w:rPr>
                <w:rFonts w:ascii="Times New Roman" w:eastAsia="SimSun" w:hAnsi="Times New Roman" w:hint="eastAsia"/>
              </w:rPr>
              <w:t>,</w:t>
            </w:r>
            <w:r>
              <w:rPr>
                <w:rFonts w:ascii="Times New Roman" w:eastAsia="SimSun" w:hAnsi="Times New Roman"/>
              </w:rPr>
              <w:t xml:space="preserve"> 1.121]</w:t>
            </w:r>
          </w:p>
        </w:tc>
      </w:tr>
      <w:tr w:rsidR="00713B2B" w14:paraId="37274404" w14:textId="77777777">
        <w:trPr>
          <w:jc w:val="center"/>
        </w:trPr>
        <w:tc>
          <w:tcPr>
            <w:tcW w:w="1033" w:type="dxa"/>
            <w:vMerge/>
            <w:vAlign w:val="center"/>
          </w:tcPr>
          <w:p w14:paraId="5EE979E8" w14:textId="77777777" w:rsidR="00713B2B" w:rsidRDefault="00713B2B">
            <w:pPr>
              <w:jc w:val="center"/>
              <w:rPr>
                <w:rFonts w:ascii="Times New Roman" w:eastAsia="SimSun" w:hAnsi="Times New Roman"/>
              </w:rPr>
            </w:pPr>
          </w:p>
        </w:tc>
        <w:tc>
          <w:tcPr>
            <w:tcW w:w="2194" w:type="dxa"/>
            <w:vAlign w:val="center"/>
          </w:tcPr>
          <w:p w14:paraId="3DF69212" w14:textId="77777777" w:rsidR="00713B2B" w:rsidRDefault="00D04354">
            <w:pPr>
              <w:jc w:val="center"/>
              <w:rPr>
                <w:rFonts w:ascii="Times New Roman" w:eastAsia="SimSun" w:hAnsi="Times New Roman"/>
              </w:rPr>
            </w:pPr>
            <w:r>
              <w:rPr>
                <w:rFonts w:ascii="Times New Roman" w:eastAsia="SimSun" w:hAnsi="Times New Roman" w:hint="eastAsia"/>
              </w:rPr>
              <w:t>非坚定主张×高频率</w:t>
            </w:r>
          </w:p>
        </w:tc>
        <w:tc>
          <w:tcPr>
            <w:tcW w:w="1417" w:type="dxa"/>
            <w:vAlign w:val="center"/>
          </w:tcPr>
          <w:p w14:paraId="374E9FBF" w14:textId="77777777" w:rsidR="00713B2B" w:rsidRDefault="00D04354">
            <w:pPr>
              <w:jc w:val="center"/>
              <w:rPr>
                <w:rFonts w:ascii="Times New Roman" w:eastAsia="SimSun" w:hAnsi="Times New Roman"/>
              </w:rPr>
            </w:pPr>
            <w:r>
              <w:rPr>
                <w:rFonts w:ascii="Times New Roman" w:eastAsia="SimSun" w:hAnsi="Times New Roman"/>
              </w:rPr>
              <w:t>0.204</w:t>
            </w:r>
          </w:p>
        </w:tc>
        <w:tc>
          <w:tcPr>
            <w:tcW w:w="1134" w:type="dxa"/>
            <w:vAlign w:val="center"/>
          </w:tcPr>
          <w:p w14:paraId="5E5328BE" w14:textId="77777777" w:rsidR="00713B2B" w:rsidRDefault="00D04354">
            <w:pPr>
              <w:jc w:val="center"/>
              <w:rPr>
                <w:rFonts w:ascii="Times New Roman" w:eastAsia="SimSun" w:hAnsi="Times New Roman"/>
              </w:rPr>
            </w:pPr>
            <w:r>
              <w:rPr>
                <w:rFonts w:ascii="Times New Roman" w:eastAsia="SimSun" w:hAnsi="Times New Roman"/>
              </w:rPr>
              <w:t>0.273</w:t>
            </w:r>
          </w:p>
        </w:tc>
        <w:tc>
          <w:tcPr>
            <w:tcW w:w="1134" w:type="dxa"/>
            <w:vAlign w:val="center"/>
          </w:tcPr>
          <w:p w14:paraId="374EF05E" w14:textId="77777777" w:rsidR="00713B2B" w:rsidRDefault="00D04354">
            <w:pPr>
              <w:jc w:val="center"/>
              <w:rPr>
                <w:rFonts w:ascii="Times New Roman" w:eastAsia="SimSun" w:hAnsi="Times New Roman"/>
              </w:rPr>
            </w:pPr>
            <w:r>
              <w:rPr>
                <w:rFonts w:ascii="Times New Roman" w:eastAsia="SimSun" w:hAnsi="Times New Roman"/>
              </w:rPr>
              <w:t>0.456</w:t>
            </w:r>
          </w:p>
        </w:tc>
        <w:tc>
          <w:tcPr>
            <w:tcW w:w="1701" w:type="dxa"/>
            <w:vAlign w:val="center"/>
          </w:tcPr>
          <w:p w14:paraId="6A681CD7" w14:textId="77777777" w:rsidR="00713B2B" w:rsidRDefault="00D04354">
            <w:pPr>
              <w:jc w:val="center"/>
              <w:rPr>
                <w:rFonts w:ascii="Times New Roman" w:eastAsia="SimSun" w:hAnsi="Times New Roman"/>
              </w:rPr>
            </w:pPr>
            <w:r>
              <w:rPr>
                <w:rFonts w:ascii="Times New Roman" w:eastAsia="SimSun" w:hAnsi="Times New Roman"/>
              </w:rPr>
              <w:t>[-0.339</w:t>
            </w:r>
            <w:r>
              <w:rPr>
                <w:rFonts w:ascii="Times New Roman" w:eastAsia="SimSun" w:hAnsi="Times New Roman" w:hint="eastAsia"/>
              </w:rPr>
              <w:t>,</w:t>
            </w:r>
            <w:r>
              <w:rPr>
                <w:rFonts w:ascii="Times New Roman" w:eastAsia="SimSun" w:hAnsi="Times New Roman"/>
              </w:rPr>
              <w:t xml:space="preserve"> 0.747]</w:t>
            </w:r>
          </w:p>
        </w:tc>
      </w:tr>
    </w:tbl>
    <w:p w14:paraId="7869141B" w14:textId="77777777" w:rsidR="00713B2B" w:rsidRDefault="00D04354" w:rsidP="00363098">
      <w:pPr>
        <w:pStyle w:val="a9"/>
      </w:pPr>
      <w:r>
        <w:rPr>
          <w:rFonts w:hint="eastAsia"/>
        </w:rPr>
        <w:lastRenderedPageBreak/>
        <w:t>注：</w:t>
      </w:r>
      <w:r>
        <w:rPr>
          <w:rFonts w:hint="eastAsia"/>
        </w:rPr>
        <w:t xml:space="preserve">* </w:t>
      </w:r>
      <w:r>
        <w:rPr>
          <w:rFonts w:hint="eastAsia"/>
        </w:rPr>
        <w:t>平均值差值的显著性水平为</w:t>
      </w:r>
      <w:r>
        <w:rPr>
          <w:rFonts w:hint="eastAsia"/>
        </w:rPr>
        <w:t xml:space="preserve"> 0.05</w:t>
      </w:r>
    </w:p>
    <w:p w14:paraId="72355B06" w14:textId="77777777" w:rsidR="00713B2B" w:rsidRDefault="00D04354">
      <w:pPr>
        <w:pStyle w:val="a1"/>
        <w:spacing w:before="156" w:after="156"/>
      </w:pPr>
      <w:r>
        <w:rPr>
          <w:rFonts w:hint="eastAsia"/>
        </w:rPr>
        <w:t>4.3.</w:t>
      </w:r>
      <w:r>
        <w:t xml:space="preserve">3 </w:t>
      </w:r>
      <w:commentRangeStart w:id="113"/>
      <w:r>
        <w:rPr>
          <w:rFonts w:hint="eastAsia"/>
        </w:rPr>
        <w:t>不同信息干预策略对回收意愿及回收行为变化趋势的影响</w:t>
      </w:r>
      <w:commentRangeEnd w:id="113"/>
      <w:r w:rsidR="00AE6BB0">
        <w:rPr>
          <w:rStyle w:val="CommentReference"/>
          <w:rFonts w:asciiTheme="minorHAnsi" w:eastAsiaTheme="minorEastAsia" w:hAnsiTheme="minorHAnsi" w:cstheme="minorBidi"/>
        </w:rPr>
        <w:commentReference w:id="113"/>
      </w:r>
    </w:p>
    <w:p w14:paraId="03F1E1E8" w14:textId="77777777" w:rsidR="00713B2B" w:rsidRDefault="00D04354">
      <w:pPr>
        <w:pStyle w:val="11"/>
      </w:pPr>
      <w:r>
        <w:rPr>
          <w:rFonts w:hint="eastAsia"/>
        </w:rPr>
        <w:t>为了探讨不同信息干预策略对参与者回收意愿及回收行为变化的影响，本研究采用重复测量方差分析进行检验。</w:t>
      </w:r>
      <w:r>
        <w:rPr>
          <w:rFonts w:hint="eastAsia"/>
        </w:rPr>
        <w:t xml:space="preserve">Mauchly </w:t>
      </w:r>
      <w:r>
        <w:rPr>
          <w:rFonts w:hint="eastAsia"/>
        </w:rPr>
        <w:t>球形度检验结果显示，回收意愿和回收行为数据均未满足球形假设（</w:t>
      </w:r>
      <w:r>
        <w:rPr>
          <w:rFonts w:hint="eastAsia"/>
        </w:rPr>
        <w:t>p = 0.045</w:t>
      </w:r>
      <w:r>
        <w:rPr>
          <w:rFonts w:hint="eastAsia"/>
        </w:rPr>
        <w:t>），因此均采用</w:t>
      </w:r>
      <w:r>
        <w:rPr>
          <w:rFonts w:hint="eastAsia"/>
        </w:rPr>
        <w:t xml:space="preserve"> Greenhouse-</w:t>
      </w:r>
      <w:proofErr w:type="spellStart"/>
      <w:r>
        <w:rPr>
          <w:rFonts w:hint="eastAsia"/>
        </w:rPr>
        <w:t>Geisser</w:t>
      </w:r>
      <w:proofErr w:type="spellEnd"/>
      <w:r>
        <w:rPr>
          <w:rFonts w:hint="eastAsia"/>
        </w:rPr>
        <w:t xml:space="preserve"> </w:t>
      </w:r>
      <w:r>
        <w:rPr>
          <w:rFonts w:hint="eastAsia"/>
        </w:rPr>
        <w:t>校正结果进行进一步分析。</w:t>
      </w:r>
    </w:p>
    <w:p w14:paraId="717423F8" w14:textId="77777777" w:rsidR="00713B2B" w:rsidRDefault="00D04354">
      <w:pPr>
        <w:pStyle w:val="11"/>
      </w:pPr>
      <w:r>
        <w:rPr>
          <w:rFonts w:hint="eastAsia"/>
        </w:rPr>
        <w:t>在回收意愿方面，时间主效应显著（</w:t>
      </w:r>
      <w:r>
        <w:rPr>
          <w:rFonts w:hint="eastAsia"/>
        </w:rPr>
        <w:t>F(1.873, 148.88) = 4.919, p = 0.019</w:t>
      </w:r>
      <w:r>
        <w:rPr>
          <w:rFonts w:hint="eastAsia"/>
        </w:rPr>
        <w:t>），说明参与者的回收意愿在不同时间点（</w:t>
      </w:r>
      <w:r>
        <w:rPr>
          <w:rFonts w:hint="eastAsia"/>
        </w:rPr>
        <w:t>T0</w:t>
      </w:r>
      <w:r>
        <w:rPr>
          <w:rFonts w:hint="eastAsia"/>
        </w:rPr>
        <w:t>、</w:t>
      </w:r>
      <w:r>
        <w:rPr>
          <w:rFonts w:hint="eastAsia"/>
        </w:rPr>
        <w:t>T1</w:t>
      </w:r>
      <w:r>
        <w:rPr>
          <w:rFonts w:hint="eastAsia"/>
        </w:rPr>
        <w:t>、</w:t>
      </w:r>
      <w:r>
        <w:rPr>
          <w:rFonts w:hint="eastAsia"/>
        </w:rPr>
        <w:t>T2</w:t>
      </w:r>
      <w:r>
        <w:rPr>
          <w:rFonts w:hint="eastAsia"/>
        </w:rPr>
        <w:t>）之间存在显著变化（表</w:t>
      </w:r>
      <w:r>
        <w:rPr>
          <w:rFonts w:hint="eastAsia"/>
        </w:rPr>
        <w:t>4</w:t>
      </w:r>
      <w:r>
        <w:t>-15</w:t>
      </w:r>
      <w:r>
        <w:rPr>
          <w:rFonts w:hint="eastAsia"/>
        </w:rPr>
        <w:t>）。从均值来看（表</w:t>
      </w:r>
      <w:r>
        <w:rPr>
          <w:rFonts w:hint="eastAsia"/>
        </w:rPr>
        <w:t>4</w:t>
      </w:r>
      <w:r>
        <w:t>-9</w:t>
      </w:r>
      <w:r>
        <w:rPr>
          <w:rFonts w:hint="eastAsia"/>
        </w:rPr>
        <w:t>），回收意愿得分随着实验的进行逐步提升，表明信息干预在整体上对回收意愿产生了积极影响。然而，组别主效应不显著（</w:t>
      </w:r>
      <w:r>
        <w:rPr>
          <w:rFonts w:hint="eastAsia"/>
        </w:rPr>
        <w:t>F(3, 80) = 1.182, p = 0.324</w:t>
      </w:r>
      <w:r>
        <w:rPr>
          <w:rFonts w:hint="eastAsia"/>
        </w:rPr>
        <w:t>），说明不同信息干预策略的实验组在整体上的回收意愿并无显著差异。此外，时间与组别的交互效应同样未达到显著水平（</w:t>
      </w:r>
      <w:r>
        <w:rPr>
          <w:rFonts w:hint="eastAsia"/>
        </w:rPr>
        <w:t>F(5.618, 148.88) = 0.287, p = 0.922</w:t>
      </w:r>
      <w:r>
        <w:rPr>
          <w:rFonts w:hint="eastAsia"/>
        </w:rPr>
        <w:t>），表明不同信息干预策略未能显著改变回收意愿随时间的变化趋势。</w:t>
      </w:r>
    </w:p>
    <w:p w14:paraId="0F94E51F" w14:textId="77777777" w:rsidR="00713B2B" w:rsidRDefault="00D04354">
      <w:pPr>
        <w:pStyle w:val="11"/>
      </w:pPr>
      <w:r>
        <w:rPr>
          <w:rFonts w:hint="eastAsia"/>
        </w:rPr>
        <w:t>在回收行为方面，</w:t>
      </w:r>
      <w:r>
        <w:rPr>
          <w:rFonts w:hint="eastAsia"/>
        </w:rPr>
        <w:t>Greenhouse-</w:t>
      </w:r>
      <w:proofErr w:type="spellStart"/>
      <w:r>
        <w:rPr>
          <w:rFonts w:hint="eastAsia"/>
        </w:rPr>
        <w:t>Geisser</w:t>
      </w:r>
      <w:proofErr w:type="spellEnd"/>
      <w:r>
        <w:rPr>
          <w:rFonts w:hint="eastAsia"/>
        </w:rPr>
        <w:t xml:space="preserve"> </w:t>
      </w:r>
      <w:r>
        <w:rPr>
          <w:rFonts w:hint="eastAsia"/>
        </w:rPr>
        <w:t>校正后的结果显示（表</w:t>
      </w:r>
      <w:r>
        <w:rPr>
          <w:rFonts w:hint="eastAsia"/>
        </w:rPr>
        <w:t>4</w:t>
      </w:r>
      <w:r>
        <w:t>-10</w:t>
      </w:r>
      <w:r>
        <w:rPr>
          <w:rFonts w:hint="eastAsia"/>
        </w:rPr>
        <w:t>），时间主效应显著（</w:t>
      </w:r>
      <w:r>
        <w:rPr>
          <w:rFonts w:hint="eastAsia"/>
        </w:rPr>
        <w:t>F(1.861, 148.88) = 5.651, p = 0.005</w:t>
      </w:r>
      <w:r>
        <w:rPr>
          <w:rFonts w:hint="eastAsia"/>
        </w:rPr>
        <w:t>），表明参与者的回收行为在不同时间点间存在显著变化。从均值趋势来看，回收行为得分同样随着实验推进而提升，说明信息干预在整体上促进了回收行为的发生。然而，组别主效应未达到显著水平（</w:t>
      </w:r>
      <w:r>
        <w:rPr>
          <w:rFonts w:hint="eastAsia"/>
        </w:rPr>
        <w:t xml:space="preserve">F(3, 80) = 1.943, p = 0.129, </w:t>
      </w:r>
      <w:r>
        <w:rPr>
          <w:rFonts w:hint="eastAsia"/>
        </w:rPr>
        <w:t>η²</w:t>
      </w:r>
      <w:r>
        <w:rPr>
          <w:rFonts w:hint="eastAsia"/>
        </w:rPr>
        <w:t xml:space="preserve"> = 0.068</w:t>
      </w:r>
      <w:r>
        <w:rPr>
          <w:rFonts w:hint="eastAsia"/>
        </w:rPr>
        <w:t>），表明不同信息干预策略的实验组在整体上的回收行为未表现出显著差异。同时，时间与组别的交互效应也未达到显著水平（</w:t>
      </w:r>
      <w:r>
        <w:rPr>
          <w:rFonts w:hint="eastAsia"/>
        </w:rPr>
        <w:t>F(5.584, 148.88) = 0.379, p = 0.880</w:t>
      </w:r>
      <w:r>
        <w:rPr>
          <w:rFonts w:hint="eastAsia"/>
        </w:rPr>
        <w:t>），说明不同信息干预策略未能显著改变回收行为随时间的变化趋势。</w:t>
      </w:r>
    </w:p>
    <w:p w14:paraId="5E268BD5" w14:textId="77777777" w:rsidR="00713B2B" w:rsidRDefault="00D04354" w:rsidP="00363098">
      <w:pPr>
        <w:pStyle w:val="a7"/>
      </w:pPr>
      <w:bookmarkStart w:id="114" w:name="_Toc192689110"/>
      <w:r>
        <w:rPr>
          <w:rFonts w:hint="eastAsia"/>
        </w:rPr>
        <w:t>表</w:t>
      </w:r>
      <w:r>
        <w:rPr>
          <w:rFonts w:hint="eastAsia"/>
        </w:rPr>
        <w:t>4</w:t>
      </w:r>
      <w:r>
        <w:t xml:space="preserve">-9 </w:t>
      </w:r>
      <w:r>
        <w:rPr>
          <w:rFonts w:hint="eastAsia"/>
        </w:rPr>
        <w:t>各组别回收意愿与回收行为的描述性统计结果</w:t>
      </w:r>
      <w:bookmarkEnd w:id="114"/>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2521"/>
        <w:gridCol w:w="2521"/>
        <w:gridCol w:w="2521"/>
      </w:tblGrid>
      <w:tr w:rsidR="00713B2B" w14:paraId="5AD5965B" w14:textId="77777777">
        <w:trPr>
          <w:jc w:val="center"/>
        </w:trPr>
        <w:tc>
          <w:tcPr>
            <w:tcW w:w="959" w:type="dxa"/>
            <w:tcBorders>
              <w:top w:val="single" w:sz="4" w:space="0" w:color="auto"/>
              <w:bottom w:val="single" w:sz="4" w:space="0" w:color="auto"/>
            </w:tcBorders>
            <w:vAlign w:val="center"/>
          </w:tcPr>
          <w:p w14:paraId="07CF65B7" w14:textId="77777777" w:rsidR="00713B2B" w:rsidRDefault="00D04354">
            <w:pPr>
              <w:jc w:val="center"/>
              <w:rPr>
                <w:rFonts w:ascii="Times New Roman" w:eastAsia="SimSun" w:hAnsi="Times New Roman"/>
              </w:rPr>
            </w:pPr>
            <w:r>
              <w:rPr>
                <w:rFonts w:ascii="Times New Roman" w:eastAsia="SimSun" w:hAnsi="Times New Roman" w:hint="eastAsia"/>
              </w:rPr>
              <w:t>时间点</w:t>
            </w:r>
          </w:p>
        </w:tc>
        <w:tc>
          <w:tcPr>
            <w:tcW w:w="2521" w:type="dxa"/>
            <w:tcBorders>
              <w:top w:val="single" w:sz="4" w:space="0" w:color="auto"/>
              <w:bottom w:val="single" w:sz="4" w:space="0" w:color="auto"/>
            </w:tcBorders>
            <w:vAlign w:val="center"/>
          </w:tcPr>
          <w:p w14:paraId="3A7DD035" w14:textId="77777777" w:rsidR="00713B2B" w:rsidRDefault="00D04354">
            <w:pPr>
              <w:jc w:val="center"/>
              <w:rPr>
                <w:rFonts w:ascii="Times New Roman" w:eastAsia="SimSun" w:hAnsi="Times New Roman"/>
              </w:rPr>
            </w:pPr>
            <w:r>
              <w:rPr>
                <w:rFonts w:ascii="Times New Roman" w:eastAsia="SimSun" w:hAnsi="Times New Roman" w:hint="eastAsia"/>
              </w:rPr>
              <w:t>组别</w:t>
            </w:r>
          </w:p>
        </w:tc>
        <w:tc>
          <w:tcPr>
            <w:tcW w:w="2521" w:type="dxa"/>
            <w:tcBorders>
              <w:top w:val="single" w:sz="4" w:space="0" w:color="auto"/>
              <w:bottom w:val="single" w:sz="4" w:space="0" w:color="auto"/>
            </w:tcBorders>
            <w:vAlign w:val="center"/>
          </w:tcPr>
          <w:p w14:paraId="07A959F9" w14:textId="77777777" w:rsidR="00713B2B" w:rsidRDefault="00D04354">
            <w:pPr>
              <w:jc w:val="center"/>
              <w:rPr>
                <w:rFonts w:ascii="Times New Roman" w:eastAsia="SimSun" w:hAnsi="Times New Roman"/>
              </w:rPr>
            </w:pPr>
            <w:r>
              <w:rPr>
                <w:rFonts w:ascii="Times New Roman" w:eastAsia="SimSun" w:hAnsi="Times New Roman" w:hint="eastAsia"/>
              </w:rPr>
              <w:t>回收意愿</w:t>
            </w:r>
            <w:r>
              <w:rPr>
                <w:rFonts w:ascii="Times New Roman" w:eastAsia="SimSun" w:hAnsi="Times New Roman" w:hint="eastAsia"/>
              </w:rPr>
              <w:t xml:space="preserve"> </w:t>
            </w:r>
            <w:r>
              <w:rPr>
                <w:rFonts w:ascii="Times New Roman" w:eastAsia="SimSun" w:hAnsi="Times New Roman"/>
              </w:rPr>
              <w:t>(</w:t>
            </w:r>
            <w:r>
              <w:rPr>
                <w:rFonts w:ascii="Times New Roman" w:eastAsia="SimSun" w:hAnsi="Times New Roman" w:hint="eastAsia"/>
              </w:rPr>
              <w:t>M</w:t>
            </w:r>
            <w:r>
              <w:rPr>
                <w:rFonts w:ascii="Times New Roman" w:eastAsia="SimSun" w:hAnsi="Times New Roman" w:hint="eastAsia"/>
              </w:rPr>
              <w:t>±</w:t>
            </w:r>
            <w:r>
              <w:rPr>
                <w:rFonts w:ascii="Times New Roman" w:eastAsia="SimSun" w:hAnsi="Times New Roman" w:hint="eastAsia"/>
              </w:rPr>
              <w:t>SD)</w:t>
            </w:r>
          </w:p>
        </w:tc>
        <w:tc>
          <w:tcPr>
            <w:tcW w:w="2521" w:type="dxa"/>
            <w:tcBorders>
              <w:top w:val="single" w:sz="4" w:space="0" w:color="auto"/>
              <w:bottom w:val="single" w:sz="4" w:space="0" w:color="auto"/>
            </w:tcBorders>
            <w:vAlign w:val="center"/>
          </w:tcPr>
          <w:p w14:paraId="06ED5B56" w14:textId="77777777" w:rsidR="00713B2B" w:rsidRDefault="00D04354">
            <w:pPr>
              <w:jc w:val="center"/>
              <w:rPr>
                <w:rFonts w:ascii="Times New Roman" w:eastAsia="SimSun" w:hAnsi="Times New Roman"/>
              </w:rPr>
            </w:pPr>
            <w:r>
              <w:rPr>
                <w:rFonts w:ascii="Times New Roman" w:eastAsia="SimSun" w:hAnsi="Times New Roman" w:hint="eastAsia"/>
              </w:rPr>
              <w:t>回收行为</w:t>
            </w:r>
            <w:r>
              <w:rPr>
                <w:rFonts w:ascii="Times New Roman" w:eastAsia="SimSun" w:hAnsi="Times New Roman" w:hint="eastAsia"/>
              </w:rPr>
              <w:t xml:space="preserve"> </w:t>
            </w:r>
            <w:r>
              <w:rPr>
                <w:rFonts w:ascii="Times New Roman" w:eastAsia="SimSun" w:hAnsi="Times New Roman"/>
              </w:rPr>
              <w:t>(M±SD)</w:t>
            </w:r>
          </w:p>
        </w:tc>
      </w:tr>
      <w:tr w:rsidR="00713B2B" w14:paraId="3C05EC87" w14:textId="77777777">
        <w:trPr>
          <w:jc w:val="center"/>
        </w:trPr>
        <w:tc>
          <w:tcPr>
            <w:tcW w:w="959" w:type="dxa"/>
            <w:vMerge w:val="restart"/>
            <w:tcBorders>
              <w:top w:val="single" w:sz="4" w:space="0" w:color="auto"/>
            </w:tcBorders>
            <w:vAlign w:val="center"/>
          </w:tcPr>
          <w:p w14:paraId="4EF61007" w14:textId="77777777" w:rsidR="00713B2B" w:rsidRDefault="00D04354">
            <w:pPr>
              <w:jc w:val="center"/>
              <w:rPr>
                <w:rFonts w:ascii="Times New Roman" w:eastAsia="SimSun" w:hAnsi="Times New Roman"/>
              </w:rPr>
            </w:pPr>
            <w:r>
              <w:rPr>
                <w:rFonts w:ascii="Times New Roman" w:eastAsia="SimSun" w:hAnsi="Times New Roman"/>
              </w:rPr>
              <w:t>T0</w:t>
            </w:r>
          </w:p>
        </w:tc>
        <w:tc>
          <w:tcPr>
            <w:tcW w:w="2521" w:type="dxa"/>
            <w:tcBorders>
              <w:top w:val="single" w:sz="4" w:space="0" w:color="auto"/>
            </w:tcBorders>
            <w:vAlign w:val="center"/>
          </w:tcPr>
          <w:p w14:paraId="50D1B6C2" w14:textId="77777777" w:rsidR="00713B2B" w:rsidRDefault="00D04354">
            <w:pPr>
              <w:jc w:val="center"/>
              <w:rPr>
                <w:rFonts w:ascii="Times New Roman" w:eastAsia="SimSun" w:hAnsi="Times New Roman"/>
              </w:rPr>
            </w:pPr>
            <w:r>
              <w:rPr>
                <w:rFonts w:ascii="Times New Roman" w:eastAsia="SimSun" w:hAnsi="Times New Roman" w:hint="eastAsia"/>
              </w:rPr>
              <w:t>非坚定主张×低频率</w:t>
            </w:r>
          </w:p>
        </w:tc>
        <w:tc>
          <w:tcPr>
            <w:tcW w:w="2521" w:type="dxa"/>
            <w:tcBorders>
              <w:top w:val="single" w:sz="4" w:space="0" w:color="auto"/>
            </w:tcBorders>
            <w:vAlign w:val="center"/>
          </w:tcPr>
          <w:p w14:paraId="185CFEA1" w14:textId="77777777" w:rsidR="00713B2B" w:rsidRDefault="00D04354">
            <w:pPr>
              <w:jc w:val="center"/>
              <w:rPr>
                <w:rFonts w:ascii="Times New Roman" w:eastAsia="SimSun" w:hAnsi="Times New Roman"/>
              </w:rPr>
            </w:pPr>
            <w:r>
              <w:rPr>
                <w:rFonts w:ascii="Times New Roman" w:eastAsia="SimSun" w:hAnsi="Times New Roman"/>
              </w:rPr>
              <w:t>5.0357 ± 1.2680</w:t>
            </w:r>
          </w:p>
        </w:tc>
        <w:tc>
          <w:tcPr>
            <w:tcW w:w="2521" w:type="dxa"/>
            <w:tcBorders>
              <w:top w:val="single" w:sz="4" w:space="0" w:color="auto"/>
            </w:tcBorders>
            <w:vAlign w:val="center"/>
          </w:tcPr>
          <w:p w14:paraId="42A12B46" w14:textId="77777777" w:rsidR="00713B2B" w:rsidRDefault="00D04354">
            <w:pPr>
              <w:jc w:val="center"/>
              <w:rPr>
                <w:rFonts w:ascii="Times New Roman" w:eastAsia="SimSun" w:hAnsi="Times New Roman"/>
              </w:rPr>
            </w:pPr>
            <w:r>
              <w:rPr>
                <w:rFonts w:ascii="Times New Roman" w:eastAsia="SimSun" w:hAnsi="Times New Roman"/>
              </w:rPr>
              <w:t>4.435 ± 1.108</w:t>
            </w:r>
          </w:p>
        </w:tc>
      </w:tr>
      <w:tr w:rsidR="00713B2B" w14:paraId="73B964C9" w14:textId="77777777">
        <w:trPr>
          <w:jc w:val="center"/>
        </w:trPr>
        <w:tc>
          <w:tcPr>
            <w:tcW w:w="959" w:type="dxa"/>
            <w:vMerge/>
            <w:vAlign w:val="center"/>
          </w:tcPr>
          <w:p w14:paraId="4A4FD78D" w14:textId="77777777" w:rsidR="00713B2B" w:rsidRDefault="00713B2B">
            <w:pPr>
              <w:jc w:val="center"/>
              <w:rPr>
                <w:rFonts w:ascii="Times New Roman" w:eastAsia="SimSun" w:hAnsi="Times New Roman"/>
              </w:rPr>
            </w:pPr>
          </w:p>
        </w:tc>
        <w:tc>
          <w:tcPr>
            <w:tcW w:w="2521" w:type="dxa"/>
            <w:vAlign w:val="center"/>
          </w:tcPr>
          <w:p w14:paraId="740D1443" w14:textId="77777777" w:rsidR="00713B2B" w:rsidRDefault="00D04354">
            <w:pPr>
              <w:jc w:val="center"/>
              <w:rPr>
                <w:rFonts w:ascii="Times New Roman" w:eastAsia="SimSun" w:hAnsi="Times New Roman"/>
              </w:rPr>
            </w:pPr>
            <w:r>
              <w:rPr>
                <w:rFonts w:ascii="Times New Roman" w:eastAsia="SimSun" w:hAnsi="Times New Roman" w:hint="eastAsia"/>
              </w:rPr>
              <w:t>坚定主张×低频率</w:t>
            </w:r>
          </w:p>
        </w:tc>
        <w:tc>
          <w:tcPr>
            <w:tcW w:w="2521" w:type="dxa"/>
            <w:vAlign w:val="center"/>
          </w:tcPr>
          <w:p w14:paraId="34CF3897" w14:textId="77777777" w:rsidR="00713B2B" w:rsidRDefault="00D04354">
            <w:pPr>
              <w:jc w:val="center"/>
              <w:rPr>
                <w:rFonts w:ascii="Times New Roman" w:eastAsia="SimSun" w:hAnsi="Times New Roman"/>
              </w:rPr>
            </w:pPr>
            <w:r>
              <w:rPr>
                <w:rFonts w:ascii="Times New Roman" w:eastAsia="SimSun" w:hAnsi="Times New Roman"/>
              </w:rPr>
              <w:t>5.2857 ± 1.1132</w:t>
            </w:r>
          </w:p>
        </w:tc>
        <w:tc>
          <w:tcPr>
            <w:tcW w:w="2521" w:type="dxa"/>
            <w:vAlign w:val="center"/>
          </w:tcPr>
          <w:p w14:paraId="0CBAC237" w14:textId="77777777" w:rsidR="00713B2B" w:rsidRDefault="00D04354">
            <w:pPr>
              <w:jc w:val="center"/>
              <w:rPr>
                <w:rFonts w:ascii="Times New Roman" w:eastAsia="SimSun" w:hAnsi="Times New Roman"/>
              </w:rPr>
            </w:pPr>
            <w:r>
              <w:rPr>
                <w:rFonts w:ascii="Times New Roman" w:eastAsia="SimSun" w:hAnsi="Times New Roman"/>
              </w:rPr>
              <w:t>4.823 ± 1.328</w:t>
            </w:r>
          </w:p>
        </w:tc>
      </w:tr>
      <w:tr w:rsidR="00713B2B" w14:paraId="413369DA" w14:textId="77777777">
        <w:trPr>
          <w:jc w:val="center"/>
        </w:trPr>
        <w:tc>
          <w:tcPr>
            <w:tcW w:w="959" w:type="dxa"/>
            <w:vMerge/>
            <w:vAlign w:val="center"/>
          </w:tcPr>
          <w:p w14:paraId="2A5C64B0" w14:textId="77777777" w:rsidR="00713B2B" w:rsidRDefault="00713B2B">
            <w:pPr>
              <w:jc w:val="center"/>
              <w:rPr>
                <w:rFonts w:ascii="Times New Roman" w:eastAsia="SimSun" w:hAnsi="Times New Roman"/>
              </w:rPr>
            </w:pPr>
          </w:p>
        </w:tc>
        <w:tc>
          <w:tcPr>
            <w:tcW w:w="2521" w:type="dxa"/>
            <w:vAlign w:val="center"/>
          </w:tcPr>
          <w:p w14:paraId="358F7C8B" w14:textId="77777777" w:rsidR="00713B2B" w:rsidRDefault="00D04354">
            <w:pPr>
              <w:jc w:val="center"/>
              <w:rPr>
                <w:rFonts w:ascii="Times New Roman" w:eastAsia="SimSun" w:hAnsi="Times New Roman"/>
              </w:rPr>
            </w:pPr>
            <w:r>
              <w:rPr>
                <w:rFonts w:ascii="Times New Roman" w:eastAsia="SimSun" w:hAnsi="Times New Roman" w:hint="eastAsia"/>
              </w:rPr>
              <w:t>非坚定主张×高频率</w:t>
            </w:r>
          </w:p>
        </w:tc>
        <w:tc>
          <w:tcPr>
            <w:tcW w:w="2521" w:type="dxa"/>
            <w:vAlign w:val="center"/>
          </w:tcPr>
          <w:p w14:paraId="5CA9BAB5" w14:textId="77777777" w:rsidR="00713B2B" w:rsidRDefault="00D04354">
            <w:pPr>
              <w:jc w:val="center"/>
              <w:rPr>
                <w:rFonts w:ascii="Times New Roman" w:eastAsia="SimSun" w:hAnsi="Times New Roman"/>
              </w:rPr>
            </w:pPr>
            <w:r>
              <w:rPr>
                <w:rFonts w:ascii="Times New Roman" w:eastAsia="SimSun" w:hAnsi="Times New Roman"/>
              </w:rPr>
              <w:t>5.4881 ± 1.1464</w:t>
            </w:r>
          </w:p>
        </w:tc>
        <w:tc>
          <w:tcPr>
            <w:tcW w:w="2521" w:type="dxa"/>
            <w:vAlign w:val="center"/>
          </w:tcPr>
          <w:p w14:paraId="766CA644" w14:textId="77777777" w:rsidR="00713B2B" w:rsidRDefault="00D04354">
            <w:pPr>
              <w:jc w:val="center"/>
              <w:rPr>
                <w:rFonts w:ascii="Times New Roman" w:eastAsia="SimSun" w:hAnsi="Times New Roman"/>
              </w:rPr>
            </w:pPr>
            <w:r>
              <w:rPr>
                <w:rFonts w:ascii="Times New Roman" w:eastAsia="SimSun" w:hAnsi="Times New Roman"/>
              </w:rPr>
              <w:t>4.898 ± 1.336</w:t>
            </w:r>
          </w:p>
        </w:tc>
      </w:tr>
      <w:tr w:rsidR="00713B2B" w14:paraId="2679E399" w14:textId="77777777">
        <w:trPr>
          <w:jc w:val="center"/>
        </w:trPr>
        <w:tc>
          <w:tcPr>
            <w:tcW w:w="959" w:type="dxa"/>
            <w:vMerge/>
            <w:vAlign w:val="center"/>
          </w:tcPr>
          <w:p w14:paraId="6C70A071" w14:textId="77777777" w:rsidR="00713B2B" w:rsidRDefault="00713B2B">
            <w:pPr>
              <w:jc w:val="center"/>
              <w:rPr>
                <w:rFonts w:ascii="Times New Roman" w:eastAsia="SimSun" w:hAnsi="Times New Roman"/>
              </w:rPr>
            </w:pPr>
          </w:p>
        </w:tc>
        <w:tc>
          <w:tcPr>
            <w:tcW w:w="2521" w:type="dxa"/>
            <w:vAlign w:val="center"/>
          </w:tcPr>
          <w:p w14:paraId="37C7FD7F" w14:textId="77777777" w:rsidR="00713B2B" w:rsidRDefault="00D04354">
            <w:pPr>
              <w:jc w:val="center"/>
              <w:rPr>
                <w:rFonts w:ascii="Times New Roman" w:eastAsia="SimSun" w:hAnsi="Times New Roman"/>
              </w:rPr>
            </w:pPr>
            <w:r>
              <w:rPr>
                <w:rFonts w:ascii="Times New Roman" w:eastAsia="SimSun" w:hAnsi="Times New Roman" w:hint="eastAsia"/>
              </w:rPr>
              <w:t>坚定主张×高频率</w:t>
            </w:r>
          </w:p>
        </w:tc>
        <w:tc>
          <w:tcPr>
            <w:tcW w:w="2521" w:type="dxa"/>
            <w:vAlign w:val="center"/>
          </w:tcPr>
          <w:p w14:paraId="0E54C117" w14:textId="77777777" w:rsidR="00713B2B" w:rsidRDefault="00D04354">
            <w:pPr>
              <w:jc w:val="center"/>
              <w:rPr>
                <w:rFonts w:ascii="Times New Roman" w:eastAsia="SimSun" w:hAnsi="Times New Roman"/>
              </w:rPr>
            </w:pPr>
            <w:r>
              <w:rPr>
                <w:rFonts w:ascii="Times New Roman" w:eastAsia="SimSun" w:hAnsi="Times New Roman"/>
              </w:rPr>
              <w:t>5.5476 ± 1.3244</w:t>
            </w:r>
          </w:p>
        </w:tc>
        <w:tc>
          <w:tcPr>
            <w:tcW w:w="2521" w:type="dxa"/>
            <w:vAlign w:val="center"/>
          </w:tcPr>
          <w:p w14:paraId="64803B90" w14:textId="77777777" w:rsidR="00713B2B" w:rsidRDefault="00D04354">
            <w:pPr>
              <w:jc w:val="center"/>
              <w:rPr>
                <w:rFonts w:ascii="Times New Roman" w:eastAsia="SimSun" w:hAnsi="Times New Roman"/>
              </w:rPr>
            </w:pPr>
            <w:r>
              <w:rPr>
                <w:rFonts w:ascii="Times New Roman" w:eastAsia="SimSun" w:hAnsi="Times New Roman"/>
              </w:rPr>
              <w:t>5.075 ± 1.619</w:t>
            </w:r>
          </w:p>
        </w:tc>
      </w:tr>
      <w:tr w:rsidR="00713B2B" w14:paraId="0472D012" w14:textId="77777777">
        <w:trPr>
          <w:jc w:val="center"/>
        </w:trPr>
        <w:tc>
          <w:tcPr>
            <w:tcW w:w="959" w:type="dxa"/>
            <w:vMerge w:val="restart"/>
            <w:vAlign w:val="center"/>
          </w:tcPr>
          <w:p w14:paraId="2D1D27B8" w14:textId="77777777" w:rsidR="00713B2B" w:rsidRDefault="00D04354">
            <w:pPr>
              <w:jc w:val="center"/>
              <w:rPr>
                <w:rFonts w:ascii="Times New Roman" w:eastAsia="SimSun" w:hAnsi="Times New Roman"/>
              </w:rPr>
            </w:pPr>
            <w:r>
              <w:rPr>
                <w:rFonts w:ascii="Times New Roman" w:eastAsia="SimSun" w:hAnsi="Times New Roman"/>
              </w:rPr>
              <w:t>T1</w:t>
            </w:r>
          </w:p>
        </w:tc>
        <w:tc>
          <w:tcPr>
            <w:tcW w:w="2521" w:type="dxa"/>
            <w:vAlign w:val="center"/>
          </w:tcPr>
          <w:p w14:paraId="52898E17" w14:textId="77777777" w:rsidR="00713B2B" w:rsidRDefault="00D04354">
            <w:pPr>
              <w:jc w:val="center"/>
              <w:rPr>
                <w:rFonts w:ascii="Times New Roman" w:eastAsia="SimSun" w:hAnsi="Times New Roman"/>
              </w:rPr>
            </w:pPr>
            <w:r>
              <w:rPr>
                <w:rFonts w:ascii="Times New Roman" w:eastAsia="SimSun" w:hAnsi="Times New Roman" w:hint="eastAsia"/>
              </w:rPr>
              <w:t>非坚定主张×低频率</w:t>
            </w:r>
          </w:p>
        </w:tc>
        <w:tc>
          <w:tcPr>
            <w:tcW w:w="2521" w:type="dxa"/>
            <w:vAlign w:val="center"/>
          </w:tcPr>
          <w:p w14:paraId="021CF6CE" w14:textId="77777777" w:rsidR="00713B2B" w:rsidRDefault="00D04354">
            <w:pPr>
              <w:jc w:val="center"/>
              <w:rPr>
                <w:rFonts w:ascii="Times New Roman" w:eastAsia="SimSun" w:hAnsi="Times New Roman"/>
              </w:rPr>
            </w:pPr>
            <w:r>
              <w:rPr>
                <w:rFonts w:ascii="Times New Roman" w:eastAsia="SimSun" w:hAnsi="Times New Roman"/>
              </w:rPr>
              <w:t>5.4048 ± 0.9134</w:t>
            </w:r>
          </w:p>
        </w:tc>
        <w:tc>
          <w:tcPr>
            <w:tcW w:w="2521" w:type="dxa"/>
            <w:vAlign w:val="center"/>
          </w:tcPr>
          <w:p w14:paraId="2C34E646" w14:textId="77777777" w:rsidR="00713B2B" w:rsidRDefault="00D04354">
            <w:pPr>
              <w:jc w:val="center"/>
              <w:rPr>
                <w:rFonts w:ascii="Times New Roman" w:eastAsia="SimSun" w:hAnsi="Times New Roman"/>
              </w:rPr>
            </w:pPr>
            <w:r>
              <w:rPr>
                <w:rFonts w:ascii="Times New Roman" w:eastAsia="SimSun" w:hAnsi="Times New Roman"/>
              </w:rPr>
              <w:t>5.048 ± 0.998</w:t>
            </w:r>
          </w:p>
        </w:tc>
      </w:tr>
      <w:tr w:rsidR="00713B2B" w14:paraId="1FD531B8" w14:textId="77777777">
        <w:trPr>
          <w:jc w:val="center"/>
        </w:trPr>
        <w:tc>
          <w:tcPr>
            <w:tcW w:w="959" w:type="dxa"/>
            <w:vMerge/>
            <w:vAlign w:val="center"/>
          </w:tcPr>
          <w:p w14:paraId="43A4F557" w14:textId="77777777" w:rsidR="00713B2B" w:rsidRDefault="00713B2B">
            <w:pPr>
              <w:jc w:val="center"/>
              <w:rPr>
                <w:rFonts w:ascii="Times New Roman" w:eastAsia="SimSun" w:hAnsi="Times New Roman"/>
              </w:rPr>
            </w:pPr>
          </w:p>
        </w:tc>
        <w:tc>
          <w:tcPr>
            <w:tcW w:w="2521" w:type="dxa"/>
            <w:vAlign w:val="center"/>
          </w:tcPr>
          <w:p w14:paraId="2A64EA4A" w14:textId="77777777" w:rsidR="00713B2B" w:rsidRDefault="00D04354">
            <w:pPr>
              <w:jc w:val="center"/>
              <w:rPr>
                <w:rFonts w:ascii="Times New Roman" w:eastAsia="SimSun" w:hAnsi="Times New Roman"/>
              </w:rPr>
            </w:pPr>
            <w:r>
              <w:rPr>
                <w:rFonts w:ascii="Times New Roman" w:eastAsia="SimSun" w:hAnsi="Times New Roman" w:hint="eastAsia"/>
              </w:rPr>
              <w:t>坚定主张×低频率</w:t>
            </w:r>
          </w:p>
        </w:tc>
        <w:tc>
          <w:tcPr>
            <w:tcW w:w="2521" w:type="dxa"/>
            <w:vAlign w:val="center"/>
          </w:tcPr>
          <w:p w14:paraId="7C7CF0FF" w14:textId="77777777" w:rsidR="00713B2B" w:rsidRDefault="00D04354">
            <w:pPr>
              <w:jc w:val="center"/>
              <w:rPr>
                <w:rFonts w:ascii="Times New Roman" w:eastAsia="SimSun" w:hAnsi="Times New Roman"/>
              </w:rPr>
            </w:pPr>
            <w:r>
              <w:rPr>
                <w:rFonts w:ascii="Times New Roman" w:eastAsia="SimSun" w:hAnsi="Times New Roman"/>
              </w:rPr>
              <w:t>5.2262 ± 1.1360</w:t>
            </w:r>
          </w:p>
        </w:tc>
        <w:tc>
          <w:tcPr>
            <w:tcW w:w="2521" w:type="dxa"/>
            <w:vAlign w:val="center"/>
          </w:tcPr>
          <w:p w14:paraId="603657DA" w14:textId="77777777" w:rsidR="00713B2B" w:rsidRDefault="00D04354">
            <w:pPr>
              <w:jc w:val="center"/>
              <w:rPr>
                <w:rFonts w:ascii="Times New Roman" w:eastAsia="SimSun" w:hAnsi="Times New Roman"/>
              </w:rPr>
            </w:pPr>
            <w:r>
              <w:rPr>
                <w:rFonts w:ascii="Times New Roman" w:eastAsia="SimSun" w:hAnsi="Times New Roman"/>
              </w:rPr>
              <w:t>4.769 ± 1.498</w:t>
            </w:r>
          </w:p>
        </w:tc>
      </w:tr>
      <w:tr w:rsidR="00713B2B" w14:paraId="2694E742" w14:textId="77777777">
        <w:trPr>
          <w:jc w:val="center"/>
        </w:trPr>
        <w:tc>
          <w:tcPr>
            <w:tcW w:w="959" w:type="dxa"/>
            <w:vMerge/>
            <w:vAlign w:val="center"/>
          </w:tcPr>
          <w:p w14:paraId="50E12C6B" w14:textId="77777777" w:rsidR="00713B2B" w:rsidRDefault="00713B2B">
            <w:pPr>
              <w:jc w:val="center"/>
              <w:rPr>
                <w:rFonts w:ascii="Times New Roman" w:eastAsia="SimSun" w:hAnsi="Times New Roman"/>
              </w:rPr>
            </w:pPr>
          </w:p>
        </w:tc>
        <w:tc>
          <w:tcPr>
            <w:tcW w:w="2521" w:type="dxa"/>
            <w:vAlign w:val="center"/>
          </w:tcPr>
          <w:p w14:paraId="6971F722" w14:textId="77777777" w:rsidR="00713B2B" w:rsidRDefault="00D04354">
            <w:pPr>
              <w:jc w:val="center"/>
              <w:rPr>
                <w:rFonts w:ascii="Times New Roman" w:eastAsia="SimSun" w:hAnsi="Times New Roman"/>
              </w:rPr>
            </w:pPr>
            <w:r>
              <w:rPr>
                <w:rFonts w:ascii="Times New Roman" w:eastAsia="SimSun" w:hAnsi="Times New Roman" w:hint="eastAsia"/>
              </w:rPr>
              <w:t>非坚定主张×高频率</w:t>
            </w:r>
          </w:p>
        </w:tc>
        <w:tc>
          <w:tcPr>
            <w:tcW w:w="2521" w:type="dxa"/>
            <w:vAlign w:val="center"/>
          </w:tcPr>
          <w:p w14:paraId="5422D3A1" w14:textId="77777777" w:rsidR="00713B2B" w:rsidRDefault="00D04354">
            <w:pPr>
              <w:jc w:val="center"/>
              <w:rPr>
                <w:rFonts w:ascii="Times New Roman" w:eastAsia="SimSun" w:hAnsi="Times New Roman"/>
              </w:rPr>
            </w:pPr>
            <w:r>
              <w:rPr>
                <w:rFonts w:ascii="Times New Roman" w:eastAsia="SimSun" w:hAnsi="Times New Roman"/>
              </w:rPr>
              <w:t>5.5714 ± 1.1808</w:t>
            </w:r>
          </w:p>
        </w:tc>
        <w:tc>
          <w:tcPr>
            <w:tcW w:w="2521" w:type="dxa"/>
            <w:vAlign w:val="center"/>
          </w:tcPr>
          <w:p w14:paraId="571DA021" w14:textId="77777777" w:rsidR="00713B2B" w:rsidRDefault="00D04354">
            <w:pPr>
              <w:jc w:val="center"/>
              <w:rPr>
                <w:rFonts w:ascii="Times New Roman" w:eastAsia="SimSun" w:hAnsi="Times New Roman"/>
              </w:rPr>
            </w:pPr>
            <w:r>
              <w:rPr>
                <w:rFonts w:ascii="Times New Roman" w:eastAsia="SimSun" w:hAnsi="Times New Roman"/>
              </w:rPr>
              <w:t>5.191 ± 1.164</w:t>
            </w:r>
          </w:p>
        </w:tc>
      </w:tr>
      <w:tr w:rsidR="00713B2B" w14:paraId="50240720" w14:textId="77777777">
        <w:trPr>
          <w:jc w:val="center"/>
        </w:trPr>
        <w:tc>
          <w:tcPr>
            <w:tcW w:w="959" w:type="dxa"/>
            <w:vMerge/>
            <w:vAlign w:val="center"/>
          </w:tcPr>
          <w:p w14:paraId="39789D94" w14:textId="77777777" w:rsidR="00713B2B" w:rsidRDefault="00713B2B">
            <w:pPr>
              <w:jc w:val="center"/>
              <w:rPr>
                <w:rFonts w:ascii="Times New Roman" w:eastAsia="SimSun" w:hAnsi="Times New Roman"/>
              </w:rPr>
            </w:pPr>
          </w:p>
        </w:tc>
        <w:tc>
          <w:tcPr>
            <w:tcW w:w="2521" w:type="dxa"/>
            <w:vAlign w:val="center"/>
          </w:tcPr>
          <w:p w14:paraId="6341FEFF" w14:textId="77777777" w:rsidR="00713B2B" w:rsidRDefault="00D04354">
            <w:pPr>
              <w:jc w:val="center"/>
              <w:rPr>
                <w:rFonts w:ascii="Times New Roman" w:eastAsia="SimSun" w:hAnsi="Times New Roman"/>
              </w:rPr>
            </w:pPr>
            <w:r>
              <w:rPr>
                <w:rFonts w:ascii="Times New Roman" w:eastAsia="SimSun" w:hAnsi="Times New Roman" w:hint="eastAsia"/>
              </w:rPr>
              <w:t>坚定主张×高频率</w:t>
            </w:r>
          </w:p>
        </w:tc>
        <w:tc>
          <w:tcPr>
            <w:tcW w:w="2521" w:type="dxa"/>
            <w:vAlign w:val="center"/>
          </w:tcPr>
          <w:p w14:paraId="75E05A5E" w14:textId="77777777" w:rsidR="00713B2B" w:rsidRDefault="00D04354">
            <w:pPr>
              <w:jc w:val="center"/>
              <w:rPr>
                <w:rFonts w:ascii="Times New Roman" w:eastAsia="SimSun" w:hAnsi="Times New Roman"/>
              </w:rPr>
            </w:pPr>
            <w:r>
              <w:rPr>
                <w:rFonts w:ascii="Times New Roman" w:eastAsia="SimSun" w:hAnsi="Times New Roman"/>
              </w:rPr>
              <w:t>5.4643 ± 1.5876</w:t>
            </w:r>
          </w:p>
        </w:tc>
        <w:tc>
          <w:tcPr>
            <w:tcW w:w="2521" w:type="dxa"/>
            <w:vAlign w:val="center"/>
          </w:tcPr>
          <w:p w14:paraId="3AF7D145" w14:textId="77777777" w:rsidR="00713B2B" w:rsidRDefault="00D04354">
            <w:pPr>
              <w:jc w:val="center"/>
              <w:rPr>
                <w:rFonts w:ascii="Times New Roman" w:eastAsia="SimSun" w:hAnsi="Times New Roman"/>
              </w:rPr>
            </w:pPr>
            <w:r>
              <w:rPr>
                <w:rFonts w:ascii="Times New Roman" w:eastAsia="SimSun" w:hAnsi="Times New Roman"/>
              </w:rPr>
              <w:t>5.143 ± 1.787</w:t>
            </w:r>
          </w:p>
        </w:tc>
      </w:tr>
      <w:tr w:rsidR="00713B2B" w14:paraId="5702913A" w14:textId="77777777">
        <w:trPr>
          <w:jc w:val="center"/>
        </w:trPr>
        <w:tc>
          <w:tcPr>
            <w:tcW w:w="959" w:type="dxa"/>
            <w:vMerge w:val="restart"/>
            <w:vAlign w:val="center"/>
          </w:tcPr>
          <w:p w14:paraId="11324645" w14:textId="77777777" w:rsidR="00713B2B" w:rsidRDefault="00D04354">
            <w:pPr>
              <w:jc w:val="center"/>
              <w:rPr>
                <w:rFonts w:ascii="Times New Roman" w:eastAsia="SimSun" w:hAnsi="Times New Roman"/>
              </w:rPr>
            </w:pPr>
            <w:r>
              <w:rPr>
                <w:rFonts w:ascii="Times New Roman" w:eastAsia="SimSun" w:hAnsi="Times New Roman"/>
              </w:rPr>
              <w:t>T2</w:t>
            </w:r>
          </w:p>
        </w:tc>
        <w:tc>
          <w:tcPr>
            <w:tcW w:w="2521" w:type="dxa"/>
            <w:vAlign w:val="center"/>
          </w:tcPr>
          <w:p w14:paraId="50BE9145" w14:textId="77777777" w:rsidR="00713B2B" w:rsidRDefault="00D04354">
            <w:pPr>
              <w:jc w:val="center"/>
              <w:rPr>
                <w:rFonts w:ascii="Times New Roman" w:eastAsia="SimSun" w:hAnsi="Times New Roman"/>
              </w:rPr>
            </w:pPr>
            <w:r>
              <w:rPr>
                <w:rFonts w:ascii="Times New Roman" w:eastAsia="SimSun" w:hAnsi="Times New Roman" w:hint="eastAsia"/>
              </w:rPr>
              <w:t>非坚定主张×低频率</w:t>
            </w:r>
          </w:p>
        </w:tc>
        <w:tc>
          <w:tcPr>
            <w:tcW w:w="2521" w:type="dxa"/>
            <w:vAlign w:val="center"/>
          </w:tcPr>
          <w:p w14:paraId="39D7D37E" w14:textId="77777777" w:rsidR="00713B2B" w:rsidRDefault="00D04354">
            <w:pPr>
              <w:jc w:val="center"/>
              <w:rPr>
                <w:rFonts w:ascii="Times New Roman" w:eastAsia="SimSun" w:hAnsi="Times New Roman"/>
              </w:rPr>
            </w:pPr>
            <w:r>
              <w:rPr>
                <w:rFonts w:ascii="Times New Roman" w:eastAsia="SimSun" w:hAnsi="Times New Roman"/>
              </w:rPr>
              <w:t>5.5952 ± 0.7003</w:t>
            </w:r>
          </w:p>
        </w:tc>
        <w:tc>
          <w:tcPr>
            <w:tcW w:w="2521" w:type="dxa"/>
            <w:vAlign w:val="center"/>
          </w:tcPr>
          <w:p w14:paraId="27D950EE" w14:textId="77777777" w:rsidR="00713B2B" w:rsidRDefault="00D04354">
            <w:pPr>
              <w:jc w:val="center"/>
              <w:rPr>
                <w:rFonts w:ascii="Times New Roman" w:eastAsia="SimSun" w:hAnsi="Times New Roman"/>
              </w:rPr>
            </w:pPr>
            <w:r>
              <w:rPr>
                <w:rFonts w:ascii="Times New Roman" w:eastAsia="SimSun" w:hAnsi="Times New Roman"/>
              </w:rPr>
              <w:t>5.150 ± 0.666</w:t>
            </w:r>
          </w:p>
        </w:tc>
      </w:tr>
      <w:tr w:rsidR="00713B2B" w14:paraId="109D1521" w14:textId="77777777">
        <w:trPr>
          <w:jc w:val="center"/>
        </w:trPr>
        <w:tc>
          <w:tcPr>
            <w:tcW w:w="959" w:type="dxa"/>
            <w:vMerge/>
            <w:vAlign w:val="center"/>
          </w:tcPr>
          <w:p w14:paraId="188A44F3" w14:textId="77777777" w:rsidR="00713B2B" w:rsidRDefault="00713B2B">
            <w:pPr>
              <w:jc w:val="center"/>
              <w:rPr>
                <w:rFonts w:ascii="Times New Roman" w:eastAsia="SimSun" w:hAnsi="Times New Roman"/>
              </w:rPr>
            </w:pPr>
          </w:p>
        </w:tc>
        <w:tc>
          <w:tcPr>
            <w:tcW w:w="2521" w:type="dxa"/>
            <w:vAlign w:val="center"/>
          </w:tcPr>
          <w:p w14:paraId="0B83E0D1" w14:textId="77777777" w:rsidR="00713B2B" w:rsidRDefault="00D04354">
            <w:pPr>
              <w:jc w:val="center"/>
              <w:rPr>
                <w:rFonts w:ascii="Times New Roman" w:eastAsia="SimSun" w:hAnsi="Times New Roman"/>
              </w:rPr>
            </w:pPr>
            <w:r>
              <w:rPr>
                <w:rFonts w:ascii="Times New Roman" w:eastAsia="SimSun" w:hAnsi="Times New Roman" w:hint="eastAsia"/>
              </w:rPr>
              <w:t>坚定主张×低频率</w:t>
            </w:r>
          </w:p>
        </w:tc>
        <w:tc>
          <w:tcPr>
            <w:tcW w:w="2521" w:type="dxa"/>
            <w:vAlign w:val="center"/>
          </w:tcPr>
          <w:p w14:paraId="5D5470CA" w14:textId="77777777" w:rsidR="00713B2B" w:rsidRDefault="00D04354">
            <w:pPr>
              <w:jc w:val="center"/>
              <w:rPr>
                <w:rFonts w:ascii="Times New Roman" w:eastAsia="SimSun" w:hAnsi="Times New Roman"/>
              </w:rPr>
            </w:pPr>
            <w:r>
              <w:rPr>
                <w:rFonts w:ascii="Times New Roman" w:eastAsia="SimSun" w:hAnsi="Times New Roman"/>
              </w:rPr>
              <w:t>5.3571 ± 0.9137</w:t>
            </w:r>
          </w:p>
        </w:tc>
        <w:tc>
          <w:tcPr>
            <w:tcW w:w="2521" w:type="dxa"/>
            <w:vAlign w:val="center"/>
          </w:tcPr>
          <w:p w14:paraId="0B77DE70" w14:textId="77777777" w:rsidR="00713B2B" w:rsidRDefault="00D04354">
            <w:pPr>
              <w:jc w:val="center"/>
              <w:rPr>
                <w:rFonts w:ascii="Times New Roman" w:eastAsia="SimSun" w:hAnsi="Times New Roman"/>
              </w:rPr>
            </w:pPr>
            <w:r>
              <w:rPr>
                <w:rFonts w:ascii="Times New Roman" w:eastAsia="SimSun" w:hAnsi="Times New Roman"/>
              </w:rPr>
              <w:t>5.211 ± 0.806</w:t>
            </w:r>
          </w:p>
        </w:tc>
      </w:tr>
      <w:tr w:rsidR="00713B2B" w14:paraId="3F3C5E0F" w14:textId="77777777">
        <w:trPr>
          <w:jc w:val="center"/>
        </w:trPr>
        <w:tc>
          <w:tcPr>
            <w:tcW w:w="959" w:type="dxa"/>
            <w:vMerge/>
            <w:vAlign w:val="center"/>
          </w:tcPr>
          <w:p w14:paraId="75404D6E" w14:textId="77777777" w:rsidR="00713B2B" w:rsidRDefault="00713B2B">
            <w:pPr>
              <w:jc w:val="center"/>
              <w:rPr>
                <w:rFonts w:ascii="Times New Roman" w:eastAsia="SimSun" w:hAnsi="Times New Roman"/>
              </w:rPr>
            </w:pPr>
          </w:p>
        </w:tc>
        <w:tc>
          <w:tcPr>
            <w:tcW w:w="2521" w:type="dxa"/>
            <w:vAlign w:val="center"/>
          </w:tcPr>
          <w:p w14:paraId="3EE768E0" w14:textId="77777777" w:rsidR="00713B2B" w:rsidRDefault="00D04354">
            <w:pPr>
              <w:jc w:val="center"/>
              <w:rPr>
                <w:rFonts w:ascii="Times New Roman" w:eastAsia="SimSun" w:hAnsi="Times New Roman"/>
              </w:rPr>
            </w:pPr>
            <w:r>
              <w:rPr>
                <w:rFonts w:ascii="Times New Roman" w:eastAsia="SimSun" w:hAnsi="Times New Roman" w:hint="eastAsia"/>
              </w:rPr>
              <w:t>非坚定主张×高频率</w:t>
            </w:r>
          </w:p>
        </w:tc>
        <w:tc>
          <w:tcPr>
            <w:tcW w:w="2521" w:type="dxa"/>
            <w:vAlign w:val="center"/>
          </w:tcPr>
          <w:p w14:paraId="4EAF3337" w14:textId="77777777" w:rsidR="00713B2B" w:rsidRDefault="00D04354">
            <w:pPr>
              <w:jc w:val="center"/>
              <w:rPr>
                <w:rFonts w:ascii="Times New Roman" w:eastAsia="SimSun" w:hAnsi="Times New Roman"/>
              </w:rPr>
            </w:pPr>
            <w:r>
              <w:rPr>
                <w:rFonts w:ascii="Times New Roman" w:eastAsia="SimSun" w:hAnsi="Times New Roman"/>
              </w:rPr>
              <w:t>5.7976 ± 0.9803</w:t>
            </w:r>
          </w:p>
        </w:tc>
        <w:tc>
          <w:tcPr>
            <w:tcW w:w="2521" w:type="dxa"/>
            <w:vAlign w:val="center"/>
          </w:tcPr>
          <w:p w14:paraId="324C96A7" w14:textId="77777777" w:rsidR="00713B2B" w:rsidRDefault="00D04354">
            <w:pPr>
              <w:jc w:val="center"/>
              <w:rPr>
                <w:rFonts w:ascii="Times New Roman" w:eastAsia="SimSun" w:hAnsi="Times New Roman"/>
              </w:rPr>
            </w:pPr>
            <w:r>
              <w:rPr>
                <w:rFonts w:ascii="Times New Roman" w:eastAsia="SimSun" w:hAnsi="Times New Roman"/>
              </w:rPr>
              <w:t>5.585 ± 0.924</w:t>
            </w:r>
          </w:p>
        </w:tc>
      </w:tr>
      <w:tr w:rsidR="00713B2B" w14:paraId="499D59EB" w14:textId="77777777">
        <w:trPr>
          <w:jc w:val="center"/>
        </w:trPr>
        <w:tc>
          <w:tcPr>
            <w:tcW w:w="959" w:type="dxa"/>
            <w:vMerge/>
            <w:vAlign w:val="center"/>
          </w:tcPr>
          <w:p w14:paraId="09F133AE" w14:textId="77777777" w:rsidR="00713B2B" w:rsidRDefault="00713B2B">
            <w:pPr>
              <w:jc w:val="center"/>
              <w:rPr>
                <w:rFonts w:ascii="Times New Roman" w:eastAsia="SimSun" w:hAnsi="Times New Roman"/>
              </w:rPr>
            </w:pPr>
          </w:p>
        </w:tc>
        <w:tc>
          <w:tcPr>
            <w:tcW w:w="2521" w:type="dxa"/>
            <w:vAlign w:val="center"/>
          </w:tcPr>
          <w:p w14:paraId="05583F9B" w14:textId="77777777" w:rsidR="00713B2B" w:rsidRDefault="00D04354">
            <w:pPr>
              <w:jc w:val="center"/>
              <w:rPr>
                <w:rFonts w:ascii="Times New Roman" w:eastAsia="SimSun" w:hAnsi="Times New Roman"/>
              </w:rPr>
            </w:pPr>
            <w:r>
              <w:rPr>
                <w:rFonts w:ascii="Times New Roman" w:eastAsia="SimSun" w:hAnsi="Times New Roman" w:hint="eastAsia"/>
              </w:rPr>
              <w:t>坚定主张×高频率</w:t>
            </w:r>
          </w:p>
        </w:tc>
        <w:tc>
          <w:tcPr>
            <w:tcW w:w="2521" w:type="dxa"/>
            <w:vAlign w:val="center"/>
          </w:tcPr>
          <w:p w14:paraId="258CC2ED" w14:textId="77777777" w:rsidR="00713B2B" w:rsidRDefault="00D04354">
            <w:pPr>
              <w:jc w:val="center"/>
              <w:rPr>
                <w:rFonts w:ascii="Times New Roman" w:eastAsia="SimSun" w:hAnsi="Times New Roman"/>
              </w:rPr>
            </w:pPr>
            <w:r>
              <w:rPr>
                <w:rFonts w:ascii="Times New Roman" w:eastAsia="SimSun" w:hAnsi="Times New Roman"/>
              </w:rPr>
              <w:t>5.9167 ± 1.1654</w:t>
            </w:r>
          </w:p>
        </w:tc>
        <w:tc>
          <w:tcPr>
            <w:tcW w:w="2521" w:type="dxa"/>
            <w:vAlign w:val="center"/>
          </w:tcPr>
          <w:p w14:paraId="241EB89E" w14:textId="77777777" w:rsidR="00713B2B" w:rsidRDefault="00D04354">
            <w:pPr>
              <w:jc w:val="center"/>
              <w:rPr>
                <w:rFonts w:ascii="Times New Roman" w:eastAsia="SimSun" w:hAnsi="Times New Roman"/>
              </w:rPr>
            </w:pPr>
            <w:r>
              <w:rPr>
                <w:rFonts w:ascii="Times New Roman" w:eastAsia="SimSun" w:hAnsi="Times New Roman"/>
              </w:rPr>
              <w:t>5.789 ± 1.084</w:t>
            </w:r>
          </w:p>
        </w:tc>
      </w:tr>
    </w:tbl>
    <w:p w14:paraId="348F6204" w14:textId="77777777" w:rsidR="00713B2B" w:rsidRDefault="00713B2B">
      <w:pPr>
        <w:spacing w:line="360" w:lineRule="auto"/>
        <w:rPr>
          <w:rFonts w:ascii="SimSun" w:eastAsia="SimSun" w:hAnsi="SimSun" w:cs="SimSun"/>
          <w:sz w:val="24"/>
        </w:rPr>
      </w:pPr>
    </w:p>
    <w:p w14:paraId="7BAFFE87" w14:textId="77777777" w:rsidR="00713B2B" w:rsidRDefault="00D04354" w:rsidP="00363098">
      <w:pPr>
        <w:pStyle w:val="a7"/>
      </w:pPr>
      <w:bookmarkStart w:id="115" w:name="_Toc192689111"/>
      <w:r>
        <w:rPr>
          <w:rFonts w:hint="eastAsia"/>
        </w:rPr>
        <w:t>表</w:t>
      </w:r>
      <w:r>
        <w:rPr>
          <w:rFonts w:hint="eastAsia"/>
        </w:rPr>
        <w:t>4</w:t>
      </w:r>
      <w:r>
        <w:t xml:space="preserve">-10 </w:t>
      </w:r>
      <w:r>
        <w:rPr>
          <w:rFonts w:hint="eastAsia"/>
        </w:rPr>
        <w:t>回收意愿与回收行为的重复测量方差分析（</w:t>
      </w:r>
      <w:commentRangeStart w:id="116"/>
      <w:r>
        <w:rPr>
          <w:rFonts w:hint="eastAsia"/>
        </w:rPr>
        <w:t>ANOVA</w:t>
      </w:r>
      <w:r>
        <w:rPr>
          <w:rFonts w:hint="eastAsia"/>
        </w:rPr>
        <w:t>）结果</w:t>
      </w:r>
      <w:bookmarkEnd w:id="115"/>
      <w:commentRangeEnd w:id="116"/>
      <w:r w:rsidR="00824658">
        <w:rPr>
          <w:rStyle w:val="CommentReference"/>
          <w:rFonts w:asciiTheme="minorHAnsi" w:eastAsiaTheme="minorEastAsia" w:hAnsiTheme="minorHAnsi" w:cstheme="minorBidi"/>
          <w:b w:val="0"/>
        </w:rPr>
        <w:commentReference w:id="116"/>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1536"/>
        <w:gridCol w:w="1537"/>
        <w:gridCol w:w="1536"/>
        <w:gridCol w:w="1537"/>
      </w:tblGrid>
      <w:tr w:rsidR="00713B2B" w14:paraId="46713D83" w14:textId="77777777">
        <w:trPr>
          <w:jc w:val="center"/>
        </w:trPr>
        <w:tc>
          <w:tcPr>
            <w:tcW w:w="2376" w:type="dxa"/>
            <w:tcBorders>
              <w:top w:val="single" w:sz="4" w:space="0" w:color="auto"/>
              <w:bottom w:val="single" w:sz="4" w:space="0" w:color="auto"/>
            </w:tcBorders>
          </w:tcPr>
          <w:p w14:paraId="29C48166" w14:textId="77777777" w:rsidR="00713B2B" w:rsidRDefault="00D04354">
            <w:pPr>
              <w:jc w:val="center"/>
              <w:rPr>
                <w:rFonts w:ascii="Times New Roman" w:eastAsia="SimSun" w:hAnsi="Times New Roman"/>
              </w:rPr>
            </w:pPr>
            <w:r>
              <w:rPr>
                <w:rFonts w:ascii="Times New Roman" w:eastAsia="SimSun" w:hAnsi="Times New Roman" w:hint="eastAsia"/>
              </w:rPr>
              <w:t>变量</w:t>
            </w:r>
          </w:p>
        </w:tc>
        <w:tc>
          <w:tcPr>
            <w:tcW w:w="1536" w:type="dxa"/>
            <w:tcBorders>
              <w:top w:val="single" w:sz="4" w:space="0" w:color="auto"/>
              <w:bottom w:val="single" w:sz="4" w:space="0" w:color="auto"/>
            </w:tcBorders>
          </w:tcPr>
          <w:p w14:paraId="72A4DF5F" w14:textId="77777777" w:rsidR="00713B2B" w:rsidRDefault="00D04354">
            <w:pPr>
              <w:jc w:val="center"/>
              <w:rPr>
                <w:rFonts w:ascii="Times New Roman" w:eastAsia="SimSun" w:hAnsi="Times New Roman"/>
              </w:rPr>
            </w:pPr>
            <w:r>
              <w:rPr>
                <w:rFonts w:ascii="Times New Roman" w:eastAsia="SimSun" w:hAnsi="Times New Roman" w:hint="eastAsia"/>
              </w:rPr>
              <w:t>自由度</w:t>
            </w:r>
            <w:r>
              <w:rPr>
                <w:rFonts w:ascii="Times New Roman" w:eastAsia="SimSun" w:hAnsi="Times New Roman" w:hint="eastAsia"/>
              </w:rPr>
              <w:t xml:space="preserve"> (</w:t>
            </w:r>
            <w:proofErr w:type="spellStart"/>
            <w:r>
              <w:rPr>
                <w:rFonts w:ascii="Times New Roman" w:eastAsia="SimSun" w:hAnsi="Times New Roman" w:hint="eastAsia"/>
              </w:rPr>
              <w:t>df</w:t>
            </w:r>
            <w:proofErr w:type="spellEnd"/>
            <w:r>
              <w:rPr>
                <w:rFonts w:ascii="Times New Roman" w:eastAsia="SimSun" w:hAnsi="Times New Roman" w:hint="eastAsia"/>
              </w:rPr>
              <w:t>)</w:t>
            </w:r>
          </w:p>
        </w:tc>
        <w:tc>
          <w:tcPr>
            <w:tcW w:w="1537" w:type="dxa"/>
            <w:tcBorders>
              <w:top w:val="single" w:sz="4" w:space="0" w:color="auto"/>
              <w:bottom w:val="single" w:sz="4" w:space="0" w:color="auto"/>
            </w:tcBorders>
          </w:tcPr>
          <w:p w14:paraId="3A1A3DFE" w14:textId="77777777" w:rsidR="00713B2B" w:rsidRDefault="00D04354">
            <w:pPr>
              <w:jc w:val="center"/>
              <w:rPr>
                <w:rFonts w:ascii="Times New Roman" w:eastAsia="SimSun" w:hAnsi="Times New Roman"/>
              </w:rPr>
            </w:pPr>
            <w:r>
              <w:rPr>
                <w:rFonts w:ascii="Times New Roman" w:eastAsia="SimSun" w:hAnsi="Times New Roman" w:hint="eastAsia"/>
              </w:rPr>
              <w:t xml:space="preserve">F </w:t>
            </w:r>
            <w:r>
              <w:rPr>
                <w:rFonts w:ascii="Times New Roman" w:eastAsia="SimSun" w:hAnsi="Times New Roman" w:hint="eastAsia"/>
              </w:rPr>
              <w:t>值</w:t>
            </w:r>
          </w:p>
        </w:tc>
        <w:tc>
          <w:tcPr>
            <w:tcW w:w="1536" w:type="dxa"/>
            <w:tcBorders>
              <w:top w:val="single" w:sz="4" w:space="0" w:color="auto"/>
              <w:bottom w:val="single" w:sz="4" w:space="0" w:color="auto"/>
            </w:tcBorders>
          </w:tcPr>
          <w:p w14:paraId="1BC90421" w14:textId="77777777" w:rsidR="00713B2B" w:rsidRDefault="00D04354">
            <w:pPr>
              <w:jc w:val="center"/>
              <w:rPr>
                <w:rFonts w:ascii="Times New Roman" w:eastAsia="SimSun" w:hAnsi="Times New Roman"/>
              </w:rPr>
            </w:pPr>
            <w:r>
              <w:rPr>
                <w:rFonts w:ascii="Times New Roman" w:eastAsia="SimSun" w:hAnsi="Times New Roman" w:hint="eastAsia"/>
              </w:rPr>
              <w:t xml:space="preserve">p </w:t>
            </w:r>
            <w:r>
              <w:rPr>
                <w:rFonts w:ascii="Times New Roman" w:eastAsia="SimSun" w:hAnsi="Times New Roman" w:hint="eastAsia"/>
              </w:rPr>
              <w:t>值</w:t>
            </w:r>
          </w:p>
        </w:tc>
        <w:tc>
          <w:tcPr>
            <w:tcW w:w="1537" w:type="dxa"/>
            <w:tcBorders>
              <w:top w:val="single" w:sz="4" w:space="0" w:color="auto"/>
              <w:bottom w:val="single" w:sz="4" w:space="0" w:color="auto"/>
            </w:tcBorders>
          </w:tcPr>
          <w:p w14:paraId="09B02B13" w14:textId="77777777" w:rsidR="00713B2B" w:rsidRDefault="00D04354">
            <w:pPr>
              <w:jc w:val="center"/>
              <w:rPr>
                <w:rFonts w:ascii="Times New Roman" w:eastAsia="SimSun" w:hAnsi="Times New Roman"/>
              </w:rPr>
            </w:pPr>
            <w:commentRangeStart w:id="117"/>
            <w:r>
              <w:rPr>
                <w:rFonts w:ascii="Times New Roman" w:eastAsia="SimSun" w:hAnsi="Times New Roman" w:hint="eastAsia"/>
              </w:rPr>
              <w:t>偏</w:t>
            </w:r>
            <w:r>
              <w:rPr>
                <w:rFonts w:ascii="Times New Roman" w:eastAsia="SimSun" w:hAnsi="Times New Roman" w:hint="eastAsia"/>
              </w:rPr>
              <w:t>Eta</w:t>
            </w:r>
            <w:r>
              <w:rPr>
                <w:rFonts w:ascii="Times New Roman" w:eastAsia="SimSun" w:hAnsi="Times New Roman" w:hint="eastAsia"/>
              </w:rPr>
              <w:t>²</w:t>
            </w:r>
            <w:r>
              <w:rPr>
                <w:rFonts w:ascii="Times New Roman" w:eastAsia="SimSun" w:hAnsi="Times New Roman" w:hint="eastAsia"/>
              </w:rPr>
              <w:t xml:space="preserve"> (</w:t>
            </w:r>
            <w:r>
              <w:rPr>
                <w:rFonts w:ascii="Times New Roman" w:eastAsia="SimSun" w:hAnsi="Times New Roman" w:hint="eastAsia"/>
              </w:rPr>
              <w:t>η²</w:t>
            </w:r>
            <w:r>
              <w:rPr>
                <w:rFonts w:ascii="Times New Roman" w:eastAsia="SimSun" w:hAnsi="Times New Roman" w:hint="eastAsia"/>
              </w:rPr>
              <w:t>)</w:t>
            </w:r>
            <w:commentRangeEnd w:id="117"/>
            <w:r w:rsidR="00824658">
              <w:rPr>
                <w:rStyle w:val="CommentReference"/>
              </w:rPr>
              <w:commentReference w:id="117"/>
            </w:r>
          </w:p>
        </w:tc>
      </w:tr>
      <w:tr w:rsidR="00713B2B" w14:paraId="4E5A3850" w14:textId="77777777">
        <w:trPr>
          <w:jc w:val="center"/>
        </w:trPr>
        <w:tc>
          <w:tcPr>
            <w:tcW w:w="2376" w:type="dxa"/>
            <w:tcBorders>
              <w:top w:val="single" w:sz="4" w:space="0" w:color="auto"/>
            </w:tcBorders>
          </w:tcPr>
          <w:p w14:paraId="01519A9E" w14:textId="77777777" w:rsidR="00713B2B" w:rsidRDefault="00D04354">
            <w:pPr>
              <w:jc w:val="center"/>
              <w:rPr>
                <w:rFonts w:ascii="Times New Roman" w:eastAsia="SimSun" w:hAnsi="Times New Roman"/>
              </w:rPr>
            </w:pPr>
            <w:r>
              <w:rPr>
                <w:rFonts w:ascii="Times New Roman" w:eastAsia="SimSun" w:hAnsi="Times New Roman" w:hint="eastAsia"/>
              </w:rPr>
              <w:t>回收意愿</w:t>
            </w:r>
          </w:p>
        </w:tc>
        <w:tc>
          <w:tcPr>
            <w:tcW w:w="1536" w:type="dxa"/>
            <w:tcBorders>
              <w:top w:val="single" w:sz="4" w:space="0" w:color="auto"/>
            </w:tcBorders>
          </w:tcPr>
          <w:p w14:paraId="32A55293" w14:textId="77777777" w:rsidR="00713B2B" w:rsidRDefault="00713B2B">
            <w:pPr>
              <w:jc w:val="center"/>
              <w:rPr>
                <w:rFonts w:ascii="Times New Roman" w:eastAsia="SimSun" w:hAnsi="Times New Roman"/>
              </w:rPr>
            </w:pPr>
          </w:p>
        </w:tc>
        <w:tc>
          <w:tcPr>
            <w:tcW w:w="1537" w:type="dxa"/>
            <w:tcBorders>
              <w:top w:val="single" w:sz="4" w:space="0" w:color="auto"/>
            </w:tcBorders>
          </w:tcPr>
          <w:p w14:paraId="0B5DAD92" w14:textId="77777777" w:rsidR="00713B2B" w:rsidRDefault="00713B2B">
            <w:pPr>
              <w:jc w:val="center"/>
              <w:rPr>
                <w:rFonts w:ascii="Times New Roman" w:eastAsia="SimSun" w:hAnsi="Times New Roman"/>
              </w:rPr>
            </w:pPr>
          </w:p>
        </w:tc>
        <w:tc>
          <w:tcPr>
            <w:tcW w:w="1536" w:type="dxa"/>
            <w:tcBorders>
              <w:top w:val="single" w:sz="4" w:space="0" w:color="auto"/>
            </w:tcBorders>
          </w:tcPr>
          <w:p w14:paraId="23D862B1" w14:textId="77777777" w:rsidR="00713B2B" w:rsidRDefault="00713B2B">
            <w:pPr>
              <w:jc w:val="center"/>
              <w:rPr>
                <w:rFonts w:ascii="Times New Roman" w:eastAsia="SimSun" w:hAnsi="Times New Roman"/>
              </w:rPr>
            </w:pPr>
          </w:p>
        </w:tc>
        <w:tc>
          <w:tcPr>
            <w:tcW w:w="1537" w:type="dxa"/>
            <w:tcBorders>
              <w:top w:val="single" w:sz="4" w:space="0" w:color="auto"/>
            </w:tcBorders>
          </w:tcPr>
          <w:p w14:paraId="3F4ED550" w14:textId="77777777" w:rsidR="00713B2B" w:rsidRDefault="00713B2B">
            <w:pPr>
              <w:jc w:val="center"/>
              <w:rPr>
                <w:rFonts w:ascii="Times New Roman" w:eastAsia="SimSun" w:hAnsi="Times New Roman"/>
              </w:rPr>
            </w:pPr>
          </w:p>
        </w:tc>
      </w:tr>
      <w:tr w:rsidR="00713B2B" w14:paraId="0B82C050" w14:textId="77777777">
        <w:trPr>
          <w:jc w:val="center"/>
        </w:trPr>
        <w:tc>
          <w:tcPr>
            <w:tcW w:w="2376" w:type="dxa"/>
          </w:tcPr>
          <w:p w14:paraId="762F39EA" w14:textId="77777777" w:rsidR="00713B2B" w:rsidRDefault="00D04354">
            <w:pPr>
              <w:jc w:val="center"/>
              <w:rPr>
                <w:rFonts w:ascii="Times New Roman" w:eastAsia="SimSun" w:hAnsi="Times New Roman"/>
              </w:rPr>
            </w:pPr>
            <w:r>
              <w:rPr>
                <w:rFonts w:ascii="Times New Roman" w:eastAsia="SimSun" w:hAnsi="Times New Roman" w:hint="eastAsia"/>
              </w:rPr>
              <w:t>时间主效应</w:t>
            </w:r>
          </w:p>
        </w:tc>
        <w:tc>
          <w:tcPr>
            <w:tcW w:w="1536" w:type="dxa"/>
          </w:tcPr>
          <w:p w14:paraId="0CCDB295" w14:textId="77777777" w:rsidR="00713B2B" w:rsidRDefault="00D04354">
            <w:pPr>
              <w:jc w:val="center"/>
              <w:rPr>
                <w:rFonts w:ascii="Times New Roman" w:eastAsia="SimSun" w:hAnsi="Times New Roman"/>
              </w:rPr>
            </w:pPr>
            <w:r>
              <w:rPr>
                <w:rFonts w:ascii="Times New Roman" w:eastAsia="SimSun" w:hAnsi="Times New Roman" w:hint="eastAsia"/>
              </w:rPr>
              <w:t>1.873</w:t>
            </w:r>
          </w:p>
        </w:tc>
        <w:tc>
          <w:tcPr>
            <w:tcW w:w="1537" w:type="dxa"/>
          </w:tcPr>
          <w:p w14:paraId="4A48B93F" w14:textId="77777777" w:rsidR="00713B2B" w:rsidRDefault="00D04354">
            <w:pPr>
              <w:jc w:val="center"/>
              <w:rPr>
                <w:rFonts w:ascii="Times New Roman" w:eastAsia="SimSun" w:hAnsi="Times New Roman"/>
              </w:rPr>
            </w:pPr>
            <w:r>
              <w:rPr>
                <w:rFonts w:ascii="Times New Roman" w:eastAsia="SimSun" w:hAnsi="Times New Roman" w:hint="eastAsia"/>
              </w:rPr>
              <w:t>4.919</w:t>
            </w:r>
          </w:p>
        </w:tc>
        <w:tc>
          <w:tcPr>
            <w:tcW w:w="1536" w:type="dxa"/>
          </w:tcPr>
          <w:p w14:paraId="62F78BCA" w14:textId="77777777" w:rsidR="00713B2B" w:rsidRDefault="00D04354">
            <w:pPr>
              <w:jc w:val="center"/>
              <w:rPr>
                <w:rFonts w:ascii="Times New Roman" w:eastAsia="SimSun" w:hAnsi="Times New Roman"/>
              </w:rPr>
            </w:pPr>
            <w:r>
              <w:rPr>
                <w:rFonts w:ascii="Times New Roman" w:eastAsia="SimSun" w:hAnsi="Times New Roman" w:hint="eastAsia"/>
              </w:rPr>
              <w:t>0.019</w:t>
            </w:r>
          </w:p>
        </w:tc>
        <w:tc>
          <w:tcPr>
            <w:tcW w:w="1537" w:type="dxa"/>
          </w:tcPr>
          <w:p w14:paraId="4DBA9F6C" w14:textId="77777777" w:rsidR="00713B2B" w:rsidRDefault="00D04354">
            <w:pPr>
              <w:jc w:val="center"/>
              <w:rPr>
                <w:rFonts w:ascii="Times New Roman" w:eastAsia="SimSun" w:hAnsi="Times New Roman"/>
              </w:rPr>
            </w:pPr>
            <w:r>
              <w:rPr>
                <w:rFonts w:ascii="Times New Roman" w:eastAsia="SimSun" w:hAnsi="Times New Roman" w:hint="eastAsia"/>
              </w:rPr>
              <w:t>-</w:t>
            </w:r>
          </w:p>
        </w:tc>
      </w:tr>
      <w:tr w:rsidR="00713B2B" w14:paraId="2DD3F7BE" w14:textId="77777777">
        <w:trPr>
          <w:jc w:val="center"/>
        </w:trPr>
        <w:tc>
          <w:tcPr>
            <w:tcW w:w="2376" w:type="dxa"/>
          </w:tcPr>
          <w:p w14:paraId="32187AE1" w14:textId="77777777" w:rsidR="00713B2B" w:rsidRDefault="00D04354">
            <w:pPr>
              <w:jc w:val="center"/>
              <w:rPr>
                <w:rFonts w:ascii="Times New Roman" w:eastAsia="SimSun" w:hAnsi="Times New Roman"/>
              </w:rPr>
            </w:pPr>
            <w:r>
              <w:rPr>
                <w:rFonts w:ascii="Times New Roman" w:eastAsia="SimSun" w:hAnsi="Times New Roman" w:hint="eastAsia"/>
              </w:rPr>
              <w:t>组别主效应</w:t>
            </w:r>
          </w:p>
        </w:tc>
        <w:tc>
          <w:tcPr>
            <w:tcW w:w="1536" w:type="dxa"/>
          </w:tcPr>
          <w:p w14:paraId="702EDDF4" w14:textId="77777777" w:rsidR="00713B2B" w:rsidRDefault="00D04354">
            <w:pPr>
              <w:jc w:val="center"/>
              <w:rPr>
                <w:rFonts w:ascii="Times New Roman" w:eastAsia="SimSun" w:hAnsi="Times New Roman"/>
              </w:rPr>
            </w:pPr>
            <w:r>
              <w:rPr>
                <w:rFonts w:ascii="Times New Roman" w:eastAsia="SimSun" w:hAnsi="Times New Roman" w:hint="eastAsia"/>
              </w:rPr>
              <w:t>3</w:t>
            </w:r>
          </w:p>
        </w:tc>
        <w:tc>
          <w:tcPr>
            <w:tcW w:w="1537" w:type="dxa"/>
          </w:tcPr>
          <w:p w14:paraId="5105E023" w14:textId="77777777" w:rsidR="00713B2B" w:rsidRDefault="00D04354">
            <w:pPr>
              <w:jc w:val="center"/>
              <w:rPr>
                <w:rFonts w:ascii="Times New Roman" w:eastAsia="SimSun" w:hAnsi="Times New Roman"/>
              </w:rPr>
            </w:pPr>
            <w:r>
              <w:rPr>
                <w:rFonts w:ascii="Times New Roman" w:eastAsia="SimSun" w:hAnsi="Times New Roman" w:hint="eastAsia"/>
              </w:rPr>
              <w:t>1.182</w:t>
            </w:r>
          </w:p>
        </w:tc>
        <w:tc>
          <w:tcPr>
            <w:tcW w:w="1536" w:type="dxa"/>
          </w:tcPr>
          <w:p w14:paraId="69747A5A" w14:textId="77777777" w:rsidR="00713B2B" w:rsidRDefault="00D04354">
            <w:pPr>
              <w:jc w:val="center"/>
              <w:rPr>
                <w:rFonts w:ascii="Times New Roman" w:eastAsia="SimSun" w:hAnsi="Times New Roman"/>
              </w:rPr>
            </w:pPr>
            <w:r>
              <w:rPr>
                <w:rFonts w:ascii="Times New Roman" w:eastAsia="SimSun" w:hAnsi="Times New Roman" w:hint="eastAsia"/>
              </w:rPr>
              <w:t>0.324</w:t>
            </w:r>
          </w:p>
        </w:tc>
        <w:tc>
          <w:tcPr>
            <w:tcW w:w="1537" w:type="dxa"/>
          </w:tcPr>
          <w:p w14:paraId="3486AE28" w14:textId="77777777" w:rsidR="00713B2B" w:rsidRDefault="00D04354">
            <w:pPr>
              <w:jc w:val="center"/>
              <w:rPr>
                <w:rFonts w:ascii="Times New Roman" w:eastAsia="SimSun" w:hAnsi="Times New Roman"/>
              </w:rPr>
            </w:pPr>
            <w:r>
              <w:rPr>
                <w:rFonts w:ascii="Times New Roman" w:eastAsia="SimSun" w:hAnsi="Times New Roman" w:hint="eastAsia"/>
              </w:rPr>
              <w:t>-</w:t>
            </w:r>
          </w:p>
        </w:tc>
      </w:tr>
      <w:tr w:rsidR="00713B2B" w14:paraId="6A15F0E0" w14:textId="77777777">
        <w:trPr>
          <w:jc w:val="center"/>
        </w:trPr>
        <w:tc>
          <w:tcPr>
            <w:tcW w:w="2376" w:type="dxa"/>
          </w:tcPr>
          <w:p w14:paraId="37D40B3E" w14:textId="77777777" w:rsidR="00713B2B" w:rsidRDefault="00D04354">
            <w:pPr>
              <w:jc w:val="center"/>
              <w:rPr>
                <w:rFonts w:ascii="Times New Roman" w:eastAsia="SimSun" w:hAnsi="Times New Roman"/>
              </w:rPr>
            </w:pPr>
            <w:r>
              <w:rPr>
                <w:rFonts w:ascii="Times New Roman" w:eastAsia="SimSun" w:hAnsi="Times New Roman" w:hint="eastAsia"/>
              </w:rPr>
              <w:t>组别</w:t>
            </w:r>
            <w:r>
              <w:rPr>
                <w:rFonts w:ascii="Times New Roman" w:eastAsia="SimSun" w:hAnsi="Times New Roman" w:hint="eastAsia"/>
              </w:rPr>
              <w:t xml:space="preserve"> </w:t>
            </w:r>
            <w:r>
              <w:rPr>
                <w:rFonts w:ascii="Times New Roman" w:eastAsia="SimSun" w:hAnsi="Times New Roman" w:hint="eastAsia"/>
              </w:rPr>
              <w:t>×</w:t>
            </w:r>
            <w:r>
              <w:rPr>
                <w:rFonts w:ascii="Times New Roman" w:eastAsia="SimSun" w:hAnsi="Times New Roman" w:hint="eastAsia"/>
              </w:rPr>
              <w:t xml:space="preserve"> </w:t>
            </w:r>
            <w:r>
              <w:rPr>
                <w:rFonts w:ascii="Times New Roman" w:eastAsia="SimSun" w:hAnsi="Times New Roman" w:hint="eastAsia"/>
              </w:rPr>
              <w:t>时间交互效应</w:t>
            </w:r>
          </w:p>
        </w:tc>
        <w:tc>
          <w:tcPr>
            <w:tcW w:w="1536" w:type="dxa"/>
          </w:tcPr>
          <w:p w14:paraId="5CC00D7B" w14:textId="77777777" w:rsidR="00713B2B" w:rsidRDefault="00D04354">
            <w:pPr>
              <w:jc w:val="center"/>
              <w:rPr>
                <w:rFonts w:ascii="Times New Roman" w:eastAsia="SimSun" w:hAnsi="Times New Roman"/>
              </w:rPr>
            </w:pPr>
            <w:r>
              <w:rPr>
                <w:rFonts w:ascii="Times New Roman" w:eastAsia="SimSun" w:hAnsi="Times New Roman" w:hint="eastAsia"/>
              </w:rPr>
              <w:t>5.618</w:t>
            </w:r>
          </w:p>
        </w:tc>
        <w:tc>
          <w:tcPr>
            <w:tcW w:w="1537" w:type="dxa"/>
          </w:tcPr>
          <w:p w14:paraId="4ED21E38" w14:textId="77777777" w:rsidR="00713B2B" w:rsidRDefault="00D04354">
            <w:pPr>
              <w:jc w:val="center"/>
              <w:rPr>
                <w:rFonts w:ascii="Times New Roman" w:eastAsia="SimSun" w:hAnsi="Times New Roman"/>
              </w:rPr>
            </w:pPr>
            <w:r>
              <w:rPr>
                <w:rFonts w:ascii="Times New Roman" w:eastAsia="SimSun" w:hAnsi="Times New Roman" w:hint="eastAsia"/>
              </w:rPr>
              <w:t>0.287</w:t>
            </w:r>
          </w:p>
        </w:tc>
        <w:tc>
          <w:tcPr>
            <w:tcW w:w="1536" w:type="dxa"/>
          </w:tcPr>
          <w:p w14:paraId="6DDE31D1" w14:textId="77777777" w:rsidR="00713B2B" w:rsidRDefault="00D04354">
            <w:pPr>
              <w:jc w:val="center"/>
              <w:rPr>
                <w:rFonts w:ascii="Times New Roman" w:eastAsia="SimSun" w:hAnsi="Times New Roman"/>
              </w:rPr>
            </w:pPr>
            <w:r>
              <w:rPr>
                <w:rFonts w:ascii="Times New Roman" w:eastAsia="SimSun" w:hAnsi="Times New Roman" w:hint="eastAsia"/>
              </w:rPr>
              <w:t>0.922</w:t>
            </w:r>
          </w:p>
        </w:tc>
        <w:tc>
          <w:tcPr>
            <w:tcW w:w="1537" w:type="dxa"/>
          </w:tcPr>
          <w:p w14:paraId="002A1937" w14:textId="77777777" w:rsidR="00713B2B" w:rsidRDefault="00D04354">
            <w:pPr>
              <w:jc w:val="center"/>
              <w:rPr>
                <w:rFonts w:ascii="Times New Roman" w:eastAsia="SimSun" w:hAnsi="Times New Roman"/>
              </w:rPr>
            </w:pPr>
            <w:r>
              <w:rPr>
                <w:rFonts w:ascii="Times New Roman" w:eastAsia="SimSun" w:hAnsi="Times New Roman" w:hint="eastAsia"/>
              </w:rPr>
              <w:t>-</w:t>
            </w:r>
          </w:p>
        </w:tc>
      </w:tr>
      <w:tr w:rsidR="00713B2B" w14:paraId="054B140A" w14:textId="77777777">
        <w:trPr>
          <w:jc w:val="center"/>
        </w:trPr>
        <w:tc>
          <w:tcPr>
            <w:tcW w:w="2376" w:type="dxa"/>
          </w:tcPr>
          <w:p w14:paraId="66C6AD6C" w14:textId="77777777" w:rsidR="00713B2B" w:rsidRDefault="00D04354">
            <w:pPr>
              <w:jc w:val="center"/>
              <w:rPr>
                <w:rFonts w:ascii="Times New Roman" w:eastAsia="SimSun" w:hAnsi="Times New Roman"/>
              </w:rPr>
            </w:pPr>
            <w:r>
              <w:rPr>
                <w:rFonts w:ascii="Times New Roman" w:eastAsia="SimSun" w:hAnsi="Times New Roman" w:hint="eastAsia"/>
              </w:rPr>
              <w:t>回收行为</w:t>
            </w:r>
          </w:p>
        </w:tc>
        <w:tc>
          <w:tcPr>
            <w:tcW w:w="1536" w:type="dxa"/>
          </w:tcPr>
          <w:p w14:paraId="6EF7ED9C" w14:textId="77777777" w:rsidR="00713B2B" w:rsidRDefault="00713B2B">
            <w:pPr>
              <w:jc w:val="center"/>
              <w:rPr>
                <w:rFonts w:ascii="Times New Roman" w:eastAsia="SimSun" w:hAnsi="Times New Roman"/>
              </w:rPr>
            </w:pPr>
          </w:p>
        </w:tc>
        <w:tc>
          <w:tcPr>
            <w:tcW w:w="1537" w:type="dxa"/>
          </w:tcPr>
          <w:p w14:paraId="386370A9" w14:textId="77777777" w:rsidR="00713B2B" w:rsidRDefault="00713B2B">
            <w:pPr>
              <w:jc w:val="center"/>
              <w:rPr>
                <w:rFonts w:ascii="Times New Roman" w:eastAsia="SimSun" w:hAnsi="Times New Roman"/>
              </w:rPr>
            </w:pPr>
          </w:p>
        </w:tc>
        <w:tc>
          <w:tcPr>
            <w:tcW w:w="1536" w:type="dxa"/>
          </w:tcPr>
          <w:p w14:paraId="59E5C7F4" w14:textId="77777777" w:rsidR="00713B2B" w:rsidRDefault="00713B2B">
            <w:pPr>
              <w:jc w:val="center"/>
              <w:rPr>
                <w:rFonts w:ascii="Times New Roman" w:eastAsia="SimSun" w:hAnsi="Times New Roman"/>
              </w:rPr>
            </w:pPr>
          </w:p>
        </w:tc>
        <w:tc>
          <w:tcPr>
            <w:tcW w:w="1537" w:type="dxa"/>
          </w:tcPr>
          <w:p w14:paraId="5F34BD32" w14:textId="77777777" w:rsidR="00713B2B" w:rsidRDefault="00713B2B">
            <w:pPr>
              <w:jc w:val="center"/>
              <w:rPr>
                <w:rFonts w:ascii="Times New Roman" w:eastAsia="SimSun" w:hAnsi="Times New Roman"/>
              </w:rPr>
            </w:pPr>
          </w:p>
        </w:tc>
      </w:tr>
      <w:tr w:rsidR="00713B2B" w14:paraId="11129894" w14:textId="77777777">
        <w:trPr>
          <w:jc w:val="center"/>
        </w:trPr>
        <w:tc>
          <w:tcPr>
            <w:tcW w:w="2376" w:type="dxa"/>
          </w:tcPr>
          <w:p w14:paraId="2C4C7430" w14:textId="77777777" w:rsidR="00713B2B" w:rsidRDefault="00D04354">
            <w:pPr>
              <w:jc w:val="center"/>
              <w:rPr>
                <w:rFonts w:ascii="Times New Roman" w:eastAsia="SimSun" w:hAnsi="Times New Roman"/>
              </w:rPr>
            </w:pPr>
            <w:r>
              <w:rPr>
                <w:rFonts w:ascii="Times New Roman" w:eastAsia="SimSun" w:hAnsi="Times New Roman" w:hint="eastAsia"/>
              </w:rPr>
              <w:t>时间主效应</w:t>
            </w:r>
          </w:p>
        </w:tc>
        <w:tc>
          <w:tcPr>
            <w:tcW w:w="1536" w:type="dxa"/>
          </w:tcPr>
          <w:p w14:paraId="0C1223E4" w14:textId="77777777" w:rsidR="00713B2B" w:rsidRDefault="00D04354">
            <w:pPr>
              <w:jc w:val="center"/>
              <w:rPr>
                <w:rFonts w:ascii="Times New Roman" w:eastAsia="SimSun" w:hAnsi="Times New Roman"/>
              </w:rPr>
            </w:pPr>
            <w:r>
              <w:rPr>
                <w:rFonts w:ascii="Times New Roman" w:eastAsia="SimSun" w:hAnsi="Times New Roman" w:hint="eastAsia"/>
              </w:rPr>
              <w:t>1.861</w:t>
            </w:r>
          </w:p>
        </w:tc>
        <w:tc>
          <w:tcPr>
            <w:tcW w:w="1537" w:type="dxa"/>
          </w:tcPr>
          <w:p w14:paraId="2EF79C20" w14:textId="77777777" w:rsidR="00713B2B" w:rsidRDefault="00D04354">
            <w:pPr>
              <w:jc w:val="center"/>
              <w:rPr>
                <w:rFonts w:ascii="Times New Roman" w:eastAsia="SimSun" w:hAnsi="Times New Roman"/>
              </w:rPr>
            </w:pPr>
            <w:r>
              <w:rPr>
                <w:rFonts w:ascii="Times New Roman" w:eastAsia="SimSun" w:hAnsi="Times New Roman" w:hint="eastAsia"/>
              </w:rPr>
              <w:t>5.651</w:t>
            </w:r>
          </w:p>
        </w:tc>
        <w:tc>
          <w:tcPr>
            <w:tcW w:w="1536" w:type="dxa"/>
          </w:tcPr>
          <w:p w14:paraId="6C2D373D" w14:textId="77777777" w:rsidR="00713B2B" w:rsidRDefault="00D04354">
            <w:pPr>
              <w:jc w:val="center"/>
              <w:rPr>
                <w:rFonts w:ascii="Times New Roman" w:eastAsia="SimSun" w:hAnsi="Times New Roman"/>
              </w:rPr>
            </w:pPr>
            <w:r>
              <w:rPr>
                <w:rFonts w:ascii="Times New Roman" w:eastAsia="SimSun" w:hAnsi="Times New Roman" w:hint="eastAsia"/>
              </w:rPr>
              <w:t>0.005</w:t>
            </w:r>
          </w:p>
        </w:tc>
        <w:tc>
          <w:tcPr>
            <w:tcW w:w="1537" w:type="dxa"/>
          </w:tcPr>
          <w:p w14:paraId="1DAD012B" w14:textId="77777777" w:rsidR="00713B2B" w:rsidRDefault="00D04354">
            <w:pPr>
              <w:jc w:val="center"/>
              <w:rPr>
                <w:rFonts w:ascii="Times New Roman" w:eastAsia="SimSun" w:hAnsi="Times New Roman"/>
              </w:rPr>
            </w:pPr>
            <w:r>
              <w:rPr>
                <w:rFonts w:ascii="Times New Roman" w:eastAsia="SimSun" w:hAnsi="Times New Roman" w:hint="eastAsia"/>
              </w:rPr>
              <w:t>-</w:t>
            </w:r>
          </w:p>
        </w:tc>
      </w:tr>
      <w:tr w:rsidR="00713B2B" w14:paraId="1FA43B2D" w14:textId="77777777">
        <w:trPr>
          <w:jc w:val="center"/>
        </w:trPr>
        <w:tc>
          <w:tcPr>
            <w:tcW w:w="2376" w:type="dxa"/>
          </w:tcPr>
          <w:p w14:paraId="117423F6" w14:textId="77777777" w:rsidR="00713B2B" w:rsidRDefault="00D04354">
            <w:pPr>
              <w:jc w:val="center"/>
              <w:rPr>
                <w:rFonts w:ascii="Times New Roman" w:eastAsia="SimSun" w:hAnsi="Times New Roman"/>
              </w:rPr>
            </w:pPr>
            <w:r>
              <w:rPr>
                <w:rFonts w:ascii="Times New Roman" w:eastAsia="SimSun" w:hAnsi="Times New Roman" w:hint="eastAsia"/>
              </w:rPr>
              <w:t>组别主效应</w:t>
            </w:r>
          </w:p>
        </w:tc>
        <w:tc>
          <w:tcPr>
            <w:tcW w:w="1536" w:type="dxa"/>
          </w:tcPr>
          <w:p w14:paraId="2F943EB4" w14:textId="77777777" w:rsidR="00713B2B" w:rsidRDefault="00D04354">
            <w:pPr>
              <w:jc w:val="center"/>
              <w:rPr>
                <w:rFonts w:ascii="Times New Roman" w:eastAsia="SimSun" w:hAnsi="Times New Roman"/>
              </w:rPr>
            </w:pPr>
            <w:r>
              <w:rPr>
                <w:rFonts w:ascii="Times New Roman" w:eastAsia="SimSun" w:hAnsi="Times New Roman" w:hint="eastAsia"/>
              </w:rPr>
              <w:t>3</w:t>
            </w:r>
          </w:p>
        </w:tc>
        <w:tc>
          <w:tcPr>
            <w:tcW w:w="1537" w:type="dxa"/>
          </w:tcPr>
          <w:p w14:paraId="65364AEB" w14:textId="77777777" w:rsidR="00713B2B" w:rsidRDefault="00D04354">
            <w:pPr>
              <w:jc w:val="center"/>
              <w:rPr>
                <w:rFonts w:ascii="Times New Roman" w:eastAsia="SimSun" w:hAnsi="Times New Roman"/>
              </w:rPr>
            </w:pPr>
            <w:r>
              <w:rPr>
                <w:rFonts w:ascii="Times New Roman" w:eastAsia="SimSun" w:hAnsi="Times New Roman" w:hint="eastAsia"/>
              </w:rPr>
              <w:t>1.943</w:t>
            </w:r>
          </w:p>
        </w:tc>
        <w:tc>
          <w:tcPr>
            <w:tcW w:w="1536" w:type="dxa"/>
          </w:tcPr>
          <w:p w14:paraId="6EE4F6CE" w14:textId="77777777" w:rsidR="00713B2B" w:rsidRDefault="00D04354">
            <w:pPr>
              <w:jc w:val="center"/>
              <w:rPr>
                <w:rFonts w:ascii="Times New Roman" w:eastAsia="SimSun" w:hAnsi="Times New Roman"/>
              </w:rPr>
            </w:pPr>
            <w:r>
              <w:rPr>
                <w:rFonts w:ascii="Times New Roman" w:eastAsia="SimSun" w:hAnsi="Times New Roman" w:hint="eastAsia"/>
              </w:rPr>
              <w:t>0.129</w:t>
            </w:r>
          </w:p>
        </w:tc>
        <w:tc>
          <w:tcPr>
            <w:tcW w:w="1537" w:type="dxa"/>
          </w:tcPr>
          <w:p w14:paraId="60DD2A14" w14:textId="77777777" w:rsidR="00713B2B" w:rsidRDefault="00D04354">
            <w:pPr>
              <w:jc w:val="center"/>
              <w:rPr>
                <w:rFonts w:ascii="Times New Roman" w:eastAsia="SimSun" w:hAnsi="Times New Roman"/>
              </w:rPr>
            </w:pPr>
            <w:r>
              <w:rPr>
                <w:rFonts w:ascii="Times New Roman" w:eastAsia="SimSun" w:hAnsi="Times New Roman" w:hint="eastAsia"/>
              </w:rPr>
              <w:t>0.068</w:t>
            </w:r>
          </w:p>
        </w:tc>
      </w:tr>
      <w:tr w:rsidR="00713B2B" w14:paraId="6A2A9A15" w14:textId="77777777">
        <w:trPr>
          <w:jc w:val="center"/>
        </w:trPr>
        <w:tc>
          <w:tcPr>
            <w:tcW w:w="2376" w:type="dxa"/>
          </w:tcPr>
          <w:p w14:paraId="7A7EF520" w14:textId="77777777" w:rsidR="00713B2B" w:rsidRDefault="00D04354">
            <w:pPr>
              <w:jc w:val="center"/>
              <w:rPr>
                <w:rFonts w:ascii="Times New Roman" w:eastAsia="SimSun" w:hAnsi="Times New Roman"/>
              </w:rPr>
            </w:pPr>
            <w:r>
              <w:rPr>
                <w:rFonts w:ascii="Times New Roman" w:eastAsia="SimSun" w:hAnsi="Times New Roman" w:hint="eastAsia"/>
              </w:rPr>
              <w:t>组别</w:t>
            </w:r>
            <w:r>
              <w:rPr>
                <w:rFonts w:ascii="Times New Roman" w:eastAsia="SimSun" w:hAnsi="Times New Roman" w:hint="eastAsia"/>
              </w:rPr>
              <w:t xml:space="preserve"> </w:t>
            </w:r>
            <w:r>
              <w:rPr>
                <w:rFonts w:ascii="Times New Roman" w:eastAsia="SimSun" w:hAnsi="Times New Roman" w:hint="eastAsia"/>
              </w:rPr>
              <w:t>×</w:t>
            </w:r>
            <w:r>
              <w:rPr>
                <w:rFonts w:ascii="Times New Roman" w:eastAsia="SimSun" w:hAnsi="Times New Roman" w:hint="eastAsia"/>
              </w:rPr>
              <w:t xml:space="preserve"> </w:t>
            </w:r>
            <w:r>
              <w:rPr>
                <w:rFonts w:ascii="Times New Roman" w:eastAsia="SimSun" w:hAnsi="Times New Roman" w:hint="eastAsia"/>
              </w:rPr>
              <w:t>时间交互效应</w:t>
            </w:r>
          </w:p>
        </w:tc>
        <w:tc>
          <w:tcPr>
            <w:tcW w:w="1536" w:type="dxa"/>
          </w:tcPr>
          <w:p w14:paraId="738ECD46" w14:textId="77777777" w:rsidR="00713B2B" w:rsidRDefault="00D04354">
            <w:pPr>
              <w:jc w:val="center"/>
              <w:rPr>
                <w:rFonts w:ascii="Times New Roman" w:eastAsia="SimSun" w:hAnsi="Times New Roman"/>
              </w:rPr>
            </w:pPr>
            <w:r>
              <w:rPr>
                <w:rFonts w:ascii="Times New Roman" w:eastAsia="SimSun" w:hAnsi="Times New Roman" w:hint="eastAsia"/>
              </w:rPr>
              <w:t>5.584</w:t>
            </w:r>
          </w:p>
        </w:tc>
        <w:tc>
          <w:tcPr>
            <w:tcW w:w="1537" w:type="dxa"/>
          </w:tcPr>
          <w:p w14:paraId="4865F1FC" w14:textId="77777777" w:rsidR="00713B2B" w:rsidRDefault="00D04354">
            <w:pPr>
              <w:jc w:val="center"/>
              <w:rPr>
                <w:rFonts w:ascii="Times New Roman" w:eastAsia="SimSun" w:hAnsi="Times New Roman"/>
              </w:rPr>
            </w:pPr>
            <w:r>
              <w:rPr>
                <w:rFonts w:ascii="Times New Roman" w:eastAsia="SimSun" w:hAnsi="Times New Roman" w:hint="eastAsia"/>
              </w:rPr>
              <w:t>0.379</w:t>
            </w:r>
          </w:p>
        </w:tc>
        <w:tc>
          <w:tcPr>
            <w:tcW w:w="1536" w:type="dxa"/>
          </w:tcPr>
          <w:p w14:paraId="0A013E9F" w14:textId="77777777" w:rsidR="00713B2B" w:rsidRDefault="00D04354">
            <w:pPr>
              <w:jc w:val="center"/>
              <w:rPr>
                <w:rFonts w:ascii="Times New Roman" w:eastAsia="SimSun" w:hAnsi="Times New Roman"/>
              </w:rPr>
            </w:pPr>
            <w:r>
              <w:rPr>
                <w:rFonts w:ascii="Times New Roman" w:eastAsia="SimSun" w:hAnsi="Times New Roman" w:hint="eastAsia"/>
              </w:rPr>
              <w:t>0.880</w:t>
            </w:r>
          </w:p>
        </w:tc>
        <w:tc>
          <w:tcPr>
            <w:tcW w:w="1537" w:type="dxa"/>
          </w:tcPr>
          <w:p w14:paraId="6CCC06B7" w14:textId="77777777" w:rsidR="00713B2B" w:rsidRDefault="00D04354">
            <w:pPr>
              <w:jc w:val="center"/>
              <w:rPr>
                <w:rFonts w:ascii="Times New Roman" w:eastAsia="SimSun" w:hAnsi="Times New Roman"/>
              </w:rPr>
            </w:pPr>
            <w:r>
              <w:rPr>
                <w:rFonts w:ascii="Times New Roman" w:eastAsia="SimSun" w:hAnsi="Times New Roman" w:hint="eastAsia"/>
              </w:rPr>
              <w:t>-</w:t>
            </w:r>
          </w:p>
        </w:tc>
      </w:tr>
    </w:tbl>
    <w:p w14:paraId="7F65FE5A" w14:textId="77777777" w:rsidR="00713B2B" w:rsidRDefault="00713B2B">
      <w:pPr>
        <w:spacing w:line="360" w:lineRule="auto"/>
        <w:rPr>
          <w:rFonts w:ascii="SimSun" w:eastAsia="SimSun" w:hAnsi="SimSun" w:cs="SimSun"/>
          <w:sz w:val="24"/>
        </w:rPr>
      </w:pPr>
    </w:p>
    <w:p w14:paraId="06DBC406" w14:textId="77777777" w:rsidR="00713B2B" w:rsidRDefault="00D04354">
      <w:pPr>
        <w:pStyle w:val="11"/>
      </w:pPr>
      <w:commentRangeStart w:id="118"/>
      <w:r>
        <w:rPr>
          <w:rFonts w:hint="eastAsia"/>
        </w:rPr>
        <w:t>为了进一步考察时间主效应，</w:t>
      </w:r>
      <w:commentRangeEnd w:id="118"/>
      <w:r w:rsidR="00941ECC">
        <w:rPr>
          <w:rStyle w:val="CommentReference"/>
          <w:rFonts w:asciiTheme="minorHAnsi" w:eastAsiaTheme="minorEastAsia" w:hAnsiTheme="minorHAnsi" w:cstheme="minorBidi"/>
        </w:rPr>
        <w:commentReference w:id="118"/>
      </w:r>
      <w:r>
        <w:rPr>
          <w:rFonts w:hint="eastAsia"/>
        </w:rPr>
        <w:t>采用</w:t>
      </w:r>
      <w:r>
        <w:rPr>
          <w:rFonts w:hint="eastAsia"/>
        </w:rPr>
        <w:t xml:space="preserve"> LSD </w:t>
      </w:r>
      <w:r>
        <w:rPr>
          <w:rFonts w:hint="eastAsia"/>
        </w:rPr>
        <w:t>事后多重比较分析不同时间点的回收意愿和回收行为得分差异（表</w:t>
      </w:r>
      <w:r>
        <w:rPr>
          <w:rFonts w:hint="eastAsia"/>
        </w:rPr>
        <w:t>4</w:t>
      </w:r>
      <w:r>
        <w:t>-11</w:t>
      </w:r>
      <w:r>
        <w:rPr>
          <w:rFonts w:hint="eastAsia"/>
        </w:rPr>
        <w:t>）。回收意愿方面，结果显示</w:t>
      </w:r>
      <w:r>
        <w:rPr>
          <w:rFonts w:hint="eastAsia"/>
        </w:rPr>
        <w:t xml:space="preserve"> T0 </w:t>
      </w:r>
      <w:r>
        <w:rPr>
          <w:rFonts w:hint="eastAsia"/>
        </w:rPr>
        <w:t>与</w:t>
      </w:r>
      <w:r>
        <w:rPr>
          <w:rFonts w:hint="eastAsia"/>
        </w:rPr>
        <w:t xml:space="preserve"> T2 </w:t>
      </w:r>
      <w:r>
        <w:rPr>
          <w:rFonts w:hint="eastAsia"/>
        </w:rPr>
        <w:t>之间的得分差异达到显著水平（</w:t>
      </w:r>
      <w:r>
        <w:rPr>
          <w:rFonts w:hint="eastAsia"/>
        </w:rPr>
        <w:t>p = 0.003</w:t>
      </w:r>
      <w:r>
        <w:rPr>
          <w:rFonts w:hint="eastAsia"/>
        </w:rPr>
        <w:t>），而</w:t>
      </w:r>
      <w:r>
        <w:rPr>
          <w:rFonts w:hint="eastAsia"/>
        </w:rPr>
        <w:t xml:space="preserve"> T0 </w:t>
      </w:r>
      <w:r>
        <w:rPr>
          <w:rFonts w:hint="eastAsia"/>
        </w:rPr>
        <w:t>与</w:t>
      </w:r>
      <w:r>
        <w:rPr>
          <w:rFonts w:hint="eastAsia"/>
        </w:rPr>
        <w:t xml:space="preserve"> T1</w:t>
      </w:r>
      <w:r>
        <w:rPr>
          <w:rFonts w:hint="eastAsia"/>
        </w:rPr>
        <w:t>（</w:t>
      </w:r>
      <w:r>
        <w:rPr>
          <w:rFonts w:hint="eastAsia"/>
        </w:rPr>
        <w:t>p = 0.157</w:t>
      </w:r>
      <w:r>
        <w:rPr>
          <w:rFonts w:hint="eastAsia"/>
        </w:rPr>
        <w:t>）及</w:t>
      </w:r>
      <w:r>
        <w:rPr>
          <w:rFonts w:hint="eastAsia"/>
        </w:rPr>
        <w:t xml:space="preserve"> T1 </w:t>
      </w:r>
      <w:r>
        <w:rPr>
          <w:rFonts w:hint="eastAsia"/>
        </w:rPr>
        <w:t>与</w:t>
      </w:r>
      <w:r>
        <w:rPr>
          <w:rFonts w:hint="eastAsia"/>
        </w:rPr>
        <w:t xml:space="preserve"> T2</w:t>
      </w:r>
      <w:r>
        <w:rPr>
          <w:rFonts w:hint="eastAsia"/>
        </w:rPr>
        <w:t>（</w:t>
      </w:r>
      <w:r>
        <w:rPr>
          <w:rFonts w:hint="eastAsia"/>
        </w:rPr>
        <w:t>p = 0.224</w:t>
      </w:r>
      <w:r>
        <w:rPr>
          <w:rFonts w:hint="eastAsia"/>
        </w:rPr>
        <w:t>）之间的差异未达显著水平。回收行为方面，</w:t>
      </w:r>
      <w:r>
        <w:rPr>
          <w:rFonts w:hint="eastAsia"/>
        </w:rPr>
        <w:t xml:space="preserve">T0 </w:t>
      </w:r>
      <w:r>
        <w:rPr>
          <w:rFonts w:hint="eastAsia"/>
        </w:rPr>
        <w:t>与</w:t>
      </w:r>
      <w:r>
        <w:rPr>
          <w:rFonts w:hint="eastAsia"/>
        </w:rPr>
        <w:t xml:space="preserve"> T2 </w:t>
      </w:r>
      <w:r>
        <w:rPr>
          <w:rFonts w:hint="eastAsia"/>
        </w:rPr>
        <w:t>之间的得分差异同样达到显著水平（</w:t>
      </w:r>
      <w:r>
        <w:rPr>
          <w:rFonts w:hint="eastAsia"/>
        </w:rPr>
        <w:t>p = 0.001</w:t>
      </w:r>
      <w:r>
        <w:rPr>
          <w:rFonts w:hint="eastAsia"/>
        </w:rPr>
        <w:t>），而</w:t>
      </w:r>
      <w:r>
        <w:rPr>
          <w:rFonts w:hint="eastAsia"/>
        </w:rPr>
        <w:t xml:space="preserve"> T0 </w:t>
      </w:r>
      <w:r>
        <w:rPr>
          <w:rFonts w:hint="eastAsia"/>
        </w:rPr>
        <w:t>与</w:t>
      </w:r>
      <w:r>
        <w:rPr>
          <w:rFonts w:hint="eastAsia"/>
        </w:rPr>
        <w:t xml:space="preserve"> T1</w:t>
      </w:r>
      <w:r>
        <w:rPr>
          <w:rFonts w:hint="eastAsia"/>
        </w:rPr>
        <w:t>（</w:t>
      </w:r>
      <w:r>
        <w:rPr>
          <w:rFonts w:hint="eastAsia"/>
        </w:rPr>
        <w:t>p = 0.837</w:t>
      </w:r>
      <w:r>
        <w:rPr>
          <w:rFonts w:hint="eastAsia"/>
        </w:rPr>
        <w:t>）及</w:t>
      </w:r>
      <w:r>
        <w:rPr>
          <w:rFonts w:hint="eastAsia"/>
        </w:rPr>
        <w:t xml:space="preserve"> T1 </w:t>
      </w:r>
      <w:r>
        <w:rPr>
          <w:rFonts w:hint="eastAsia"/>
        </w:rPr>
        <w:t>与</w:t>
      </w:r>
      <w:r>
        <w:rPr>
          <w:rFonts w:hint="eastAsia"/>
        </w:rPr>
        <w:t xml:space="preserve"> T2</w:t>
      </w:r>
      <w:r>
        <w:rPr>
          <w:rFonts w:hint="eastAsia"/>
        </w:rPr>
        <w:t>（</w:t>
      </w:r>
      <w:r>
        <w:rPr>
          <w:rFonts w:hint="eastAsia"/>
        </w:rPr>
        <w:t>p = 0.107</w:t>
      </w:r>
      <w:r>
        <w:rPr>
          <w:rFonts w:hint="eastAsia"/>
        </w:rPr>
        <w:t>）的差异未达显著水平。这表明，信息干预在短期内（</w:t>
      </w:r>
      <w:r>
        <w:rPr>
          <w:rFonts w:hint="eastAsia"/>
        </w:rPr>
        <w:t>T0-T1</w:t>
      </w:r>
      <w:r>
        <w:rPr>
          <w:rFonts w:hint="eastAsia"/>
        </w:rPr>
        <w:t>）的影响较弱，但在实验结束时（</w:t>
      </w:r>
      <w:r>
        <w:rPr>
          <w:rFonts w:hint="eastAsia"/>
        </w:rPr>
        <w:t>T2</w:t>
      </w:r>
      <w:r>
        <w:rPr>
          <w:rFonts w:hint="eastAsia"/>
        </w:rPr>
        <w:t>）能够显著提升回收意愿和回收行为。</w:t>
      </w:r>
    </w:p>
    <w:p w14:paraId="37FBE170" w14:textId="77777777" w:rsidR="00713B2B" w:rsidRDefault="00D04354" w:rsidP="00363098">
      <w:pPr>
        <w:pStyle w:val="a7"/>
      </w:pPr>
      <w:bookmarkStart w:id="119" w:name="_Toc192689112"/>
      <w:r>
        <w:rPr>
          <w:rFonts w:hint="eastAsia"/>
        </w:rPr>
        <w:t>表</w:t>
      </w:r>
      <w:r>
        <w:t>4-11</w:t>
      </w:r>
      <w:r>
        <w:rPr>
          <w:rFonts w:hint="eastAsia"/>
        </w:rPr>
        <w:t xml:space="preserve"> </w:t>
      </w:r>
      <w:r>
        <w:rPr>
          <w:rFonts w:hint="eastAsia"/>
        </w:rPr>
        <w:t>回收意愿与回收行为的</w:t>
      </w:r>
      <w:r>
        <w:rPr>
          <w:rFonts w:hint="eastAsia"/>
        </w:rPr>
        <w:t xml:space="preserve"> LSD </w:t>
      </w:r>
      <w:r>
        <w:rPr>
          <w:rFonts w:hint="eastAsia"/>
        </w:rPr>
        <w:t>事后多重比较分析</w:t>
      </w:r>
      <w:bookmarkEnd w:id="119"/>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1275"/>
        <w:gridCol w:w="1884"/>
        <w:gridCol w:w="1420"/>
        <w:gridCol w:w="949"/>
        <w:gridCol w:w="1893"/>
      </w:tblGrid>
      <w:tr w:rsidR="00713B2B" w14:paraId="387FA1C7" w14:textId="77777777">
        <w:trPr>
          <w:trHeight w:val="213"/>
          <w:jc w:val="center"/>
        </w:trPr>
        <w:tc>
          <w:tcPr>
            <w:tcW w:w="1101" w:type="dxa"/>
            <w:tcBorders>
              <w:top w:val="single" w:sz="4" w:space="0" w:color="auto"/>
              <w:bottom w:val="single" w:sz="4" w:space="0" w:color="auto"/>
            </w:tcBorders>
            <w:vAlign w:val="center"/>
          </w:tcPr>
          <w:p w14:paraId="5504558F" w14:textId="77777777" w:rsidR="00713B2B" w:rsidRDefault="00D04354">
            <w:pPr>
              <w:jc w:val="center"/>
              <w:rPr>
                <w:rFonts w:ascii="Times New Roman" w:eastAsia="SimSun" w:hAnsi="Times New Roman"/>
              </w:rPr>
            </w:pPr>
            <w:r>
              <w:rPr>
                <w:rFonts w:ascii="Times New Roman" w:eastAsia="SimSun" w:hAnsi="Times New Roman" w:hint="eastAsia"/>
              </w:rPr>
              <w:t>变量</w:t>
            </w:r>
          </w:p>
        </w:tc>
        <w:tc>
          <w:tcPr>
            <w:tcW w:w="1275" w:type="dxa"/>
            <w:tcBorders>
              <w:top w:val="single" w:sz="4" w:space="0" w:color="auto"/>
              <w:bottom w:val="single" w:sz="4" w:space="0" w:color="auto"/>
            </w:tcBorders>
            <w:vAlign w:val="center"/>
          </w:tcPr>
          <w:p w14:paraId="225340EB" w14:textId="77777777" w:rsidR="00713B2B" w:rsidRDefault="00D04354">
            <w:pPr>
              <w:jc w:val="center"/>
              <w:rPr>
                <w:rFonts w:ascii="Times New Roman" w:eastAsia="SimSun" w:hAnsi="Times New Roman"/>
              </w:rPr>
            </w:pPr>
            <w:r>
              <w:rPr>
                <w:rFonts w:ascii="Times New Roman" w:eastAsia="SimSun" w:hAnsi="Times New Roman" w:hint="eastAsia"/>
              </w:rPr>
              <w:t>比较时间点</w:t>
            </w:r>
          </w:p>
        </w:tc>
        <w:tc>
          <w:tcPr>
            <w:tcW w:w="1884" w:type="dxa"/>
            <w:tcBorders>
              <w:top w:val="single" w:sz="4" w:space="0" w:color="auto"/>
              <w:bottom w:val="single" w:sz="4" w:space="0" w:color="auto"/>
            </w:tcBorders>
            <w:vAlign w:val="center"/>
          </w:tcPr>
          <w:p w14:paraId="6EEE3569" w14:textId="77777777" w:rsidR="00713B2B" w:rsidRDefault="00D04354">
            <w:pPr>
              <w:jc w:val="center"/>
              <w:rPr>
                <w:rFonts w:ascii="Times New Roman" w:eastAsia="SimSun" w:hAnsi="Times New Roman"/>
              </w:rPr>
            </w:pPr>
            <w:r>
              <w:rPr>
                <w:rFonts w:ascii="Times New Roman" w:eastAsia="SimSun" w:hAnsi="Times New Roman" w:hint="eastAsia"/>
              </w:rPr>
              <w:t>平均值差异</w:t>
            </w:r>
            <w:r>
              <w:rPr>
                <w:rFonts w:ascii="Times New Roman" w:eastAsia="SimSun" w:hAnsi="Times New Roman" w:hint="eastAsia"/>
              </w:rPr>
              <w:t xml:space="preserve"> (I-J)</w:t>
            </w:r>
          </w:p>
        </w:tc>
        <w:tc>
          <w:tcPr>
            <w:tcW w:w="1420" w:type="dxa"/>
            <w:tcBorders>
              <w:top w:val="single" w:sz="4" w:space="0" w:color="auto"/>
              <w:bottom w:val="single" w:sz="4" w:space="0" w:color="auto"/>
            </w:tcBorders>
            <w:vAlign w:val="center"/>
          </w:tcPr>
          <w:p w14:paraId="4383E645" w14:textId="77777777" w:rsidR="00713B2B" w:rsidRDefault="00D04354">
            <w:pPr>
              <w:jc w:val="center"/>
              <w:rPr>
                <w:rFonts w:ascii="Times New Roman" w:eastAsia="SimSun" w:hAnsi="Times New Roman"/>
              </w:rPr>
            </w:pPr>
            <w:r>
              <w:rPr>
                <w:rFonts w:ascii="Times New Roman" w:eastAsia="SimSun" w:hAnsi="Times New Roman" w:hint="eastAsia"/>
              </w:rPr>
              <w:t>标准误</w:t>
            </w:r>
            <w:r>
              <w:rPr>
                <w:rFonts w:ascii="Times New Roman" w:eastAsia="SimSun" w:hAnsi="Times New Roman" w:hint="eastAsia"/>
              </w:rPr>
              <w:t xml:space="preserve"> (SE)</w:t>
            </w:r>
          </w:p>
        </w:tc>
        <w:tc>
          <w:tcPr>
            <w:tcW w:w="949" w:type="dxa"/>
            <w:tcBorders>
              <w:top w:val="single" w:sz="4" w:space="0" w:color="auto"/>
              <w:bottom w:val="single" w:sz="4" w:space="0" w:color="auto"/>
            </w:tcBorders>
            <w:vAlign w:val="center"/>
          </w:tcPr>
          <w:p w14:paraId="3625B8E9" w14:textId="77777777" w:rsidR="00713B2B" w:rsidRDefault="00D04354">
            <w:pPr>
              <w:jc w:val="center"/>
              <w:rPr>
                <w:rFonts w:ascii="Times New Roman" w:eastAsia="SimSun" w:hAnsi="Times New Roman"/>
              </w:rPr>
            </w:pPr>
            <w:r>
              <w:rPr>
                <w:rFonts w:ascii="Times New Roman" w:eastAsia="SimSun" w:hAnsi="Times New Roman" w:hint="eastAsia"/>
              </w:rPr>
              <w:t xml:space="preserve">p </w:t>
            </w:r>
            <w:r>
              <w:rPr>
                <w:rFonts w:ascii="Times New Roman" w:eastAsia="SimSun" w:hAnsi="Times New Roman" w:hint="eastAsia"/>
              </w:rPr>
              <w:t>值</w:t>
            </w:r>
          </w:p>
        </w:tc>
        <w:tc>
          <w:tcPr>
            <w:tcW w:w="1893" w:type="dxa"/>
            <w:tcBorders>
              <w:top w:val="single" w:sz="4" w:space="0" w:color="auto"/>
              <w:bottom w:val="single" w:sz="4" w:space="0" w:color="auto"/>
            </w:tcBorders>
            <w:vAlign w:val="center"/>
          </w:tcPr>
          <w:p w14:paraId="6033A64C" w14:textId="77777777" w:rsidR="00713B2B" w:rsidRDefault="00D04354">
            <w:pPr>
              <w:jc w:val="center"/>
              <w:rPr>
                <w:rFonts w:ascii="Times New Roman" w:eastAsia="SimSun" w:hAnsi="Times New Roman"/>
              </w:rPr>
            </w:pPr>
            <w:r>
              <w:rPr>
                <w:rFonts w:ascii="Times New Roman" w:eastAsia="SimSun" w:hAnsi="Times New Roman" w:hint="eastAsia"/>
              </w:rPr>
              <w:t xml:space="preserve">95% </w:t>
            </w:r>
            <w:r>
              <w:rPr>
                <w:rFonts w:ascii="Times New Roman" w:eastAsia="SimSun" w:hAnsi="Times New Roman" w:hint="eastAsia"/>
              </w:rPr>
              <w:t>置信区间</w:t>
            </w:r>
          </w:p>
        </w:tc>
      </w:tr>
      <w:tr w:rsidR="00713B2B" w14:paraId="5D2E65EC" w14:textId="77777777">
        <w:trPr>
          <w:jc w:val="center"/>
        </w:trPr>
        <w:tc>
          <w:tcPr>
            <w:tcW w:w="1101" w:type="dxa"/>
            <w:vMerge w:val="restart"/>
            <w:tcBorders>
              <w:top w:val="single" w:sz="4" w:space="0" w:color="auto"/>
            </w:tcBorders>
            <w:vAlign w:val="center"/>
          </w:tcPr>
          <w:p w14:paraId="136E25EA" w14:textId="77777777" w:rsidR="00713B2B" w:rsidRDefault="00D04354">
            <w:pPr>
              <w:jc w:val="center"/>
              <w:rPr>
                <w:rFonts w:ascii="Times New Roman" w:eastAsia="SimSun" w:hAnsi="Times New Roman"/>
              </w:rPr>
            </w:pPr>
            <w:r>
              <w:rPr>
                <w:rFonts w:ascii="Times New Roman" w:eastAsia="SimSun" w:hAnsi="Times New Roman" w:hint="eastAsia"/>
              </w:rPr>
              <w:t>回收意愿</w:t>
            </w:r>
          </w:p>
        </w:tc>
        <w:tc>
          <w:tcPr>
            <w:tcW w:w="1275" w:type="dxa"/>
            <w:tcBorders>
              <w:top w:val="single" w:sz="4" w:space="0" w:color="auto"/>
            </w:tcBorders>
            <w:vAlign w:val="center"/>
          </w:tcPr>
          <w:p w14:paraId="03B13497" w14:textId="77777777" w:rsidR="00713B2B" w:rsidRDefault="00D04354">
            <w:pPr>
              <w:jc w:val="center"/>
              <w:rPr>
                <w:rFonts w:ascii="Times New Roman" w:eastAsia="SimSun" w:hAnsi="Times New Roman"/>
              </w:rPr>
            </w:pPr>
            <w:r>
              <w:rPr>
                <w:rFonts w:ascii="Times New Roman" w:eastAsia="SimSun" w:hAnsi="Times New Roman" w:hint="eastAsia"/>
              </w:rPr>
              <w:t>T0 - T1</w:t>
            </w:r>
          </w:p>
        </w:tc>
        <w:tc>
          <w:tcPr>
            <w:tcW w:w="1884" w:type="dxa"/>
            <w:tcBorders>
              <w:top w:val="single" w:sz="4" w:space="0" w:color="auto"/>
            </w:tcBorders>
            <w:vAlign w:val="center"/>
          </w:tcPr>
          <w:p w14:paraId="403B2945" w14:textId="77777777" w:rsidR="00713B2B" w:rsidRDefault="00D04354">
            <w:pPr>
              <w:jc w:val="center"/>
              <w:rPr>
                <w:rFonts w:ascii="Times New Roman" w:eastAsia="SimSun" w:hAnsi="Times New Roman"/>
              </w:rPr>
            </w:pPr>
            <w:r>
              <w:rPr>
                <w:rFonts w:ascii="Times New Roman" w:eastAsia="SimSun" w:hAnsi="Times New Roman" w:hint="eastAsia"/>
              </w:rPr>
              <w:t>-0.157</w:t>
            </w:r>
          </w:p>
        </w:tc>
        <w:tc>
          <w:tcPr>
            <w:tcW w:w="1420" w:type="dxa"/>
            <w:tcBorders>
              <w:top w:val="single" w:sz="4" w:space="0" w:color="auto"/>
            </w:tcBorders>
            <w:vAlign w:val="center"/>
          </w:tcPr>
          <w:p w14:paraId="38AB208C" w14:textId="77777777" w:rsidR="00713B2B" w:rsidRDefault="00D04354">
            <w:pPr>
              <w:jc w:val="center"/>
              <w:rPr>
                <w:rFonts w:ascii="Times New Roman" w:eastAsia="SimSun" w:hAnsi="Times New Roman"/>
              </w:rPr>
            </w:pPr>
            <w:r>
              <w:rPr>
                <w:rFonts w:ascii="Times New Roman" w:eastAsia="SimSun" w:hAnsi="Times New Roman" w:hint="eastAsia"/>
              </w:rPr>
              <w:t>0.198</w:t>
            </w:r>
          </w:p>
        </w:tc>
        <w:tc>
          <w:tcPr>
            <w:tcW w:w="949" w:type="dxa"/>
            <w:tcBorders>
              <w:top w:val="single" w:sz="4" w:space="0" w:color="auto"/>
            </w:tcBorders>
            <w:vAlign w:val="center"/>
          </w:tcPr>
          <w:p w14:paraId="180C6497" w14:textId="77777777" w:rsidR="00713B2B" w:rsidRDefault="00D04354">
            <w:pPr>
              <w:jc w:val="center"/>
              <w:rPr>
                <w:rFonts w:ascii="Times New Roman" w:eastAsia="SimSun" w:hAnsi="Times New Roman"/>
              </w:rPr>
            </w:pPr>
            <w:r>
              <w:rPr>
                <w:rFonts w:ascii="Times New Roman" w:eastAsia="SimSun" w:hAnsi="Times New Roman" w:hint="eastAsia"/>
              </w:rPr>
              <w:t>0.157</w:t>
            </w:r>
          </w:p>
        </w:tc>
        <w:tc>
          <w:tcPr>
            <w:tcW w:w="1893" w:type="dxa"/>
            <w:tcBorders>
              <w:top w:val="single" w:sz="4" w:space="0" w:color="auto"/>
            </w:tcBorders>
            <w:vAlign w:val="center"/>
          </w:tcPr>
          <w:p w14:paraId="2E7BC481" w14:textId="77777777" w:rsidR="00713B2B" w:rsidRDefault="00D04354">
            <w:pPr>
              <w:jc w:val="center"/>
              <w:rPr>
                <w:rFonts w:ascii="Times New Roman" w:eastAsia="SimSun" w:hAnsi="Times New Roman"/>
              </w:rPr>
            </w:pPr>
            <w:r>
              <w:rPr>
                <w:rFonts w:ascii="Times New Roman" w:eastAsia="SimSun" w:hAnsi="Times New Roman" w:hint="eastAsia"/>
              </w:rPr>
              <w:t>[-0.523, 0.209]</w:t>
            </w:r>
          </w:p>
        </w:tc>
      </w:tr>
      <w:tr w:rsidR="00713B2B" w14:paraId="1C222E12" w14:textId="77777777">
        <w:trPr>
          <w:jc w:val="center"/>
        </w:trPr>
        <w:tc>
          <w:tcPr>
            <w:tcW w:w="1101" w:type="dxa"/>
            <w:vMerge/>
            <w:vAlign w:val="center"/>
          </w:tcPr>
          <w:p w14:paraId="5808FF80" w14:textId="77777777" w:rsidR="00713B2B" w:rsidRDefault="00713B2B">
            <w:pPr>
              <w:jc w:val="center"/>
              <w:rPr>
                <w:rFonts w:ascii="Times New Roman" w:eastAsia="SimSun" w:hAnsi="Times New Roman"/>
              </w:rPr>
            </w:pPr>
          </w:p>
        </w:tc>
        <w:tc>
          <w:tcPr>
            <w:tcW w:w="1275" w:type="dxa"/>
            <w:vAlign w:val="center"/>
          </w:tcPr>
          <w:p w14:paraId="6C3EB980" w14:textId="77777777" w:rsidR="00713B2B" w:rsidRDefault="00D04354">
            <w:pPr>
              <w:jc w:val="center"/>
              <w:rPr>
                <w:rFonts w:ascii="Times New Roman" w:eastAsia="SimSun" w:hAnsi="Times New Roman"/>
              </w:rPr>
            </w:pPr>
            <w:r>
              <w:rPr>
                <w:rFonts w:ascii="Times New Roman" w:eastAsia="SimSun" w:hAnsi="Times New Roman"/>
              </w:rPr>
              <w:t>T1 - T2</w:t>
            </w:r>
          </w:p>
        </w:tc>
        <w:tc>
          <w:tcPr>
            <w:tcW w:w="1884" w:type="dxa"/>
            <w:vAlign w:val="center"/>
          </w:tcPr>
          <w:p w14:paraId="3D5F41D6" w14:textId="77777777" w:rsidR="00713B2B" w:rsidRDefault="00D04354">
            <w:pPr>
              <w:jc w:val="center"/>
              <w:rPr>
                <w:rFonts w:ascii="Times New Roman" w:eastAsia="SimSun" w:hAnsi="Times New Roman"/>
              </w:rPr>
            </w:pPr>
            <w:r>
              <w:rPr>
                <w:rFonts w:ascii="Times New Roman" w:eastAsia="SimSun" w:hAnsi="Times New Roman"/>
              </w:rPr>
              <w:t>-0.224</w:t>
            </w:r>
          </w:p>
        </w:tc>
        <w:tc>
          <w:tcPr>
            <w:tcW w:w="1420" w:type="dxa"/>
            <w:vAlign w:val="center"/>
          </w:tcPr>
          <w:p w14:paraId="0A6D7C99" w14:textId="77777777" w:rsidR="00713B2B" w:rsidRDefault="00D04354">
            <w:pPr>
              <w:jc w:val="center"/>
              <w:rPr>
                <w:rFonts w:ascii="Times New Roman" w:eastAsia="SimSun" w:hAnsi="Times New Roman"/>
              </w:rPr>
            </w:pPr>
            <w:r>
              <w:rPr>
                <w:rFonts w:ascii="Times New Roman" w:eastAsia="SimSun" w:hAnsi="Times New Roman"/>
              </w:rPr>
              <w:t>0.182</w:t>
            </w:r>
          </w:p>
        </w:tc>
        <w:tc>
          <w:tcPr>
            <w:tcW w:w="949" w:type="dxa"/>
            <w:vAlign w:val="center"/>
          </w:tcPr>
          <w:p w14:paraId="2551A27F" w14:textId="77777777" w:rsidR="00713B2B" w:rsidRDefault="00D04354">
            <w:pPr>
              <w:jc w:val="center"/>
              <w:rPr>
                <w:rFonts w:ascii="Times New Roman" w:eastAsia="SimSun" w:hAnsi="Times New Roman"/>
              </w:rPr>
            </w:pPr>
            <w:r>
              <w:rPr>
                <w:rFonts w:ascii="Times New Roman" w:eastAsia="SimSun" w:hAnsi="Times New Roman"/>
              </w:rPr>
              <w:t>0.224</w:t>
            </w:r>
          </w:p>
        </w:tc>
        <w:tc>
          <w:tcPr>
            <w:tcW w:w="1893" w:type="dxa"/>
            <w:vAlign w:val="center"/>
          </w:tcPr>
          <w:p w14:paraId="47D39C5B" w14:textId="77777777" w:rsidR="00713B2B" w:rsidRDefault="00D04354">
            <w:pPr>
              <w:jc w:val="center"/>
              <w:rPr>
                <w:rFonts w:ascii="Times New Roman" w:eastAsia="SimSun" w:hAnsi="Times New Roman"/>
              </w:rPr>
            </w:pPr>
            <w:r>
              <w:rPr>
                <w:rFonts w:ascii="Times New Roman" w:eastAsia="SimSun" w:hAnsi="Times New Roman"/>
              </w:rPr>
              <w:t>[-0.594, 0.146]</w:t>
            </w:r>
          </w:p>
        </w:tc>
      </w:tr>
      <w:tr w:rsidR="00713B2B" w14:paraId="37961DF8" w14:textId="77777777">
        <w:trPr>
          <w:jc w:val="center"/>
        </w:trPr>
        <w:tc>
          <w:tcPr>
            <w:tcW w:w="1101" w:type="dxa"/>
            <w:vMerge/>
            <w:vAlign w:val="center"/>
          </w:tcPr>
          <w:p w14:paraId="664E284D" w14:textId="77777777" w:rsidR="00713B2B" w:rsidRDefault="00713B2B">
            <w:pPr>
              <w:jc w:val="center"/>
              <w:rPr>
                <w:rFonts w:ascii="Times New Roman" w:eastAsia="SimSun" w:hAnsi="Times New Roman"/>
              </w:rPr>
            </w:pPr>
          </w:p>
        </w:tc>
        <w:tc>
          <w:tcPr>
            <w:tcW w:w="1275" w:type="dxa"/>
            <w:vAlign w:val="center"/>
          </w:tcPr>
          <w:p w14:paraId="5F6D01EA" w14:textId="77777777" w:rsidR="00713B2B" w:rsidRDefault="00D04354">
            <w:pPr>
              <w:jc w:val="center"/>
              <w:rPr>
                <w:rFonts w:ascii="Times New Roman" w:eastAsia="SimSun" w:hAnsi="Times New Roman"/>
              </w:rPr>
            </w:pPr>
            <w:r>
              <w:rPr>
                <w:rFonts w:ascii="Times New Roman" w:eastAsia="SimSun" w:hAnsi="Times New Roman"/>
              </w:rPr>
              <w:t>T0 - T2</w:t>
            </w:r>
          </w:p>
        </w:tc>
        <w:tc>
          <w:tcPr>
            <w:tcW w:w="1884" w:type="dxa"/>
            <w:vAlign w:val="center"/>
          </w:tcPr>
          <w:p w14:paraId="73EF5615" w14:textId="77777777" w:rsidR="00713B2B" w:rsidRDefault="00D04354">
            <w:pPr>
              <w:jc w:val="center"/>
              <w:rPr>
                <w:rFonts w:ascii="Times New Roman" w:eastAsia="SimSun" w:hAnsi="Times New Roman"/>
              </w:rPr>
            </w:pPr>
            <w:r>
              <w:rPr>
                <w:rFonts w:ascii="Times New Roman" w:eastAsia="SimSun" w:hAnsi="Times New Roman"/>
              </w:rPr>
              <w:t>-0.381</w:t>
            </w:r>
          </w:p>
        </w:tc>
        <w:tc>
          <w:tcPr>
            <w:tcW w:w="1420" w:type="dxa"/>
            <w:vAlign w:val="center"/>
          </w:tcPr>
          <w:p w14:paraId="3FC648EF" w14:textId="77777777" w:rsidR="00713B2B" w:rsidRDefault="00D04354">
            <w:pPr>
              <w:jc w:val="center"/>
              <w:rPr>
                <w:rFonts w:ascii="Times New Roman" w:eastAsia="SimSun" w:hAnsi="Times New Roman"/>
              </w:rPr>
            </w:pPr>
            <w:r>
              <w:rPr>
                <w:rFonts w:ascii="Times New Roman" w:eastAsia="SimSun" w:hAnsi="Times New Roman"/>
              </w:rPr>
              <w:t>0.173</w:t>
            </w:r>
          </w:p>
        </w:tc>
        <w:tc>
          <w:tcPr>
            <w:tcW w:w="949" w:type="dxa"/>
            <w:vAlign w:val="center"/>
          </w:tcPr>
          <w:p w14:paraId="34E8C27B" w14:textId="77777777" w:rsidR="00713B2B" w:rsidRDefault="00D04354">
            <w:pPr>
              <w:jc w:val="center"/>
              <w:rPr>
                <w:rFonts w:ascii="Times New Roman" w:eastAsia="SimSun" w:hAnsi="Times New Roman"/>
              </w:rPr>
            </w:pPr>
            <w:r>
              <w:rPr>
                <w:rFonts w:ascii="Times New Roman" w:eastAsia="SimSun" w:hAnsi="Times New Roman"/>
              </w:rPr>
              <w:t>0.003</w:t>
            </w:r>
          </w:p>
        </w:tc>
        <w:tc>
          <w:tcPr>
            <w:tcW w:w="1893" w:type="dxa"/>
            <w:vAlign w:val="center"/>
          </w:tcPr>
          <w:p w14:paraId="6079B15D" w14:textId="77777777" w:rsidR="00713B2B" w:rsidRDefault="00D04354">
            <w:pPr>
              <w:jc w:val="center"/>
              <w:rPr>
                <w:rFonts w:ascii="Times New Roman" w:eastAsia="SimSun" w:hAnsi="Times New Roman"/>
              </w:rPr>
            </w:pPr>
            <w:r>
              <w:rPr>
                <w:rFonts w:ascii="Times New Roman" w:eastAsia="SimSun" w:hAnsi="Times New Roman"/>
              </w:rPr>
              <w:t>[-0.721, -0.041]</w:t>
            </w:r>
          </w:p>
        </w:tc>
      </w:tr>
      <w:tr w:rsidR="00713B2B" w14:paraId="24AC976E" w14:textId="77777777">
        <w:trPr>
          <w:jc w:val="center"/>
        </w:trPr>
        <w:tc>
          <w:tcPr>
            <w:tcW w:w="1101" w:type="dxa"/>
            <w:vMerge w:val="restart"/>
            <w:vAlign w:val="center"/>
          </w:tcPr>
          <w:p w14:paraId="15087D20" w14:textId="77777777" w:rsidR="00713B2B" w:rsidRDefault="00D04354">
            <w:pPr>
              <w:jc w:val="center"/>
              <w:rPr>
                <w:rFonts w:ascii="Times New Roman" w:eastAsia="SimSun" w:hAnsi="Times New Roman"/>
              </w:rPr>
            </w:pPr>
            <w:r>
              <w:rPr>
                <w:rFonts w:ascii="Times New Roman" w:eastAsia="SimSun" w:hAnsi="Times New Roman" w:hint="eastAsia"/>
              </w:rPr>
              <w:t>回收行为</w:t>
            </w:r>
          </w:p>
        </w:tc>
        <w:tc>
          <w:tcPr>
            <w:tcW w:w="1275" w:type="dxa"/>
            <w:vAlign w:val="center"/>
          </w:tcPr>
          <w:p w14:paraId="01B4F9CA" w14:textId="77777777" w:rsidR="00713B2B" w:rsidRDefault="00D04354">
            <w:pPr>
              <w:jc w:val="center"/>
              <w:rPr>
                <w:rFonts w:ascii="Times New Roman" w:eastAsia="SimSun" w:hAnsi="Times New Roman"/>
              </w:rPr>
            </w:pPr>
            <w:r>
              <w:rPr>
                <w:rFonts w:ascii="Times New Roman" w:eastAsia="SimSun" w:hAnsi="Times New Roman" w:hint="eastAsia"/>
              </w:rPr>
              <w:t>T0 - T1</w:t>
            </w:r>
          </w:p>
        </w:tc>
        <w:tc>
          <w:tcPr>
            <w:tcW w:w="1884" w:type="dxa"/>
            <w:vAlign w:val="center"/>
          </w:tcPr>
          <w:p w14:paraId="16DF6099" w14:textId="77777777" w:rsidR="00713B2B" w:rsidRDefault="00D04354">
            <w:pPr>
              <w:jc w:val="center"/>
              <w:rPr>
                <w:rFonts w:ascii="Times New Roman" w:eastAsia="SimSun" w:hAnsi="Times New Roman"/>
              </w:rPr>
            </w:pPr>
            <w:r>
              <w:rPr>
                <w:rFonts w:ascii="Times New Roman" w:eastAsia="SimSun" w:hAnsi="Times New Roman" w:hint="eastAsia"/>
              </w:rPr>
              <w:t>-0.230</w:t>
            </w:r>
          </w:p>
        </w:tc>
        <w:tc>
          <w:tcPr>
            <w:tcW w:w="1420" w:type="dxa"/>
            <w:vAlign w:val="center"/>
          </w:tcPr>
          <w:p w14:paraId="1289997D" w14:textId="77777777" w:rsidR="00713B2B" w:rsidRDefault="00D04354">
            <w:pPr>
              <w:jc w:val="center"/>
              <w:rPr>
                <w:rFonts w:ascii="Times New Roman" w:eastAsia="SimSun" w:hAnsi="Times New Roman"/>
              </w:rPr>
            </w:pPr>
            <w:r>
              <w:rPr>
                <w:rFonts w:ascii="Times New Roman" w:eastAsia="SimSun" w:hAnsi="Times New Roman" w:hint="eastAsia"/>
              </w:rPr>
              <w:t>0.211</w:t>
            </w:r>
          </w:p>
        </w:tc>
        <w:tc>
          <w:tcPr>
            <w:tcW w:w="949" w:type="dxa"/>
            <w:vAlign w:val="center"/>
          </w:tcPr>
          <w:p w14:paraId="43D21AF7" w14:textId="77777777" w:rsidR="00713B2B" w:rsidRDefault="00D04354">
            <w:pPr>
              <w:jc w:val="center"/>
              <w:rPr>
                <w:rFonts w:ascii="Times New Roman" w:eastAsia="SimSun" w:hAnsi="Times New Roman"/>
              </w:rPr>
            </w:pPr>
            <w:r>
              <w:rPr>
                <w:rFonts w:ascii="Times New Roman" w:eastAsia="SimSun" w:hAnsi="Times New Roman" w:hint="eastAsia"/>
              </w:rPr>
              <w:t>0.837</w:t>
            </w:r>
          </w:p>
        </w:tc>
        <w:tc>
          <w:tcPr>
            <w:tcW w:w="1893" w:type="dxa"/>
            <w:vAlign w:val="center"/>
          </w:tcPr>
          <w:p w14:paraId="6E61454D" w14:textId="77777777" w:rsidR="00713B2B" w:rsidRDefault="00D04354">
            <w:pPr>
              <w:jc w:val="center"/>
              <w:rPr>
                <w:rFonts w:ascii="Times New Roman" w:eastAsia="SimSun" w:hAnsi="Times New Roman"/>
              </w:rPr>
            </w:pPr>
            <w:r>
              <w:rPr>
                <w:rFonts w:ascii="Times New Roman" w:eastAsia="SimSun" w:hAnsi="Times New Roman" w:hint="eastAsia"/>
              </w:rPr>
              <w:t>[-0.745, 0.285]</w:t>
            </w:r>
          </w:p>
        </w:tc>
      </w:tr>
      <w:tr w:rsidR="00713B2B" w14:paraId="3D83A4F8" w14:textId="77777777">
        <w:trPr>
          <w:jc w:val="center"/>
        </w:trPr>
        <w:tc>
          <w:tcPr>
            <w:tcW w:w="1101" w:type="dxa"/>
            <w:vMerge/>
            <w:vAlign w:val="center"/>
          </w:tcPr>
          <w:p w14:paraId="0C3A2590" w14:textId="77777777" w:rsidR="00713B2B" w:rsidRDefault="00713B2B">
            <w:pPr>
              <w:jc w:val="center"/>
              <w:rPr>
                <w:rFonts w:ascii="Times New Roman" w:eastAsia="SimSun" w:hAnsi="Times New Roman"/>
              </w:rPr>
            </w:pPr>
          </w:p>
        </w:tc>
        <w:tc>
          <w:tcPr>
            <w:tcW w:w="1275" w:type="dxa"/>
            <w:vAlign w:val="center"/>
          </w:tcPr>
          <w:p w14:paraId="2DBFCD8B" w14:textId="77777777" w:rsidR="00713B2B" w:rsidRDefault="00D04354">
            <w:pPr>
              <w:jc w:val="center"/>
              <w:rPr>
                <w:rFonts w:ascii="Times New Roman" w:eastAsia="SimSun" w:hAnsi="Times New Roman"/>
              </w:rPr>
            </w:pPr>
            <w:r>
              <w:rPr>
                <w:rFonts w:ascii="Times New Roman" w:eastAsia="SimSun" w:hAnsi="Times New Roman"/>
              </w:rPr>
              <w:t>T1 - T2</w:t>
            </w:r>
          </w:p>
        </w:tc>
        <w:tc>
          <w:tcPr>
            <w:tcW w:w="1884" w:type="dxa"/>
            <w:vAlign w:val="center"/>
          </w:tcPr>
          <w:p w14:paraId="323D2B3C" w14:textId="77777777" w:rsidR="00713B2B" w:rsidRDefault="00D04354">
            <w:pPr>
              <w:jc w:val="center"/>
              <w:rPr>
                <w:rFonts w:ascii="Times New Roman" w:eastAsia="SimSun" w:hAnsi="Times New Roman"/>
              </w:rPr>
            </w:pPr>
            <w:r>
              <w:rPr>
                <w:rFonts w:ascii="Times New Roman" w:eastAsia="SimSun" w:hAnsi="Times New Roman"/>
              </w:rPr>
              <w:t>-0.396</w:t>
            </w:r>
          </w:p>
        </w:tc>
        <w:tc>
          <w:tcPr>
            <w:tcW w:w="1420" w:type="dxa"/>
            <w:vAlign w:val="center"/>
          </w:tcPr>
          <w:p w14:paraId="6FB05930" w14:textId="77777777" w:rsidR="00713B2B" w:rsidRDefault="00D04354">
            <w:pPr>
              <w:jc w:val="center"/>
              <w:rPr>
                <w:rFonts w:ascii="Times New Roman" w:eastAsia="SimSun" w:hAnsi="Times New Roman"/>
              </w:rPr>
            </w:pPr>
            <w:r>
              <w:rPr>
                <w:rFonts w:ascii="Times New Roman" w:eastAsia="SimSun" w:hAnsi="Times New Roman"/>
              </w:rPr>
              <w:t>0.185</w:t>
            </w:r>
          </w:p>
        </w:tc>
        <w:tc>
          <w:tcPr>
            <w:tcW w:w="949" w:type="dxa"/>
            <w:vAlign w:val="center"/>
          </w:tcPr>
          <w:p w14:paraId="5B5A6FB6" w14:textId="77777777" w:rsidR="00713B2B" w:rsidRDefault="00D04354">
            <w:pPr>
              <w:jc w:val="center"/>
              <w:rPr>
                <w:rFonts w:ascii="Times New Roman" w:eastAsia="SimSun" w:hAnsi="Times New Roman"/>
              </w:rPr>
            </w:pPr>
            <w:r>
              <w:rPr>
                <w:rFonts w:ascii="Times New Roman" w:eastAsia="SimSun" w:hAnsi="Times New Roman"/>
              </w:rPr>
              <w:t>0.107</w:t>
            </w:r>
          </w:p>
        </w:tc>
        <w:tc>
          <w:tcPr>
            <w:tcW w:w="1893" w:type="dxa"/>
            <w:vAlign w:val="center"/>
          </w:tcPr>
          <w:p w14:paraId="377C7AE6" w14:textId="77777777" w:rsidR="00713B2B" w:rsidRDefault="00D04354">
            <w:pPr>
              <w:jc w:val="center"/>
              <w:rPr>
                <w:rFonts w:ascii="Times New Roman" w:eastAsia="SimSun" w:hAnsi="Times New Roman"/>
              </w:rPr>
            </w:pPr>
            <w:r>
              <w:rPr>
                <w:rFonts w:ascii="Times New Roman" w:eastAsia="SimSun" w:hAnsi="Times New Roman"/>
              </w:rPr>
              <w:t>[-0.850, 0.057]</w:t>
            </w:r>
          </w:p>
        </w:tc>
      </w:tr>
      <w:tr w:rsidR="00713B2B" w14:paraId="1A367DC3" w14:textId="77777777">
        <w:trPr>
          <w:jc w:val="center"/>
        </w:trPr>
        <w:tc>
          <w:tcPr>
            <w:tcW w:w="1101" w:type="dxa"/>
            <w:vMerge/>
            <w:vAlign w:val="center"/>
          </w:tcPr>
          <w:p w14:paraId="7E5C88A5" w14:textId="77777777" w:rsidR="00713B2B" w:rsidRDefault="00713B2B">
            <w:pPr>
              <w:jc w:val="center"/>
              <w:rPr>
                <w:rFonts w:ascii="Times New Roman" w:eastAsia="SimSun" w:hAnsi="Times New Roman"/>
              </w:rPr>
            </w:pPr>
          </w:p>
        </w:tc>
        <w:tc>
          <w:tcPr>
            <w:tcW w:w="1275" w:type="dxa"/>
            <w:vAlign w:val="center"/>
          </w:tcPr>
          <w:p w14:paraId="3EF317E1" w14:textId="77777777" w:rsidR="00713B2B" w:rsidRDefault="00D04354">
            <w:pPr>
              <w:jc w:val="center"/>
              <w:rPr>
                <w:rFonts w:ascii="Times New Roman" w:eastAsia="SimSun" w:hAnsi="Times New Roman"/>
              </w:rPr>
            </w:pPr>
            <w:r>
              <w:rPr>
                <w:rFonts w:ascii="Times New Roman" w:eastAsia="SimSun" w:hAnsi="Times New Roman"/>
              </w:rPr>
              <w:t>T0 - T2</w:t>
            </w:r>
          </w:p>
        </w:tc>
        <w:tc>
          <w:tcPr>
            <w:tcW w:w="1884" w:type="dxa"/>
            <w:vAlign w:val="center"/>
          </w:tcPr>
          <w:p w14:paraId="0EE7E8FC" w14:textId="77777777" w:rsidR="00713B2B" w:rsidRDefault="00D04354">
            <w:pPr>
              <w:jc w:val="center"/>
              <w:rPr>
                <w:rFonts w:ascii="Times New Roman" w:eastAsia="SimSun" w:hAnsi="Times New Roman"/>
              </w:rPr>
            </w:pPr>
            <w:r>
              <w:rPr>
                <w:rFonts w:ascii="Times New Roman" w:eastAsia="SimSun" w:hAnsi="Times New Roman"/>
              </w:rPr>
              <w:t>-0.626</w:t>
            </w:r>
          </w:p>
        </w:tc>
        <w:tc>
          <w:tcPr>
            <w:tcW w:w="1420" w:type="dxa"/>
            <w:vAlign w:val="center"/>
          </w:tcPr>
          <w:p w14:paraId="71E1C1A4" w14:textId="77777777" w:rsidR="00713B2B" w:rsidRDefault="00D04354">
            <w:pPr>
              <w:jc w:val="center"/>
              <w:rPr>
                <w:rFonts w:ascii="Times New Roman" w:eastAsia="SimSun" w:hAnsi="Times New Roman"/>
              </w:rPr>
            </w:pPr>
            <w:r>
              <w:rPr>
                <w:rFonts w:ascii="Times New Roman" w:eastAsia="SimSun" w:hAnsi="Times New Roman"/>
              </w:rPr>
              <w:t>0.166</w:t>
            </w:r>
          </w:p>
        </w:tc>
        <w:tc>
          <w:tcPr>
            <w:tcW w:w="949" w:type="dxa"/>
            <w:vAlign w:val="center"/>
          </w:tcPr>
          <w:p w14:paraId="7CCEB652" w14:textId="77777777" w:rsidR="00713B2B" w:rsidRDefault="00D04354">
            <w:pPr>
              <w:jc w:val="center"/>
              <w:rPr>
                <w:rFonts w:ascii="Times New Roman" w:eastAsia="SimSun" w:hAnsi="Times New Roman"/>
              </w:rPr>
            </w:pPr>
            <w:r>
              <w:rPr>
                <w:rFonts w:ascii="Times New Roman" w:eastAsia="SimSun" w:hAnsi="Times New Roman"/>
              </w:rPr>
              <w:t>0.001</w:t>
            </w:r>
          </w:p>
        </w:tc>
        <w:tc>
          <w:tcPr>
            <w:tcW w:w="1893" w:type="dxa"/>
            <w:vAlign w:val="center"/>
          </w:tcPr>
          <w:p w14:paraId="213570D6" w14:textId="77777777" w:rsidR="00713B2B" w:rsidRDefault="00D04354">
            <w:pPr>
              <w:jc w:val="center"/>
              <w:rPr>
                <w:rFonts w:ascii="Times New Roman" w:eastAsia="SimSun" w:hAnsi="Times New Roman"/>
              </w:rPr>
            </w:pPr>
            <w:r>
              <w:rPr>
                <w:rFonts w:ascii="Times New Roman" w:eastAsia="SimSun" w:hAnsi="Times New Roman"/>
              </w:rPr>
              <w:t>[-1.033, -0.219]</w:t>
            </w:r>
          </w:p>
        </w:tc>
      </w:tr>
    </w:tbl>
    <w:p w14:paraId="37836846" w14:textId="77777777" w:rsidR="00713B2B" w:rsidRDefault="00713B2B">
      <w:pPr>
        <w:spacing w:line="360" w:lineRule="auto"/>
        <w:ind w:firstLineChars="200" w:firstLine="480"/>
        <w:rPr>
          <w:rFonts w:ascii="SimSun" w:eastAsia="SimSun" w:hAnsi="SimSun" w:cs="SimSun"/>
          <w:sz w:val="24"/>
        </w:rPr>
      </w:pPr>
    </w:p>
    <w:p w14:paraId="47441561" w14:textId="77777777" w:rsidR="00713B2B" w:rsidRDefault="00D04354">
      <w:pPr>
        <w:pStyle w:val="11"/>
      </w:pPr>
      <w:r>
        <w:rPr>
          <w:rFonts w:hint="eastAsia"/>
        </w:rPr>
        <w:t>综上所述，本研究的重复测量</w:t>
      </w:r>
      <w:r>
        <w:rPr>
          <w:rFonts w:hint="eastAsia"/>
        </w:rPr>
        <w:t xml:space="preserve"> ANOVA </w:t>
      </w:r>
      <w:r>
        <w:rPr>
          <w:rFonts w:hint="eastAsia"/>
        </w:rPr>
        <w:t>结果表明，信息干预整体上对回收意愿和回收行为均有一定的促进作用，但不同信息策略间的影响差异未达显著水平。具体而言，实验结束时（</w:t>
      </w:r>
      <w:r>
        <w:rPr>
          <w:rFonts w:hint="eastAsia"/>
        </w:rPr>
        <w:t>T2</w:t>
      </w:r>
      <w:r>
        <w:rPr>
          <w:rFonts w:hint="eastAsia"/>
        </w:rPr>
        <w:t>）的回收意愿和回收行为显著高于实验前（</w:t>
      </w:r>
      <w:r>
        <w:rPr>
          <w:rFonts w:hint="eastAsia"/>
        </w:rPr>
        <w:t>T0</w:t>
      </w:r>
      <w:r>
        <w:rPr>
          <w:rFonts w:hint="eastAsia"/>
        </w:rPr>
        <w:t>），说明信息干预在长期维度上发挥了一定作用。然而，不同组别的干预策略在实验期间的影响趋势并无显著差异，可能表明信息类型的干预效果需要更长时间才能</w:t>
      </w:r>
      <w:r>
        <w:rPr>
          <w:rFonts w:hint="eastAsia"/>
        </w:rPr>
        <w:lastRenderedPageBreak/>
        <w:t>显现，或个体因素在回收行为的改变过程中起到了更重要的作用。</w:t>
      </w:r>
    </w:p>
    <w:p w14:paraId="19F4FCD0" w14:textId="77777777" w:rsidR="00713B2B" w:rsidRDefault="00D04354">
      <w:pPr>
        <w:pStyle w:val="a1"/>
        <w:spacing w:before="156" w:after="156"/>
      </w:pPr>
      <w:r>
        <w:rPr>
          <w:rFonts w:hint="eastAsia"/>
        </w:rPr>
        <w:t>4</w:t>
      </w:r>
      <w:r>
        <w:t xml:space="preserve">.3.4 </w:t>
      </w:r>
      <w:r>
        <w:rPr>
          <w:rFonts w:hint="eastAsia"/>
        </w:rPr>
        <w:t>不同信息干预策略在不同人口群体中的影响差异分析</w:t>
      </w:r>
    </w:p>
    <w:p w14:paraId="6693717B" w14:textId="77777777" w:rsidR="00713B2B" w:rsidRDefault="00D04354">
      <w:pPr>
        <w:pStyle w:val="11"/>
      </w:pPr>
      <w:r>
        <w:rPr>
          <w:rFonts w:hint="eastAsia"/>
        </w:rPr>
        <w:t>为进一步探讨不同信息干预策略（语言强度、推送频率）在不同人口统计学特征（性别、年龄、受教育程度、职业、收入、收包裹频率）群体中的影响差异，本研究采用多变量方差分析（</w:t>
      </w:r>
      <w:r>
        <w:rPr>
          <w:rFonts w:hint="eastAsia"/>
        </w:rPr>
        <w:t>MANOVA</w:t>
      </w:r>
      <w:r>
        <w:rPr>
          <w:rFonts w:hint="eastAsia"/>
        </w:rPr>
        <w:t>）进行检验。首先，通过</w:t>
      </w:r>
      <w:r>
        <w:rPr>
          <w:rFonts w:hint="eastAsia"/>
        </w:rPr>
        <w:t xml:space="preserve"> Wilks' Lambda </w:t>
      </w:r>
      <w:r>
        <w:rPr>
          <w:rFonts w:hint="eastAsia"/>
        </w:rPr>
        <w:t>统计量评估整体模型的显著性，其次分别分析各因变量（回收意愿</w:t>
      </w:r>
      <w:r>
        <w:rPr>
          <w:rFonts w:hint="eastAsia"/>
        </w:rPr>
        <w:t xml:space="preserve"> RI</w:t>
      </w:r>
      <w:r>
        <w:rPr>
          <w:rFonts w:hint="eastAsia"/>
        </w:rPr>
        <w:t>、回收行为</w:t>
      </w:r>
      <w:r>
        <w:rPr>
          <w:rFonts w:hint="eastAsia"/>
        </w:rPr>
        <w:t xml:space="preserve"> RB</w:t>
      </w:r>
      <w:r>
        <w:rPr>
          <w:rFonts w:hint="eastAsia"/>
        </w:rPr>
        <w:t>）的主效应及交互效应。此外，为了进一步明确组间差异，本研究采用</w:t>
      </w:r>
      <w:r>
        <w:rPr>
          <w:rFonts w:hint="eastAsia"/>
        </w:rPr>
        <w:t xml:space="preserve"> LSD </w:t>
      </w:r>
      <w:r>
        <w:rPr>
          <w:rFonts w:hint="eastAsia"/>
        </w:rPr>
        <w:t>事后检验，对显著交互作用的组别进行两两比较，以揭示具体的影响模式。</w:t>
      </w:r>
    </w:p>
    <w:p w14:paraId="4175652F" w14:textId="77777777" w:rsidR="00713B2B" w:rsidRDefault="00D04354">
      <w:pPr>
        <w:pStyle w:val="11"/>
      </w:pPr>
      <w:r>
        <w:rPr>
          <w:rFonts w:hint="eastAsia"/>
        </w:rPr>
        <w:t>（</w:t>
      </w:r>
      <w:r>
        <w:rPr>
          <w:rFonts w:hint="eastAsia"/>
        </w:rPr>
        <w:t>1</w:t>
      </w:r>
      <w:r>
        <w:rPr>
          <w:rFonts w:hint="eastAsia"/>
        </w:rPr>
        <w:t>）信息干预策略与性别的交互作用</w:t>
      </w:r>
    </w:p>
    <w:p w14:paraId="4FB78C52" w14:textId="77777777" w:rsidR="00713B2B" w:rsidRDefault="00D04354">
      <w:pPr>
        <w:pStyle w:val="11"/>
      </w:pPr>
      <w:r>
        <w:rPr>
          <w:rFonts w:hint="eastAsia"/>
        </w:rPr>
        <w:t xml:space="preserve">MANOVA </w:t>
      </w:r>
      <w:r>
        <w:rPr>
          <w:rFonts w:hint="eastAsia"/>
        </w:rPr>
        <w:t>结果显示（表</w:t>
      </w:r>
      <w:r>
        <w:rPr>
          <w:rFonts w:hint="eastAsia"/>
        </w:rPr>
        <w:t>4</w:t>
      </w:r>
      <w:r>
        <w:t>-12</w:t>
      </w:r>
      <w:r>
        <w:rPr>
          <w:rFonts w:hint="eastAsia"/>
        </w:rPr>
        <w:t>），语言强度</w:t>
      </w:r>
      <w:r>
        <w:rPr>
          <w:rFonts w:hint="eastAsia"/>
        </w:rPr>
        <w:t xml:space="preserve"> </w:t>
      </w:r>
      <w:r>
        <w:rPr>
          <w:rFonts w:hint="eastAsia"/>
        </w:rPr>
        <w:t>×</w:t>
      </w:r>
      <w:r>
        <w:rPr>
          <w:rFonts w:hint="eastAsia"/>
        </w:rPr>
        <w:t xml:space="preserve"> </w:t>
      </w:r>
      <w:r>
        <w:rPr>
          <w:rFonts w:hint="eastAsia"/>
        </w:rPr>
        <w:t>性别（</w:t>
      </w:r>
      <w:r>
        <w:rPr>
          <w:rFonts w:hint="eastAsia"/>
        </w:rPr>
        <w:t>Wilks' Lambda F = 0.021</w:t>
      </w:r>
      <w:r>
        <w:rPr>
          <w:rFonts w:hint="eastAsia"/>
        </w:rPr>
        <w:t>，</w:t>
      </w:r>
      <w:r>
        <w:rPr>
          <w:rFonts w:hint="eastAsia"/>
        </w:rPr>
        <w:t>p = 0.979</w:t>
      </w:r>
      <w:r>
        <w:rPr>
          <w:rFonts w:hint="eastAsia"/>
        </w:rPr>
        <w:t>）和推送频率</w:t>
      </w:r>
      <w:r>
        <w:rPr>
          <w:rFonts w:hint="eastAsia"/>
        </w:rPr>
        <w:t xml:space="preserve"> </w:t>
      </w:r>
      <w:r>
        <w:rPr>
          <w:rFonts w:hint="eastAsia"/>
        </w:rPr>
        <w:t>×</w:t>
      </w:r>
      <w:r>
        <w:rPr>
          <w:rFonts w:hint="eastAsia"/>
        </w:rPr>
        <w:t xml:space="preserve"> </w:t>
      </w:r>
      <w:r>
        <w:rPr>
          <w:rFonts w:hint="eastAsia"/>
        </w:rPr>
        <w:t>性别（</w:t>
      </w:r>
      <w:r>
        <w:rPr>
          <w:rFonts w:hint="eastAsia"/>
        </w:rPr>
        <w:t>Wilks' Lambda F = 1.555</w:t>
      </w:r>
      <w:r>
        <w:rPr>
          <w:rFonts w:hint="eastAsia"/>
        </w:rPr>
        <w:t>，</w:t>
      </w:r>
      <w:r>
        <w:rPr>
          <w:rFonts w:hint="eastAsia"/>
        </w:rPr>
        <w:t>p = 0.218</w:t>
      </w:r>
      <w:r>
        <w:rPr>
          <w:rFonts w:hint="eastAsia"/>
        </w:rPr>
        <w:t>）均未达到显著水平，表明不同性别个体在不同信息干预策略下的回收意愿和回收行为无显著差异。此外，语言强度和推送频率的主效应在不同性别群体中的</w:t>
      </w:r>
      <w:r>
        <w:rPr>
          <w:rFonts w:hint="eastAsia"/>
        </w:rPr>
        <w:t xml:space="preserve"> F </w:t>
      </w:r>
      <w:r>
        <w:rPr>
          <w:rFonts w:hint="eastAsia"/>
        </w:rPr>
        <w:t>值均较小（</w:t>
      </w:r>
      <w:r>
        <w:rPr>
          <w:rFonts w:hint="eastAsia"/>
        </w:rPr>
        <w:t>p &gt; 0.05</w:t>
      </w:r>
      <w:r>
        <w:rPr>
          <w:rFonts w:hint="eastAsia"/>
        </w:rPr>
        <w:t>），说明信息干预策略在性别维度上的影响有限。</w:t>
      </w:r>
    </w:p>
    <w:p w14:paraId="4F8F143C" w14:textId="77777777" w:rsidR="00713B2B" w:rsidRDefault="00D04354" w:rsidP="00363098">
      <w:pPr>
        <w:pStyle w:val="a7"/>
      </w:pPr>
      <w:bookmarkStart w:id="120" w:name="_Toc192689113"/>
      <w:r>
        <w:rPr>
          <w:rFonts w:hint="eastAsia"/>
        </w:rPr>
        <w:t>表</w:t>
      </w:r>
      <w:r>
        <w:rPr>
          <w:rFonts w:hint="eastAsia"/>
        </w:rPr>
        <w:t>4</w:t>
      </w:r>
      <w:r>
        <w:t xml:space="preserve">-12 </w:t>
      </w:r>
      <w:r>
        <w:rPr>
          <w:rFonts w:hint="eastAsia"/>
        </w:rPr>
        <w:t>信息干预策略与性别的交互作用多变量方差分析结果</w:t>
      </w:r>
      <w:bookmarkEnd w:id="120"/>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1465"/>
        <w:gridCol w:w="1466"/>
        <w:gridCol w:w="1465"/>
        <w:gridCol w:w="1466"/>
      </w:tblGrid>
      <w:tr w:rsidR="00713B2B" w14:paraId="6EC0B853" w14:textId="77777777">
        <w:trPr>
          <w:jc w:val="center"/>
        </w:trPr>
        <w:tc>
          <w:tcPr>
            <w:tcW w:w="4125" w:type="dxa"/>
            <w:gridSpan w:val="2"/>
            <w:tcBorders>
              <w:top w:val="single" w:sz="4" w:space="0" w:color="auto"/>
              <w:bottom w:val="single" w:sz="4" w:space="0" w:color="auto"/>
            </w:tcBorders>
          </w:tcPr>
          <w:p w14:paraId="3F081199" w14:textId="77777777" w:rsidR="00713B2B" w:rsidRDefault="00D04354">
            <w:pPr>
              <w:jc w:val="center"/>
              <w:rPr>
                <w:rFonts w:ascii="Times New Roman" w:hAnsi="Times New Roman"/>
              </w:rPr>
            </w:pPr>
            <w:r>
              <w:rPr>
                <w:rFonts w:ascii="Times New Roman" w:hAnsi="Times New Roman" w:hint="eastAsia"/>
              </w:rPr>
              <w:t>变量</w:t>
            </w:r>
          </w:p>
        </w:tc>
        <w:tc>
          <w:tcPr>
            <w:tcW w:w="1466" w:type="dxa"/>
            <w:tcBorders>
              <w:top w:val="single" w:sz="4" w:space="0" w:color="auto"/>
              <w:bottom w:val="single" w:sz="4" w:space="0" w:color="auto"/>
            </w:tcBorders>
          </w:tcPr>
          <w:p w14:paraId="3397DF38" w14:textId="77777777" w:rsidR="00713B2B" w:rsidRDefault="00D04354">
            <w:pPr>
              <w:jc w:val="center"/>
              <w:rPr>
                <w:rFonts w:ascii="Times New Roman" w:hAnsi="Times New Roman"/>
              </w:rPr>
            </w:pPr>
            <w:r>
              <w:rPr>
                <w:rFonts w:ascii="Times New Roman" w:hAnsi="Times New Roman" w:hint="eastAsia"/>
              </w:rPr>
              <w:t xml:space="preserve">F </w:t>
            </w:r>
            <w:r>
              <w:rPr>
                <w:rFonts w:ascii="Times New Roman" w:hAnsi="Times New Roman" w:hint="eastAsia"/>
              </w:rPr>
              <w:t>值</w:t>
            </w:r>
          </w:p>
        </w:tc>
        <w:tc>
          <w:tcPr>
            <w:tcW w:w="1465" w:type="dxa"/>
            <w:tcBorders>
              <w:top w:val="single" w:sz="4" w:space="0" w:color="auto"/>
              <w:bottom w:val="single" w:sz="4" w:space="0" w:color="auto"/>
            </w:tcBorders>
          </w:tcPr>
          <w:p w14:paraId="645B2981" w14:textId="77777777" w:rsidR="00713B2B" w:rsidRDefault="00D04354">
            <w:pPr>
              <w:jc w:val="center"/>
              <w:rPr>
                <w:rFonts w:ascii="Times New Roman" w:hAnsi="Times New Roman"/>
              </w:rPr>
            </w:pPr>
            <w:r>
              <w:rPr>
                <w:rFonts w:ascii="Times New Roman" w:hAnsi="Times New Roman" w:hint="eastAsia"/>
              </w:rPr>
              <w:t xml:space="preserve">p </w:t>
            </w:r>
            <w:r>
              <w:rPr>
                <w:rFonts w:ascii="Times New Roman" w:hAnsi="Times New Roman" w:hint="eastAsia"/>
              </w:rPr>
              <w:t>值</w:t>
            </w:r>
          </w:p>
        </w:tc>
        <w:tc>
          <w:tcPr>
            <w:tcW w:w="1466" w:type="dxa"/>
            <w:tcBorders>
              <w:top w:val="single" w:sz="4" w:space="0" w:color="auto"/>
              <w:bottom w:val="single" w:sz="4" w:space="0" w:color="auto"/>
            </w:tcBorders>
          </w:tcPr>
          <w:p w14:paraId="1854229E" w14:textId="77777777" w:rsidR="00713B2B" w:rsidRDefault="00D04354">
            <w:pPr>
              <w:jc w:val="center"/>
              <w:rPr>
                <w:rFonts w:ascii="Times New Roman" w:hAnsi="Times New Roman"/>
              </w:rPr>
            </w:pPr>
            <w:r>
              <w:rPr>
                <w:rFonts w:ascii="Times New Roman" w:hAnsi="Times New Roman" w:hint="eastAsia"/>
              </w:rPr>
              <w:t>偏</w:t>
            </w:r>
            <w:r>
              <w:rPr>
                <w:rFonts w:ascii="Times New Roman" w:hAnsi="Times New Roman" w:hint="eastAsia"/>
              </w:rPr>
              <w:t xml:space="preserve"> Eta</w:t>
            </w:r>
            <w:r>
              <w:rPr>
                <w:rFonts w:ascii="Times New Roman" w:hAnsi="Times New Roman" w:hint="eastAsia"/>
              </w:rPr>
              <w:t>²</w:t>
            </w:r>
          </w:p>
        </w:tc>
      </w:tr>
      <w:tr w:rsidR="00713B2B" w14:paraId="23F6FD74" w14:textId="77777777">
        <w:trPr>
          <w:jc w:val="center"/>
        </w:trPr>
        <w:tc>
          <w:tcPr>
            <w:tcW w:w="4125" w:type="dxa"/>
            <w:gridSpan w:val="2"/>
            <w:tcBorders>
              <w:top w:val="single" w:sz="4" w:space="0" w:color="auto"/>
            </w:tcBorders>
          </w:tcPr>
          <w:p w14:paraId="726C3971" w14:textId="77777777" w:rsidR="00713B2B" w:rsidRDefault="00D04354">
            <w:pPr>
              <w:jc w:val="center"/>
              <w:rPr>
                <w:rFonts w:ascii="Times New Roman" w:hAnsi="Times New Roman"/>
              </w:rPr>
            </w:pPr>
            <w:r>
              <w:rPr>
                <w:rFonts w:ascii="Times New Roman" w:hAnsi="Times New Roman" w:hint="eastAsia"/>
              </w:rPr>
              <w:t>性别</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语言强度</w:t>
            </w:r>
            <w:r>
              <w:rPr>
                <w:rFonts w:ascii="Times New Roman" w:hAnsi="Times New Roman"/>
              </w:rPr>
              <w:t>Wilks' Lambda</w:t>
            </w:r>
          </w:p>
        </w:tc>
        <w:tc>
          <w:tcPr>
            <w:tcW w:w="1466" w:type="dxa"/>
            <w:tcBorders>
              <w:top w:val="single" w:sz="4" w:space="0" w:color="auto"/>
            </w:tcBorders>
          </w:tcPr>
          <w:p w14:paraId="3CE49678" w14:textId="77777777" w:rsidR="00713B2B" w:rsidRDefault="00D04354">
            <w:pPr>
              <w:jc w:val="center"/>
              <w:rPr>
                <w:rFonts w:ascii="Times New Roman" w:hAnsi="Times New Roman"/>
              </w:rPr>
            </w:pPr>
            <w:r>
              <w:rPr>
                <w:rFonts w:ascii="Times New Roman" w:hAnsi="Times New Roman"/>
              </w:rPr>
              <w:t>0.021</w:t>
            </w:r>
          </w:p>
        </w:tc>
        <w:tc>
          <w:tcPr>
            <w:tcW w:w="1465" w:type="dxa"/>
            <w:tcBorders>
              <w:top w:val="single" w:sz="4" w:space="0" w:color="auto"/>
            </w:tcBorders>
          </w:tcPr>
          <w:p w14:paraId="286D3B28" w14:textId="77777777" w:rsidR="00713B2B" w:rsidRDefault="00D04354">
            <w:pPr>
              <w:jc w:val="center"/>
              <w:rPr>
                <w:rFonts w:ascii="Times New Roman" w:hAnsi="Times New Roman"/>
              </w:rPr>
            </w:pPr>
            <w:r>
              <w:rPr>
                <w:rFonts w:ascii="Times New Roman" w:hAnsi="Times New Roman" w:hint="eastAsia"/>
              </w:rPr>
              <w:t>0.</w:t>
            </w:r>
            <w:r>
              <w:rPr>
                <w:rFonts w:ascii="Times New Roman" w:hAnsi="Times New Roman"/>
              </w:rPr>
              <w:t>979</w:t>
            </w:r>
          </w:p>
        </w:tc>
        <w:tc>
          <w:tcPr>
            <w:tcW w:w="1466" w:type="dxa"/>
            <w:tcBorders>
              <w:top w:val="single" w:sz="4" w:space="0" w:color="auto"/>
            </w:tcBorders>
          </w:tcPr>
          <w:p w14:paraId="018344E7" w14:textId="77777777" w:rsidR="00713B2B" w:rsidRDefault="00D04354">
            <w:pPr>
              <w:jc w:val="center"/>
              <w:rPr>
                <w:rFonts w:ascii="Times New Roman" w:hAnsi="Times New Roman"/>
              </w:rPr>
            </w:pPr>
            <w:r>
              <w:rPr>
                <w:rFonts w:ascii="Times New Roman" w:hAnsi="Times New Roman" w:hint="eastAsia"/>
              </w:rPr>
              <w:t>0.0</w:t>
            </w:r>
            <w:r>
              <w:rPr>
                <w:rFonts w:ascii="Times New Roman" w:hAnsi="Times New Roman"/>
              </w:rPr>
              <w:t>01</w:t>
            </w:r>
          </w:p>
        </w:tc>
      </w:tr>
      <w:tr w:rsidR="00713B2B" w14:paraId="714D59FA" w14:textId="77777777">
        <w:trPr>
          <w:jc w:val="center"/>
        </w:trPr>
        <w:tc>
          <w:tcPr>
            <w:tcW w:w="2660" w:type="dxa"/>
            <w:vMerge w:val="restart"/>
          </w:tcPr>
          <w:p w14:paraId="55661312" w14:textId="77777777" w:rsidR="00713B2B" w:rsidRDefault="00D04354">
            <w:pPr>
              <w:jc w:val="center"/>
              <w:rPr>
                <w:rFonts w:ascii="Times New Roman" w:hAnsi="Times New Roman"/>
              </w:rPr>
            </w:pPr>
            <w:r>
              <w:rPr>
                <w:rFonts w:ascii="Times New Roman" w:hAnsi="Times New Roman" w:hint="eastAsia"/>
              </w:rPr>
              <w:t>性别</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语言强度</w:t>
            </w:r>
          </w:p>
        </w:tc>
        <w:tc>
          <w:tcPr>
            <w:tcW w:w="1465" w:type="dxa"/>
          </w:tcPr>
          <w:p w14:paraId="47F68D44" w14:textId="77777777" w:rsidR="00713B2B" w:rsidRDefault="00D04354">
            <w:pPr>
              <w:jc w:val="center"/>
              <w:rPr>
                <w:rFonts w:ascii="Times New Roman" w:hAnsi="Times New Roman"/>
              </w:rPr>
            </w:pPr>
            <w:r>
              <w:rPr>
                <w:rFonts w:ascii="Times New Roman" w:hAnsi="Times New Roman" w:hint="eastAsia"/>
              </w:rPr>
              <w:t>回收意愿</w:t>
            </w:r>
          </w:p>
        </w:tc>
        <w:tc>
          <w:tcPr>
            <w:tcW w:w="1466" w:type="dxa"/>
          </w:tcPr>
          <w:p w14:paraId="58964544" w14:textId="77777777" w:rsidR="00713B2B" w:rsidRDefault="00D04354">
            <w:pPr>
              <w:jc w:val="center"/>
              <w:rPr>
                <w:rFonts w:ascii="Times New Roman" w:hAnsi="Times New Roman"/>
              </w:rPr>
            </w:pPr>
            <w:r>
              <w:rPr>
                <w:rFonts w:ascii="Times New Roman" w:hAnsi="Times New Roman"/>
              </w:rPr>
              <w:t>0.033</w:t>
            </w:r>
          </w:p>
        </w:tc>
        <w:tc>
          <w:tcPr>
            <w:tcW w:w="1465" w:type="dxa"/>
          </w:tcPr>
          <w:p w14:paraId="17EC1A32" w14:textId="77777777" w:rsidR="00713B2B" w:rsidRDefault="00D04354">
            <w:pPr>
              <w:jc w:val="center"/>
              <w:rPr>
                <w:rFonts w:ascii="Times New Roman" w:hAnsi="Times New Roman"/>
              </w:rPr>
            </w:pPr>
            <w:r>
              <w:rPr>
                <w:rFonts w:ascii="Times New Roman" w:hAnsi="Times New Roman"/>
              </w:rPr>
              <w:t>0.856</w:t>
            </w:r>
          </w:p>
        </w:tc>
        <w:tc>
          <w:tcPr>
            <w:tcW w:w="1466" w:type="dxa"/>
          </w:tcPr>
          <w:p w14:paraId="57B5B77F" w14:textId="77777777" w:rsidR="00713B2B" w:rsidRDefault="00D04354">
            <w:pPr>
              <w:jc w:val="center"/>
              <w:rPr>
                <w:rFonts w:ascii="Times New Roman" w:hAnsi="Times New Roman"/>
              </w:rPr>
            </w:pPr>
            <w:r>
              <w:rPr>
                <w:rFonts w:ascii="Times New Roman" w:hAnsi="Times New Roman"/>
              </w:rPr>
              <w:t>0.000</w:t>
            </w:r>
          </w:p>
        </w:tc>
      </w:tr>
      <w:tr w:rsidR="00713B2B" w14:paraId="4C5EB900" w14:textId="77777777">
        <w:trPr>
          <w:jc w:val="center"/>
        </w:trPr>
        <w:tc>
          <w:tcPr>
            <w:tcW w:w="2660" w:type="dxa"/>
            <w:vMerge/>
          </w:tcPr>
          <w:p w14:paraId="3F81B9AA" w14:textId="77777777" w:rsidR="00713B2B" w:rsidRDefault="00713B2B">
            <w:pPr>
              <w:jc w:val="center"/>
              <w:rPr>
                <w:rFonts w:ascii="Times New Roman" w:hAnsi="Times New Roman"/>
              </w:rPr>
            </w:pPr>
          </w:p>
        </w:tc>
        <w:tc>
          <w:tcPr>
            <w:tcW w:w="1465" w:type="dxa"/>
          </w:tcPr>
          <w:p w14:paraId="6EBC93AF" w14:textId="77777777" w:rsidR="00713B2B" w:rsidRDefault="00D04354">
            <w:pPr>
              <w:jc w:val="center"/>
              <w:rPr>
                <w:rFonts w:ascii="Times New Roman" w:hAnsi="Times New Roman"/>
              </w:rPr>
            </w:pPr>
            <w:r>
              <w:rPr>
                <w:rFonts w:ascii="Times New Roman" w:hAnsi="Times New Roman" w:hint="eastAsia"/>
              </w:rPr>
              <w:t>回收行为</w:t>
            </w:r>
          </w:p>
        </w:tc>
        <w:tc>
          <w:tcPr>
            <w:tcW w:w="1466" w:type="dxa"/>
          </w:tcPr>
          <w:p w14:paraId="537A941D" w14:textId="77777777" w:rsidR="00713B2B" w:rsidRDefault="00D04354">
            <w:pPr>
              <w:jc w:val="center"/>
              <w:rPr>
                <w:rFonts w:ascii="Times New Roman" w:hAnsi="Times New Roman"/>
              </w:rPr>
            </w:pPr>
            <w:r>
              <w:rPr>
                <w:rFonts w:ascii="Times New Roman" w:hAnsi="Times New Roman"/>
              </w:rPr>
              <w:t>0.008</w:t>
            </w:r>
          </w:p>
        </w:tc>
        <w:tc>
          <w:tcPr>
            <w:tcW w:w="1465" w:type="dxa"/>
          </w:tcPr>
          <w:p w14:paraId="2090F9F9" w14:textId="77777777" w:rsidR="00713B2B" w:rsidRDefault="00D04354">
            <w:pPr>
              <w:jc w:val="center"/>
              <w:rPr>
                <w:rFonts w:ascii="Times New Roman" w:hAnsi="Times New Roman"/>
              </w:rPr>
            </w:pPr>
            <w:r>
              <w:rPr>
                <w:rFonts w:ascii="Times New Roman" w:hAnsi="Times New Roman"/>
              </w:rPr>
              <w:t>0.931</w:t>
            </w:r>
          </w:p>
        </w:tc>
        <w:tc>
          <w:tcPr>
            <w:tcW w:w="1466" w:type="dxa"/>
          </w:tcPr>
          <w:p w14:paraId="74D28C56" w14:textId="77777777" w:rsidR="00713B2B" w:rsidRDefault="00D04354">
            <w:pPr>
              <w:jc w:val="center"/>
              <w:rPr>
                <w:rFonts w:ascii="Times New Roman" w:hAnsi="Times New Roman"/>
              </w:rPr>
            </w:pPr>
            <w:r>
              <w:rPr>
                <w:rFonts w:ascii="Times New Roman" w:hAnsi="Times New Roman"/>
              </w:rPr>
              <w:t>0.000</w:t>
            </w:r>
          </w:p>
        </w:tc>
      </w:tr>
      <w:tr w:rsidR="00713B2B" w14:paraId="6B6D46F5" w14:textId="77777777">
        <w:trPr>
          <w:jc w:val="center"/>
        </w:trPr>
        <w:tc>
          <w:tcPr>
            <w:tcW w:w="4125" w:type="dxa"/>
            <w:gridSpan w:val="2"/>
          </w:tcPr>
          <w:p w14:paraId="68EC1548" w14:textId="77777777" w:rsidR="00713B2B" w:rsidRDefault="00D04354">
            <w:pPr>
              <w:jc w:val="center"/>
              <w:rPr>
                <w:rFonts w:ascii="Times New Roman" w:hAnsi="Times New Roman"/>
              </w:rPr>
            </w:pPr>
            <w:r>
              <w:rPr>
                <w:rFonts w:ascii="Times New Roman" w:hAnsi="Times New Roman" w:hint="eastAsia"/>
              </w:rPr>
              <w:t>性别</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推送频率</w:t>
            </w:r>
            <w:r>
              <w:rPr>
                <w:rFonts w:ascii="Times New Roman" w:hAnsi="Times New Roman"/>
              </w:rPr>
              <w:t>Wilks' Lambda</w:t>
            </w:r>
          </w:p>
        </w:tc>
        <w:tc>
          <w:tcPr>
            <w:tcW w:w="1466" w:type="dxa"/>
          </w:tcPr>
          <w:p w14:paraId="43F954A8" w14:textId="77777777" w:rsidR="00713B2B" w:rsidRDefault="00D04354">
            <w:pPr>
              <w:jc w:val="center"/>
              <w:rPr>
                <w:rFonts w:ascii="Times New Roman" w:hAnsi="Times New Roman"/>
              </w:rPr>
            </w:pPr>
            <w:r>
              <w:rPr>
                <w:rFonts w:ascii="Times New Roman" w:hAnsi="Times New Roman" w:hint="eastAsia"/>
              </w:rPr>
              <w:t>1.555</w:t>
            </w:r>
          </w:p>
        </w:tc>
        <w:tc>
          <w:tcPr>
            <w:tcW w:w="1465" w:type="dxa"/>
          </w:tcPr>
          <w:p w14:paraId="4F318147" w14:textId="77777777" w:rsidR="00713B2B" w:rsidRDefault="00D04354">
            <w:pPr>
              <w:jc w:val="center"/>
              <w:rPr>
                <w:rFonts w:ascii="Times New Roman" w:hAnsi="Times New Roman"/>
              </w:rPr>
            </w:pPr>
            <w:r>
              <w:rPr>
                <w:rFonts w:ascii="Times New Roman" w:hAnsi="Times New Roman" w:hint="eastAsia"/>
              </w:rPr>
              <w:t>0.218</w:t>
            </w:r>
          </w:p>
        </w:tc>
        <w:tc>
          <w:tcPr>
            <w:tcW w:w="1466" w:type="dxa"/>
          </w:tcPr>
          <w:p w14:paraId="39396F3D" w14:textId="77777777" w:rsidR="00713B2B" w:rsidRDefault="00D04354">
            <w:pPr>
              <w:jc w:val="center"/>
              <w:rPr>
                <w:rFonts w:ascii="Times New Roman" w:hAnsi="Times New Roman"/>
              </w:rPr>
            </w:pPr>
            <w:r>
              <w:rPr>
                <w:rFonts w:ascii="Times New Roman" w:hAnsi="Times New Roman"/>
              </w:rPr>
              <w:t>0.038</w:t>
            </w:r>
          </w:p>
        </w:tc>
      </w:tr>
      <w:tr w:rsidR="00713B2B" w14:paraId="23735C8D" w14:textId="77777777">
        <w:trPr>
          <w:jc w:val="center"/>
        </w:trPr>
        <w:tc>
          <w:tcPr>
            <w:tcW w:w="2660" w:type="dxa"/>
            <w:vMerge w:val="restart"/>
          </w:tcPr>
          <w:p w14:paraId="5A481000" w14:textId="77777777" w:rsidR="00713B2B" w:rsidRDefault="00D04354">
            <w:pPr>
              <w:jc w:val="center"/>
              <w:rPr>
                <w:rFonts w:ascii="Times New Roman" w:hAnsi="Times New Roman"/>
              </w:rPr>
            </w:pPr>
            <w:r>
              <w:rPr>
                <w:rFonts w:ascii="Times New Roman" w:hAnsi="Times New Roman" w:hint="eastAsia"/>
              </w:rPr>
              <w:t>性别</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推送频率</w:t>
            </w:r>
          </w:p>
        </w:tc>
        <w:tc>
          <w:tcPr>
            <w:tcW w:w="1465" w:type="dxa"/>
          </w:tcPr>
          <w:p w14:paraId="199AB887" w14:textId="77777777" w:rsidR="00713B2B" w:rsidRDefault="00D04354">
            <w:pPr>
              <w:jc w:val="center"/>
              <w:rPr>
                <w:rFonts w:ascii="Times New Roman" w:hAnsi="Times New Roman"/>
              </w:rPr>
            </w:pPr>
            <w:r>
              <w:rPr>
                <w:rFonts w:ascii="Times New Roman" w:hAnsi="Times New Roman" w:hint="eastAsia"/>
              </w:rPr>
              <w:t>回收意愿</w:t>
            </w:r>
          </w:p>
        </w:tc>
        <w:tc>
          <w:tcPr>
            <w:tcW w:w="1466" w:type="dxa"/>
          </w:tcPr>
          <w:p w14:paraId="5FA5D56E" w14:textId="77777777" w:rsidR="00713B2B" w:rsidRDefault="00D04354">
            <w:pPr>
              <w:jc w:val="center"/>
              <w:rPr>
                <w:rFonts w:ascii="Times New Roman" w:hAnsi="Times New Roman"/>
              </w:rPr>
            </w:pPr>
            <w:r>
              <w:rPr>
                <w:rFonts w:ascii="Times New Roman" w:hAnsi="Times New Roman"/>
              </w:rPr>
              <w:t>2.369</w:t>
            </w:r>
          </w:p>
        </w:tc>
        <w:tc>
          <w:tcPr>
            <w:tcW w:w="1465" w:type="dxa"/>
          </w:tcPr>
          <w:p w14:paraId="77F9B440" w14:textId="77777777" w:rsidR="00713B2B" w:rsidRDefault="00D04354">
            <w:pPr>
              <w:jc w:val="center"/>
              <w:rPr>
                <w:rFonts w:ascii="Times New Roman" w:hAnsi="Times New Roman"/>
              </w:rPr>
            </w:pPr>
            <w:r>
              <w:rPr>
                <w:rFonts w:ascii="Times New Roman" w:hAnsi="Times New Roman"/>
              </w:rPr>
              <w:t>0.128</w:t>
            </w:r>
          </w:p>
        </w:tc>
        <w:tc>
          <w:tcPr>
            <w:tcW w:w="1466" w:type="dxa"/>
          </w:tcPr>
          <w:p w14:paraId="4184EC8B" w14:textId="77777777" w:rsidR="00713B2B" w:rsidRDefault="00D04354">
            <w:pPr>
              <w:jc w:val="center"/>
              <w:rPr>
                <w:rFonts w:ascii="Times New Roman" w:hAnsi="Times New Roman"/>
              </w:rPr>
            </w:pPr>
            <w:r>
              <w:rPr>
                <w:rFonts w:ascii="Times New Roman" w:hAnsi="Times New Roman"/>
              </w:rPr>
              <w:t>0.029</w:t>
            </w:r>
          </w:p>
        </w:tc>
      </w:tr>
      <w:tr w:rsidR="00713B2B" w14:paraId="384239B0" w14:textId="77777777">
        <w:trPr>
          <w:jc w:val="center"/>
        </w:trPr>
        <w:tc>
          <w:tcPr>
            <w:tcW w:w="2660" w:type="dxa"/>
            <w:vMerge/>
          </w:tcPr>
          <w:p w14:paraId="1BB24EB6" w14:textId="77777777" w:rsidR="00713B2B" w:rsidRDefault="00713B2B">
            <w:pPr>
              <w:jc w:val="center"/>
              <w:rPr>
                <w:rFonts w:ascii="Times New Roman" w:hAnsi="Times New Roman"/>
              </w:rPr>
            </w:pPr>
          </w:p>
        </w:tc>
        <w:tc>
          <w:tcPr>
            <w:tcW w:w="1465" w:type="dxa"/>
          </w:tcPr>
          <w:p w14:paraId="22826C84" w14:textId="77777777" w:rsidR="00713B2B" w:rsidRDefault="00D04354">
            <w:pPr>
              <w:jc w:val="center"/>
              <w:rPr>
                <w:rFonts w:ascii="Times New Roman" w:hAnsi="Times New Roman"/>
              </w:rPr>
            </w:pPr>
            <w:r>
              <w:rPr>
                <w:rFonts w:ascii="Times New Roman" w:hAnsi="Times New Roman" w:hint="eastAsia"/>
              </w:rPr>
              <w:t>回收行为</w:t>
            </w:r>
          </w:p>
        </w:tc>
        <w:tc>
          <w:tcPr>
            <w:tcW w:w="1466" w:type="dxa"/>
          </w:tcPr>
          <w:p w14:paraId="0089D9FA" w14:textId="77777777" w:rsidR="00713B2B" w:rsidRDefault="00D04354">
            <w:pPr>
              <w:jc w:val="center"/>
              <w:rPr>
                <w:rFonts w:ascii="Times New Roman" w:hAnsi="Times New Roman"/>
              </w:rPr>
            </w:pPr>
            <w:r>
              <w:rPr>
                <w:rFonts w:ascii="Times New Roman" w:hAnsi="Times New Roman"/>
              </w:rPr>
              <w:t>0.448</w:t>
            </w:r>
          </w:p>
        </w:tc>
        <w:tc>
          <w:tcPr>
            <w:tcW w:w="1465" w:type="dxa"/>
          </w:tcPr>
          <w:p w14:paraId="437BED03" w14:textId="77777777" w:rsidR="00713B2B" w:rsidRDefault="00D04354">
            <w:pPr>
              <w:jc w:val="center"/>
              <w:rPr>
                <w:rFonts w:ascii="Times New Roman" w:hAnsi="Times New Roman"/>
              </w:rPr>
            </w:pPr>
            <w:r>
              <w:rPr>
                <w:rFonts w:ascii="Times New Roman" w:hAnsi="Times New Roman"/>
              </w:rPr>
              <w:t>0.505</w:t>
            </w:r>
          </w:p>
        </w:tc>
        <w:tc>
          <w:tcPr>
            <w:tcW w:w="1466" w:type="dxa"/>
          </w:tcPr>
          <w:p w14:paraId="044077D8" w14:textId="77777777" w:rsidR="00713B2B" w:rsidRDefault="00D04354">
            <w:pPr>
              <w:jc w:val="center"/>
              <w:rPr>
                <w:rFonts w:ascii="Times New Roman" w:hAnsi="Times New Roman"/>
              </w:rPr>
            </w:pPr>
            <w:r>
              <w:rPr>
                <w:rFonts w:ascii="Times New Roman" w:hAnsi="Times New Roman"/>
              </w:rPr>
              <w:t>0.006</w:t>
            </w:r>
          </w:p>
        </w:tc>
      </w:tr>
    </w:tbl>
    <w:p w14:paraId="5FABF2D2" w14:textId="77777777" w:rsidR="00713B2B" w:rsidRDefault="00713B2B">
      <w:pPr>
        <w:spacing w:line="360" w:lineRule="auto"/>
        <w:ind w:firstLineChars="200" w:firstLine="480"/>
        <w:rPr>
          <w:rFonts w:ascii="SimSun" w:eastAsia="SimSun" w:hAnsi="SimSun" w:cs="SimSun"/>
          <w:sz w:val="24"/>
        </w:rPr>
      </w:pPr>
    </w:p>
    <w:p w14:paraId="628F52FB" w14:textId="77777777" w:rsidR="00713B2B" w:rsidRDefault="00D04354">
      <w:pPr>
        <w:pStyle w:val="11"/>
      </w:pPr>
      <w:r>
        <w:rPr>
          <w:rFonts w:hint="eastAsia"/>
        </w:rPr>
        <w:t>（</w:t>
      </w:r>
      <w:r>
        <w:rPr>
          <w:rFonts w:hint="eastAsia"/>
        </w:rPr>
        <w:t>2</w:t>
      </w:r>
      <w:r>
        <w:rPr>
          <w:rFonts w:hint="eastAsia"/>
        </w:rPr>
        <w:t>）信息干预策略与年龄的交互作用</w:t>
      </w:r>
    </w:p>
    <w:p w14:paraId="2F6F4838" w14:textId="77777777" w:rsidR="00713B2B" w:rsidRDefault="00D04354">
      <w:pPr>
        <w:pStyle w:val="11"/>
      </w:pPr>
      <w:r>
        <w:rPr>
          <w:rFonts w:hint="eastAsia"/>
        </w:rPr>
        <w:t>在年龄因素上，语言强度</w:t>
      </w:r>
      <w:r>
        <w:rPr>
          <w:rFonts w:hint="eastAsia"/>
        </w:rPr>
        <w:t xml:space="preserve"> </w:t>
      </w:r>
      <w:r>
        <w:rPr>
          <w:rFonts w:hint="eastAsia"/>
        </w:rPr>
        <w:t>×</w:t>
      </w:r>
      <w:r>
        <w:rPr>
          <w:rFonts w:hint="eastAsia"/>
        </w:rPr>
        <w:t xml:space="preserve"> </w:t>
      </w:r>
      <w:r>
        <w:rPr>
          <w:rFonts w:hint="eastAsia"/>
        </w:rPr>
        <w:t>年龄（</w:t>
      </w:r>
      <w:r>
        <w:rPr>
          <w:rFonts w:hint="eastAsia"/>
        </w:rPr>
        <w:t>Wilks' Lambda F = 1.180</w:t>
      </w:r>
      <w:r>
        <w:rPr>
          <w:rFonts w:hint="eastAsia"/>
        </w:rPr>
        <w:t>，</w:t>
      </w:r>
      <w:r>
        <w:rPr>
          <w:rFonts w:hint="eastAsia"/>
        </w:rPr>
        <w:t>p = 0.322</w:t>
      </w:r>
      <w:r>
        <w:rPr>
          <w:rFonts w:hint="eastAsia"/>
        </w:rPr>
        <w:t>）和推送频率</w:t>
      </w:r>
      <w:r>
        <w:rPr>
          <w:rFonts w:hint="eastAsia"/>
        </w:rPr>
        <w:t xml:space="preserve"> </w:t>
      </w:r>
      <w:r>
        <w:rPr>
          <w:rFonts w:hint="eastAsia"/>
        </w:rPr>
        <w:t>×</w:t>
      </w:r>
      <w:r>
        <w:rPr>
          <w:rFonts w:hint="eastAsia"/>
        </w:rPr>
        <w:t xml:space="preserve"> </w:t>
      </w:r>
      <w:r>
        <w:rPr>
          <w:rFonts w:hint="eastAsia"/>
        </w:rPr>
        <w:t>年龄（</w:t>
      </w:r>
      <w:r>
        <w:rPr>
          <w:rFonts w:hint="eastAsia"/>
        </w:rPr>
        <w:t>Wilks' Lambda F = 1.219</w:t>
      </w:r>
      <w:r>
        <w:rPr>
          <w:rFonts w:hint="eastAsia"/>
        </w:rPr>
        <w:t>，</w:t>
      </w:r>
      <w:r>
        <w:rPr>
          <w:rFonts w:hint="eastAsia"/>
        </w:rPr>
        <w:t>p = 0.305</w:t>
      </w:r>
      <w:r>
        <w:rPr>
          <w:rFonts w:hint="eastAsia"/>
        </w:rPr>
        <w:t>）均未达到显著水平，表明信息干预策略在不同年龄群体中的影响差异不显著。然而，在回收行为（</w:t>
      </w:r>
      <w:r>
        <w:rPr>
          <w:rFonts w:hint="eastAsia"/>
        </w:rPr>
        <w:t>RB</w:t>
      </w:r>
      <w:r>
        <w:rPr>
          <w:rFonts w:hint="eastAsia"/>
        </w:rPr>
        <w:t>）方面，推送频率的主效应接近显著（</w:t>
      </w:r>
      <w:r>
        <w:rPr>
          <w:rFonts w:hint="eastAsia"/>
        </w:rPr>
        <w:t>F = 6.335</w:t>
      </w:r>
      <w:r>
        <w:rPr>
          <w:rFonts w:hint="eastAsia"/>
        </w:rPr>
        <w:t>，</w:t>
      </w:r>
      <w:r>
        <w:rPr>
          <w:rFonts w:hint="eastAsia"/>
        </w:rPr>
        <w:t>p = 0.014</w:t>
      </w:r>
      <w:r>
        <w:rPr>
          <w:rFonts w:hint="eastAsia"/>
        </w:rPr>
        <w:t>，偏</w:t>
      </w:r>
      <w:r>
        <w:rPr>
          <w:rFonts w:hint="eastAsia"/>
        </w:rPr>
        <w:t>Eta</w:t>
      </w:r>
      <w:r>
        <w:rPr>
          <w:rFonts w:hint="eastAsia"/>
        </w:rPr>
        <w:t>²</w:t>
      </w:r>
      <w:r>
        <w:rPr>
          <w:rFonts w:hint="eastAsia"/>
        </w:rPr>
        <w:t xml:space="preserve"> = 0.077</w:t>
      </w:r>
      <w:r>
        <w:rPr>
          <w:rFonts w:hint="eastAsia"/>
        </w:rPr>
        <w:t>），说明推送频率可能对回收行为的影响在不同年龄群体中有所差异（表</w:t>
      </w:r>
      <w:r>
        <w:rPr>
          <w:rFonts w:hint="eastAsia"/>
        </w:rPr>
        <w:t>4</w:t>
      </w:r>
      <w:r>
        <w:t>-13</w:t>
      </w:r>
      <w:r>
        <w:rPr>
          <w:rFonts w:hint="eastAsia"/>
        </w:rPr>
        <w:t>）。</w:t>
      </w:r>
    </w:p>
    <w:p w14:paraId="5B32486F" w14:textId="77777777" w:rsidR="00713B2B" w:rsidRDefault="00D04354" w:rsidP="00363098">
      <w:pPr>
        <w:pStyle w:val="a7"/>
      </w:pPr>
      <w:bookmarkStart w:id="121" w:name="_Toc192689114"/>
      <w:r>
        <w:rPr>
          <w:rFonts w:hint="eastAsia"/>
        </w:rPr>
        <w:t>表</w:t>
      </w:r>
      <w:r>
        <w:rPr>
          <w:rFonts w:hint="eastAsia"/>
        </w:rPr>
        <w:t>4</w:t>
      </w:r>
      <w:r>
        <w:t xml:space="preserve">-13 </w:t>
      </w:r>
      <w:r>
        <w:rPr>
          <w:rFonts w:hint="eastAsia"/>
        </w:rPr>
        <w:t>信息干预策略与年龄的交互作用多变量方差分析结果</w:t>
      </w:r>
      <w:bookmarkEnd w:id="121"/>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1465"/>
        <w:gridCol w:w="1466"/>
        <w:gridCol w:w="1465"/>
        <w:gridCol w:w="1466"/>
      </w:tblGrid>
      <w:tr w:rsidR="00713B2B" w14:paraId="6A6B50A8" w14:textId="77777777">
        <w:trPr>
          <w:jc w:val="center"/>
        </w:trPr>
        <w:tc>
          <w:tcPr>
            <w:tcW w:w="4125" w:type="dxa"/>
            <w:gridSpan w:val="2"/>
            <w:tcBorders>
              <w:top w:val="single" w:sz="4" w:space="0" w:color="auto"/>
              <w:bottom w:val="single" w:sz="4" w:space="0" w:color="auto"/>
            </w:tcBorders>
          </w:tcPr>
          <w:p w14:paraId="3311BE17" w14:textId="77777777" w:rsidR="00713B2B" w:rsidRDefault="00D04354">
            <w:pPr>
              <w:jc w:val="center"/>
              <w:rPr>
                <w:rFonts w:ascii="Times New Roman" w:hAnsi="Times New Roman"/>
              </w:rPr>
            </w:pPr>
            <w:r>
              <w:rPr>
                <w:rFonts w:ascii="Times New Roman" w:hAnsi="Times New Roman" w:hint="eastAsia"/>
              </w:rPr>
              <w:t>变量</w:t>
            </w:r>
          </w:p>
        </w:tc>
        <w:tc>
          <w:tcPr>
            <w:tcW w:w="1466" w:type="dxa"/>
            <w:tcBorders>
              <w:top w:val="single" w:sz="4" w:space="0" w:color="auto"/>
              <w:bottom w:val="single" w:sz="4" w:space="0" w:color="auto"/>
            </w:tcBorders>
          </w:tcPr>
          <w:p w14:paraId="4AB6442F" w14:textId="77777777" w:rsidR="00713B2B" w:rsidRDefault="00D04354">
            <w:pPr>
              <w:jc w:val="center"/>
              <w:rPr>
                <w:rFonts w:ascii="Times New Roman" w:hAnsi="Times New Roman"/>
              </w:rPr>
            </w:pPr>
            <w:r>
              <w:rPr>
                <w:rFonts w:ascii="Times New Roman" w:hAnsi="Times New Roman" w:hint="eastAsia"/>
              </w:rPr>
              <w:t xml:space="preserve">F </w:t>
            </w:r>
            <w:r>
              <w:rPr>
                <w:rFonts w:ascii="Times New Roman" w:hAnsi="Times New Roman" w:hint="eastAsia"/>
              </w:rPr>
              <w:t>值</w:t>
            </w:r>
          </w:p>
        </w:tc>
        <w:tc>
          <w:tcPr>
            <w:tcW w:w="1465" w:type="dxa"/>
            <w:tcBorders>
              <w:top w:val="single" w:sz="4" w:space="0" w:color="auto"/>
              <w:bottom w:val="single" w:sz="4" w:space="0" w:color="auto"/>
            </w:tcBorders>
          </w:tcPr>
          <w:p w14:paraId="4D629205" w14:textId="77777777" w:rsidR="00713B2B" w:rsidRDefault="00D04354">
            <w:pPr>
              <w:jc w:val="center"/>
              <w:rPr>
                <w:rFonts w:ascii="Times New Roman" w:hAnsi="Times New Roman"/>
              </w:rPr>
            </w:pPr>
            <w:r>
              <w:rPr>
                <w:rFonts w:ascii="Times New Roman" w:hAnsi="Times New Roman" w:hint="eastAsia"/>
              </w:rPr>
              <w:t xml:space="preserve">p </w:t>
            </w:r>
            <w:r>
              <w:rPr>
                <w:rFonts w:ascii="Times New Roman" w:hAnsi="Times New Roman" w:hint="eastAsia"/>
              </w:rPr>
              <w:t>值</w:t>
            </w:r>
          </w:p>
        </w:tc>
        <w:tc>
          <w:tcPr>
            <w:tcW w:w="1466" w:type="dxa"/>
            <w:tcBorders>
              <w:top w:val="single" w:sz="4" w:space="0" w:color="auto"/>
              <w:bottom w:val="single" w:sz="4" w:space="0" w:color="auto"/>
            </w:tcBorders>
          </w:tcPr>
          <w:p w14:paraId="5988A694" w14:textId="77777777" w:rsidR="00713B2B" w:rsidRDefault="00D04354">
            <w:pPr>
              <w:jc w:val="center"/>
              <w:rPr>
                <w:rFonts w:ascii="Times New Roman" w:hAnsi="Times New Roman"/>
              </w:rPr>
            </w:pPr>
            <w:r>
              <w:rPr>
                <w:rFonts w:ascii="Times New Roman" w:hAnsi="Times New Roman" w:hint="eastAsia"/>
              </w:rPr>
              <w:t>偏</w:t>
            </w:r>
            <w:r>
              <w:rPr>
                <w:rFonts w:ascii="Times New Roman" w:hAnsi="Times New Roman" w:hint="eastAsia"/>
              </w:rPr>
              <w:t xml:space="preserve"> Eta</w:t>
            </w:r>
            <w:r>
              <w:rPr>
                <w:rFonts w:ascii="Times New Roman" w:hAnsi="Times New Roman" w:hint="eastAsia"/>
              </w:rPr>
              <w:t>²</w:t>
            </w:r>
          </w:p>
        </w:tc>
      </w:tr>
      <w:tr w:rsidR="00713B2B" w14:paraId="1594C9AE" w14:textId="77777777">
        <w:trPr>
          <w:jc w:val="center"/>
        </w:trPr>
        <w:tc>
          <w:tcPr>
            <w:tcW w:w="4125" w:type="dxa"/>
            <w:gridSpan w:val="2"/>
            <w:tcBorders>
              <w:top w:val="single" w:sz="4" w:space="0" w:color="auto"/>
            </w:tcBorders>
          </w:tcPr>
          <w:p w14:paraId="32023584" w14:textId="77777777" w:rsidR="00713B2B" w:rsidRDefault="00D04354">
            <w:pPr>
              <w:jc w:val="center"/>
              <w:rPr>
                <w:rFonts w:ascii="Times New Roman" w:hAnsi="Times New Roman"/>
              </w:rPr>
            </w:pPr>
            <w:r>
              <w:rPr>
                <w:rFonts w:ascii="Times New Roman" w:hAnsi="Times New Roman" w:hint="eastAsia"/>
              </w:rPr>
              <w:lastRenderedPageBreak/>
              <w:t>年龄</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语言强度</w:t>
            </w:r>
            <w:r>
              <w:rPr>
                <w:rFonts w:ascii="Times New Roman" w:hAnsi="Times New Roman"/>
              </w:rPr>
              <w:t>Wilks' Lambda</w:t>
            </w:r>
          </w:p>
        </w:tc>
        <w:tc>
          <w:tcPr>
            <w:tcW w:w="1466" w:type="dxa"/>
            <w:tcBorders>
              <w:top w:val="single" w:sz="4" w:space="0" w:color="auto"/>
            </w:tcBorders>
          </w:tcPr>
          <w:p w14:paraId="19CBE5CB" w14:textId="77777777" w:rsidR="00713B2B" w:rsidRDefault="00D04354">
            <w:pPr>
              <w:jc w:val="center"/>
              <w:rPr>
                <w:rFonts w:ascii="Times New Roman" w:hAnsi="Times New Roman"/>
              </w:rPr>
            </w:pPr>
            <w:r>
              <w:rPr>
                <w:rFonts w:ascii="Times New Roman" w:hAnsi="Times New Roman"/>
              </w:rPr>
              <w:t>1.180</w:t>
            </w:r>
          </w:p>
        </w:tc>
        <w:tc>
          <w:tcPr>
            <w:tcW w:w="1465" w:type="dxa"/>
            <w:tcBorders>
              <w:top w:val="single" w:sz="4" w:space="0" w:color="auto"/>
            </w:tcBorders>
          </w:tcPr>
          <w:p w14:paraId="3E3B523F" w14:textId="77777777" w:rsidR="00713B2B" w:rsidRDefault="00D04354">
            <w:pPr>
              <w:jc w:val="center"/>
              <w:rPr>
                <w:rFonts w:ascii="Times New Roman" w:hAnsi="Times New Roman"/>
              </w:rPr>
            </w:pPr>
            <w:r>
              <w:rPr>
                <w:rFonts w:ascii="Times New Roman" w:hAnsi="Times New Roman"/>
              </w:rPr>
              <w:t>0.322</w:t>
            </w:r>
          </w:p>
        </w:tc>
        <w:tc>
          <w:tcPr>
            <w:tcW w:w="1466" w:type="dxa"/>
            <w:tcBorders>
              <w:top w:val="single" w:sz="4" w:space="0" w:color="auto"/>
            </w:tcBorders>
          </w:tcPr>
          <w:p w14:paraId="04CF08E4" w14:textId="77777777" w:rsidR="00713B2B" w:rsidRDefault="00D04354">
            <w:pPr>
              <w:jc w:val="center"/>
              <w:rPr>
                <w:rFonts w:ascii="Times New Roman" w:hAnsi="Times New Roman"/>
              </w:rPr>
            </w:pPr>
            <w:r>
              <w:rPr>
                <w:rFonts w:ascii="Times New Roman" w:hAnsi="Times New Roman"/>
              </w:rPr>
              <w:t>0.031</w:t>
            </w:r>
          </w:p>
        </w:tc>
      </w:tr>
      <w:tr w:rsidR="00713B2B" w14:paraId="67EBF6B4" w14:textId="77777777">
        <w:trPr>
          <w:jc w:val="center"/>
        </w:trPr>
        <w:tc>
          <w:tcPr>
            <w:tcW w:w="2660" w:type="dxa"/>
            <w:vMerge w:val="restart"/>
          </w:tcPr>
          <w:p w14:paraId="0809CA31" w14:textId="77777777" w:rsidR="00713B2B" w:rsidRDefault="00D04354">
            <w:pPr>
              <w:jc w:val="center"/>
              <w:rPr>
                <w:rFonts w:ascii="Times New Roman" w:hAnsi="Times New Roman"/>
              </w:rPr>
            </w:pPr>
            <w:r>
              <w:rPr>
                <w:rFonts w:ascii="Times New Roman" w:hAnsi="Times New Roman" w:hint="eastAsia"/>
              </w:rPr>
              <w:t>年龄</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语言强度</w:t>
            </w:r>
          </w:p>
        </w:tc>
        <w:tc>
          <w:tcPr>
            <w:tcW w:w="1465" w:type="dxa"/>
          </w:tcPr>
          <w:p w14:paraId="7A9E7331" w14:textId="77777777" w:rsidR="00713B2B" w:rsidRDefault="00D04354">
            <w:pPr>
              <w:jc w:val="center"/>
              <w:rPr>
                <w:rFonts w:ascii="Times New Roman" w:hAnsi="Times New Roman"/>
              </w:rPr>
            </w:pPr>
            <w:r>
              <w:rPr>
                <w:rFonts w:ascii="Times New Roman" w:hAnsi="Times New Roman" w:hint="eastAsia"/>
              </w:rPr>
              <w:t>回收意愿</w:t>
            </w:r>
          </w:p>
        </w:tc>
        <w:tc>
          <w:tcPr>
            <w:tcW w:w="1466" w:type="dxa"/>
          </w:tcPr>
          <w:p w14:paraId="2BB62440" w14:textId="77777777" w:rsidR="00713B2B" w:rsidRDefault="00D04354">
            <w:pPr>
              <w:jc w:val="center"/>
              <w:rPr>
                <w:rFonts w:ascii="Times New Roman" w:hAnsi="Times New Roman"/>
              </w:rPr>
            </w:pPr>
            <w:r>
              <w:rPr>
                <w:rFonts w:ascii="Times New Roman" w:hAnsi="Times New Roman"/>
              </w:rPr>
              <w:t>1.150</w:t>
            </w:r>
          </w:p>
        </w:tc>
        <w:tc>
          <w:tcPr>
            <w:tcW w:w="1465" w:type="dxa"/>
          </w:tcPr>
          <w:p w14:paraId="05997210" w14:textId="77777777" w:rsidR="00713B2B" w:rsidRDefault="00D04354">
            <w:pPr>
              <w:jc w:val="center"/>
              <w:rPr>
                <w:rFonts w:ascii="Times New Roman" w:hAnsi="Times New Roman"/>
              </w:rPr>
            </w:pPr>
            <w:r>
              <w:rPr>
                <w:rFonts w:ascii="Times New Roman" w:hAnsi="Times New Roman"/>
              </w:rPr>
              <w:t>0.322</w:t>
            </w:r>
          </w:p>
        </w:tc>
        <w:tc>
          <w:tcPr>
            <w:tcW w:w="1466" w:type="dxa"/>
          </w:tcPr>
          <w:p w14:paraId="6AB975E0" w14:textId="77777777" w:rsidR="00713B2B" w:rsidRDefault="00D04354">
            <w:pPr>
              <w:jc w:val="center"/>
              <w:rPr>
                <w:rFonts w:ascii="Times New Roman" w:hAnsi="Times New Roman"/>
              </w:rPr>
            </w:pPr>
            <w:r>
              <w:rPr>
                <w:rFonts w:ascii="Times New Roman" w:hAnsi="Times New Roman"/>
              </w:rPr>
              <w:t>0.029</w:t>
            </w:r>
          </w:p>
        </w:tc>
      </w:tr>
      <w:tr w:rsidR="00713B2B" w14:paraId="5DB5DF3D" w14:textId="77777777">
        <w:trPr>
          <w:jc w:val="center"/>
        </w:trPr>
        <w:tc>
          <w:tcPr>
            <w:tcW w:w="2660" w:type="dxa"/>
            <w:vMerge/>
          </w:tcPr>
          <w:p w14:paraId="6264398B" w14:textId="77777777" w:rsidR="00713B2B" w:rsidRDefault="00713B2B">
            <w:pPr>
              <w:jc w:val="center"/>
              <w:rPr>
                <w:rFonts w:ascii="Times New Roman" w:hAnsi="Times New Roman"/>
              </w:rPr>
            </w:pPr>
          </w:p>
        </w:tc>
        <w:tc>
          <w:tcPr>
            <w:tcW w:w="1465" w:type="dxa"/>
          </w:tcPr>
          <w:p w14:paraId="3A0087C0" w14:textId="77777777" w:rsidR="00713B2B" w:rsidRDefault="00D04354">
            <w:pPr>
              <w:jc w:val="center"/>
              <w:rPr>
                <w:rFonts w:ascii="Times New Roman" w:hAnsi="Times New Roman"/>
              </w:rPr>
            </w:pPr>
            <w:r>
              <w:rPr>
                <w:rFonts w:ascii="Times New Roman" w:hAnsi="Times New Roman" w:hint="eastAsia"/>
              </w:rPr>
              <w:t>回收行为</w:t>
            </w:r>
          </w:p>
        </w:tc>
        <w:tc>
          <w:tcPr>
            <w:tcW w:w="1466" w:type="dxa"/>
          </w:tcPr>
          <w:p w14:paraId="4164AD10" w14:textId="77777777" w:rsidR="00713B2B" w:rsidRDefault="00D04354">
            <w:pPr>
              <w:jc w:val="center"/>
              <w:rPr>
                <w:rFonts w:ascii="Times New Roman" w:hAnsi="Times New Roman"/>
              </w:rPr>
            </w:pPr>
            <w:r>
              <w:rPr>
                <w:rFonts w:ascii="Times New Roman" w:hAnsi="Times New Roman"/>
              </w:rPr>
              <w:t>0.413</w:t>
            </w:r>
          </w:p>
        </w:tc>
        <w:tc>
          <w:tcPr>
            <w:tcW w:w="1465" w:type="dxa"/>
          </w:tcPr>
          <w:p w14:paraId="4E501042" w14:textId="77777777" w:rsidR="00713B2B" w:rsidRDefault="00D04354">
            <w:pPr>
              <w:jc w:val="center"/>
              <w:rPr>
                <w:rFonts w:ascii="Times New Roman" w:hAnsi="Times New Roman"/>
              </w:rPr>
            </w:pPr>
            <w:r>
              <w:rPr>
                <w:rFonts w:ascii="Times New Roman" w:hAnsi="Times New Roman"/>
              </w:rPr>
              <w:t>0.663</w:t>
            </w:r>
          </w:p>
        </w:tc>
        <w:tc>
          <w:tcPr>
            <w:tcW w:w="1466" w:type="dxa"/>
          </w:tcPr>
          <w:p w14:paraId="708C9ED2" w14:textId="77777777" w:rsidR="00713B2B" w:rsidRDefault="00D04354">
            <w:pPr>
              <w:jc w:val="center"/>
              <w:rPr>
                <w:rFonts w:ascii="Times New Roman" w:hAnsi="Times New Roman"/>
              </w:rPr>
            </w:pPr>
            <w:r>
              <w:rPr>
                <w:rFonts w:ascii="Times New Roman" w:hAnsi="Times New Roman"/>
              </w:rPr>
              <w:t>0.011</w:t>
            </w:r>
          </w:p>
        </w:tc>
      </w:tr>
      <w:tr w:rsidR="00713B2B" w14:paraId="4065CBF5" w14:textId="77777777">
        <w:trPr>
          <w:jc w:val="center"/>
        </w:trPr>
        <w:tc>
          <w:tcPr>
            <w:tcW w:w="4125" w:type="dxa"/>
            <w:gridSpan w:val="2"/>
          </w:tcPr>
          <w:p w14:paraId="2542183B" w14:textId="77777777" w:rsidR="00713B2B" w:rsidRDefault="00D04354">
            <w:pPr>
              <w:jc w:val="center"/>
              <w:rPr>
                <w:rFonts w:ascii="Times New Roman" w:hAnsi="Times New Roman"/>
              </w:rPr>
            </w:pPr>
            <w:r>
              <w:rPr>
                <w:rFonts w:ascii="Times New Roman" w:hAnsi="Times New Roman" w:hint="eastAsia"/>
              </w:rPr>
              <w:t>年龄</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推送频率</w:t>
            </w:r>
            <w:r>
              <w:rPr>
                <w:rFonts w:ascii="Times New Roman" w:hAnsi="Times New Roman"/>
              </w:rPr>
              <w:t>Wilks' Lambda</w:t>
            </w:r>
          </w:p>
        </w:tc>
        <w:tc>
          <w:tcPr>
            <w:tcW w:w="1466" w:type="dxa"/>
          </w:tcPr>
          <w:p w14:paraId="73A84694" w14:textId="77777777" w:rsidR="00713B2B" w:rsidRDefault="00D04354">
            <w:pPr>
              <w:jc w:val="center"/>
              <w:rPr>
                <w:rFonts w:ascii="Times New Roman" w:hAnsi="Times New Roman"/>
              </w:rPr>
            </w:pPr>
            <w:r>
              <w:rPr>
                <w:rFonts w:ascii="Times New Roman" w:hAnsi="Times New Roman"/>
              </w:rPr>
              <w:t>1.219</w:t>
            </w:r>
          </w:p>
        </w:tc>
        <w:tc>
          <w:tcPr>
            <w:tcW w:w="1465" w:type="dxa"/>
          </w:tcPr>
          <w:p w14:paraId="19A88FFB" w14:textId="77777777" w:rsidR="00713B2B" w:rsidRDefault="00D04354">
            <w:pPr>
              <w:jc w:val="center"/>
              <w:rPr>
                <w:rFonts w:ascii="Times New Roman" w:hAnsi="Times New Roman"/>
              </w:rPr>
            </w:pPr>
            <w:r>
              <w:rPr>
                <w:rFonts w:ascii="Times New Roman" w:hAnsi="Times New Roman"/>
              </w:rPr>
              <w:t>0.305</w:t>
            </w:r>
          </w:p>
        </w:tc>
        <w:tc>
          <w:tcPr>
            <w:tcW w:w="1466" w:type="dxa"/>
          </w:tcPr>
          <w:p w14:paraId="72A85F88" w14:textId="77777777" w:rsidR="00713B2B" w:rsidRDefault="00D04354">
            <w:pPr>
              <w:jc w:val="center"/>
              <w:rPr>
                <w:rFonts w:ascii="Times New Roman" w:hAnsi="Times New Roman"/>
              </w:rPr>
            </w:pPr>
            <w:r>
              <w:rPr>
                <w:rFonts w:ascii="Times New Roman" w:hAnsi="Times New Roman"/>
              </w:rPr>
              <w:t>0.031</w:t>
            </w:r>
          </w:p>
        </w:tc>
      </w:tr>
      <w:tr w:rsidR="00713B2B" w14:paraId="37B2AE7A" w14:textId="77777777">
        <w:trPr>
          <w:jc w:val="center"/>
        </w:trPr>
        <w:tc>
          <w:tcPr>
            <w:tcW w:w="2660" w:type="dxa"/>
            <w:vMerge w:val="restart"/>
          </w:tcPr>
          <w:p w14:paraId="1C4E510B" w14:textId="77777777" w:rsidR="00713B2B" w:rsidRDefault="00D04354">
            <w:pPr>
              <w:jc w:val="center"/>
              <w:rPr>
                <w:rFonts w:ascii="Times New Roman" w:hAnsi="Times New Roman"/>
              </w:rPr>
            </w:pPr>
            <w:r>
              <w:rPr>
                <w:rFonts w:ascii="Times New Roman" w:hAnsi="Times New Roman" w:hint="eastAsia"/>
              </w:rPr>
              <w:t>年龄</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推送频率</w:t>
            </w:r>
          </w:p>
        </w:tc>
        <w:tc>
          <w:tcPr>
            <w:tcW w:w="1465" w:type="dxa"/>
          </w:tcPr>
          <w:p w14:paraId="0387E113" w14:textId="77777777" w:rsidR="00713B2B" w:rsidRDefault="00D04354">
            <w:pPr>
              <w:jc w:val="center"/>
              <w:rPr>
                <w:rFonts w:ascii="Times New Roman" w:hAnsi="Times New Roman"/>
              </w:rPr>
            </w:pPr>
            <w:r>
              <w:rPr>
                <w:rFonts w:ascii="Times New Roman" w:hAnsi="Times New Roman" w:hint="eastAsia"/>
              </w:rPr>
              <w:t>回收意愿</w:t>
            </w:r>
          </w:p>
        </w:tc>
        <w:tc>
          <w:tcPr>
            <w:tcW w:w="1466" w:type="dxa"/>
          </w:tcPr>
          <w:p w14:paraId="0ED253B9" w14:textId="77777777" w:rsidR="00713B2B" w:rsidRDefault="00D04354">
            <w:pPr>
              <w:jc w:val="center"/>
              <w:rPr>
                <w:rFonts w:ascii="Times New Roman" w:hAnsi="Times New Roman"/>
              </w:rPr>
            </w:pPr>
            <w:r>
              <w:rPr>
                <w:rFonts w:ascii="Times New Roman" w:hAnsi="Times New Roman"/>
              </w:rPr>
              <w:t>0.436</w:t>
            </w:r>
          </w:p>
        </w:tc>
        <w:tc>
          <w:tcPr>
            <w:tcW w:w="1465" w:type="dxa"/>
          </w:tcPr>
          <w:p w14:paraId="35E28E10" w14:textId="77777777" w:rsidR="00713B2B" w:rsidRDefault="00D04354">
            <w:pPr>
              <w:jc w:val="center"/>
              <w:rPr>
                <w:rFonts w:ascii="Times New Roman" w:hAnsi="Times New Roman"/>
              </w:rPr>
            </w:pPr>
            <w:r>
              <w:rPr>
                <w:rFonts w:ascii="Times New Roman" w:hAnsi="Times New Roman"/>
              </w:rPr>
              <w:t>0.648</w:t>
            </w:r>
          </w:p>
        </w:tc>
        <w:tc>
          <w:tcPr>
            <w:tcW w:w="1466" w:type="dxa"/>
          </w:tcPr>
          <w:p w14:paraId="4F70DBF2" w14:textId="77777777" w:rsidR="00713B2B" w:rsidRDefault="00D04354">
            <w:pPr>
              <w:jc w:val="center"/>
              <w:rPr>
                <w:rFonts w:ascii="Times New Roman" w:hAnsi="Times New Roman"/>
              </w:rPr>
            </w:pPr>
            <w:r>
              <w:rPr>
                <w:rFonts w:ascii="Times New Roman" w:hAnsi="Times New Roman"/>
              </w:rPr>
              <w:t>0.011</w:t>
            </w:r>
          </w:p>
        </w:tc>
      </w:tr>
      <w:tr w:rsidR="00713B2B" w14:paraId="63C4FAA5" w14:textId="77777777">
        <w:trPr>
          <w:jc w:val="center"/>
        </w:trPr>
        <w:tc>
          <w:tcPr>
            <w:tcW w:w="2660" w:type="dxa"/>
            <w:vMerge/>
          </w:tcPr>
          <w:p w14:paraId="5CDC56CF" w14:textId="77777777" w:rsidR="00713B2B" w:rsidRDefault="00713B2B">
            <w:pPr>
              <w:jc w:val="center"/>
              <w:rPr>
                <w:rFonts w:ascii="Times New Roman" w:hAnsi="Times New Roman"/>
              </w:rPr>
            </w:pPr>
          </w:p>
        </w:tc>
        <w:tc>
          <w:tcPr>
            <w:tcW w:w="1465" w:type="dxa"/>
          </w:tcPr>
          <w:p w14:paraId="0BFB30E6" w14:textId="77777777" w:rsidR="00713B2B" w:rsidRDefault="00D04354">
            <w:pPr>
              <w:jc w:val="center"/>
              <w:rPr>
                <w:rFonts w:ascii="Times New Roman" w:hAnsi="Times New Roman"/>
              </w:rPr>
            </w:pPr>
            <w:r>
              <w:rPr>
                <w:rFonts w:ascii="Times New Roman" w:hAnsi="Times New Roman" w:hint="eastAsia"/>
              </w:rPr>
              <w:t>回收行为</w:t>
            </w:r>
          </w:p>
        </w:tc>
        <w:tc>
          <w:tcPr>
            <w:tcW w:w="1466" w:type="dxa"/>
          </w:tcPr>
          <w:p w14:paraId="3E8F9809" w14:textId="77777777" w:rsidR="00713B2B" w:rsidRDefault="00D04354">
            <w:pPr>
              <w:jc w:val="center"/>
              <w:rPr>
                <w:rFonts w:ascii="Times New Roman" w:hAnsi="Times New Roman"/>
              </w:rPr>
            </w:pPr>
            <w:r>
              <w:rPr>
                <w:rFonts w:ascii="Times New Roman" w:hAnsi="Times New Roman"/>
              </w:rPr>
              <w:t>1.845</w:t>
            </w:r>
          </w:p>
        </w:tc>
        <w:tc>
          <w:tcPr>
            <w:tcW w:w="1465" w:type="dxa"/>
          </w:tcPr>
          <w:p w14:paraId="25C858C1" w14:textId="77777777" w:rsidR="00713B2B" w:rsidRDefault="00D04354">
            <w:pPr>
              <w:jc w:val="center"/>
              <w:rPr>
                <w:rFonts w:ascii="Times New Roman" w:hAnsi="Times New Roman"/>
              </w:rPr>
            </w:pPr>
            <w:r>
              <w:rPr>
                <w:rFonts w:ascii="Times New Roman" w:hAnsi="Times New Roman"/>
              </w:rPr>
              <w:t>0.165</w:t>
            </w:r>
          </w:p>
        </w:tc>
        <w:tc>
          <w:tcPr>
            <w:tcW w:w="1466" w:type="dxa"/>
          </w:tcPr>
          <w:p w14:paraId="1201A288" w14:textId="77777777" w:rsidR="00713B2B" w:rsidRDefault="00D04354">
            <w:pPr>
              <w:jc w:val="center"/>
              <w:rPr>
                <w:rFonts w:ascii="Times New Roman" w:hAnsi="Times New Roman"/>
              </w:rPr>
            </w:pPr>
            <w:r>
              <w:rPr>
                <w:rFonts w:ascii="Times New Roman" w:hAnsi="Times New Roman"/>
              </w:rPr>
              <w:t>0.046</w:t>
            </w:r>
          </w:p>
        </w:tc>
      </w:tr>
    </w:tbl>
    <w:p w14:paraId="16D07179" w14:textId="77777777" w:rsidR="00713B2B" w:rsidRDefault="00713B2B">
      <w:pPr>
        <w:spacing w:line="360" w:lineRule="auto"/>
        <w:ind w:firstLineChars="200" w:firstLine="480"/>
        <w:rPr>
          <w:rFonts w:ascii="SimSun" w:eastAsia="SimSun" w:hAnsi="SimSun" w:cs="SimSun"/>
          <w:sz w:val="24"/>
        </w:rPr>
      </w:pPr>
    </w:p>
    <w:p w14:paraId="559DE727" w14:textId="77777777" w:rsidR="00713B2B" w:rsidRDefault="00D04354">
      <w:pPr>
        <w:pStyle w:val="11"/>
      </w:pPr>
      <w:r>
        <w:rPr>
          <w:rFonts w:hint="eastAsia"/>
        </w:rPr>
        <w:t>（</w:t>
      </w:r>
      <w:r>
        <w:rPr>
          <w:rFonts w:hint="eastAsia"/>
        </w:rPr>
        <w:t>3</w:t>
      </w:r>
      <w:r>
        <w:rPr>
          <w:rFonts w:hint="eastAsia"/>
        </w:rPr>
        <w:t>）信息干预策略与受教育程度的交互作用</w:t>
      </w:r>
    </w:p>
    <w:p w14:paraId="25B9A5DA" w14:textId="77777777" w:rsidR="00713B2B" w:rsidRDefault="00D04354">
      <w:pPr>
        <w:pStyle w:val="11"/>
      </w:pPr>
      <w:r>
        <w:rPr>
          <w:rFonts w:hint="eastAsia"/>
        </w:rPr>
        <w:t>受教育程度</w:t>
      </w:r>
      <w:r>
        <w:rPr>
          <w:rFonts w:hint="eastAsia"/>
        </w:rPr>
        <w:t xml:space="preserve"> </w:t>
      </w:r>
      <w:r>
        <w:rPr>
          <w:rFonts w:hint="eastAsia"/>
        </w:rPr>
        <w:t>×</w:t>
      </w:r>
      <w:r>
        <w:rPr>
          <w:rFonts w:hint="eastAsia"/>
        </w:rPr>
        <w:t xml:space="preserve"> </w:t>
      </w:r>
      <w:r>
        <w:rPr>
          <w:rFonts w:hint="eastAsia"/>
        </w:rPr>
        <w:t>语言强度（</w:t>
      </w:r>
      <w:r>
        <w:rPr>
          <w:rFonts w:hint="eastAsia"/>
        </w:rPr>
        <w:t>Wilks' Lambda F = 1.790</w:t>
      </w:r>
      <w:r>
        <w:rPr>
          <w:rFonts w:hint="eastAsia"/>
        </w:rPr>
        <w:t>，</w:t>
      </w:r>
      <w:r>
        <w:rPr>
          <w:rFonts w:hint="eastAsia"/>
        </w:rPr>
        <w:t>p = 0.105</w:t>
      </w:r>
      <w:r>
        <w:rPr>
          <w:rFonts w:hint="eastAsia"/>
        </w:rPr>
        <w:t>）和受教育程度</w:t>
      </w:r>
      <w:r>
        <w:rPr>
          <w:rFonts w:hint="eastAsia"/>
        </w:rPr>
        <w:t xml:space="preserve"> </w:t>
      </w:r>
      <w:r>
        <w:rPr>
          <w:rFonts w:hint="eastAsia"/>
        </w:rPr>
        <w:t>×</w:t>
      </w:r>
      <w:r>
        <w:rPr>
          <w:rFonts w:hint="eastAsia"/>
        </w:rPr>
        <w:t xml:space="preserve"> </w:t>
      </w:r>
      <w:r>
        <w:rPr>
          <w:rFonts w:hint="eastAsia"/>
        </w:rPr>
        <w:t>频率（</w:t>
      </w:r>
      <w:r>
        <w:rPr>
          <w:rFonts w:hint="eastAsia"/>
        </w:rPr>
        <w:t>Wilks' Lambda F = 0.873</w:t>
      </w:r>
      <w:r>
        <w:rPr>
          <w:rFonts w:hint="eastAsia"/>
        </w:rPr>
        <w:t>，</w:t>
      </w:r>
      <w:r>
        <w:rPr>
          <w:rFonts w:hint="eastAsia"/>
        </w:rPr>
        <w:t>p = 0.517</w:t>
      </w:r>
      <w:r>
        <w:rPr>
          <w:rFonts w:hint="eastAsia"/>
        </w:rPr>
        <w:t>）均未达到显著水平。然而，在回收意愿（</w:t>
      </w:r>
      <w:r>
        <w:rPr>
          <w:rFonts w:hint="eastAsia"/>
        </w:rPr>
        <w:t>RI</w:t>
      </w:r>
      <w:r>
        <w:rPr>
          <w:rFonts w:hint="eastAsia"/>
        </w:rPr>
        <w:t>）方面，语言强度</w:t>
      </w:r>
      <w:r>
        <w:rPr>
          <w:rFonts w:hint="eastAsia"/>
        </w:rPr>
        <w:t xml:space="preserve"> </w:t>
      </w:r>
      <w:r>
        <w:rPr>
          <w:rFonts w:hint="eastAsia"/>
        </w:rPr>
        <w:t>×</w:t>
      </w:r>
      <w:r>
        <w:rPr>
          <w:rFonts w:hint="eastAsia"/>
        </w:rPr>
        <w:t xml:space="preserve"> </w:t>
      </w:r>
      <w:r>
        <w:rPr>
          <w:rFonts w:hint="eastAsia"/>
        </w:rPr>
        <w:t>受教育程度的交互效应显著（</w:t>
      </w:r>
      <w:r>
        <w:rPr>
          <w:rFonts w:hint="eastAsia"/>
        </w:rPr>
        <w:t>F = 2.825</w:t>
      </w:r>
      <w:r>
        <w:rPr>
          <w:rFonts w:hint="eastAsia"/>
        </w:rPr>
        <w:t>，</w:t>
      </w:r>
      <w:r>
        <w:rPr>
          <w:rFonts w:hint="eastAsia"/>
        </w:rPr>
        <w:t>p = 0.044</w:t>
      </w:r>
      <w:r>
        <w:rPr>
          <w:rFonts w:hint="eastAsia"/>
        </w:rPr>
        <w:t>，偏</w:t>
      </w:r>
      <w:r>
        <w:rPr>
          <w:rFonts w:hint="eastAsia"/>
        </w:rPr>
        <w:t>Eta</w:t>
      </w:r>
      <w:r>
        <w:rPr>
          <w:rFonts w:hint="eastAsia"/>
        </w:rPr>
        <w:t>²</w:t>
      </w:r>
      <w:r>
        <w:rPr>
          <w:rFonts w:hint="eastAsia"/>
        </w:rPr>
        <w:t xml:space="preserve"> = 0.100</w:t>
      </w:r>
      <w:r>
        <w:rPr>
          <w:rFonts w:hint="eastAsia"/>
        </w:rPr>
        <w:t>），表明不同教育水平的个体对信息干预策略的响应存在差异（表</w:t>
      </w:r>
      <w:r>
        <w:rPr>
          <w:rFonts w:hint="eastAsia"/>
        </w:rPr>
        <w:t>4</w:t>
      </w:r>
      <w:r>
        <w:t>-14</w:t>
      </w:r>
      <w:r>
        <w:rPr>
          <w:rFonts w:hint="eastAsia"/>
        </w:rPr>
        <w:t>）。</w:t>
      </w:r>
    </w:p>
    <w:p w14:paraId="5E1C5823" w14:textId="77777777" w:rsidR="00713B2B" w:rsidRDefault="00D04354" w:rsidP="00363098">
      <w:pPr>
        <w:pStyle w:val="a7"/>
      </w:pPr>
      <w:bookmarkStart w:id="122" w:name="_Toc192689115"/>
      <w:r>
        <w:rPr>
          <w:rFonts w:hint="eastAsia"/>
        </w:rPr>
        <w:t>表</w:t>
      </w:r>
      <w:r>
        <w:rPr>
          <w:rFonts w:hint="eastAsia"/>
        </w:rPr>
        <w:t>4</w:t>
      </w:r>
      <w:r>
        <w:t xml:space="preserve">-14 </w:t>
      </w:r>
      <w:r>
        <w:rPr>
          <w:rFonts w:hint="eastAsia"/>
        </w:rPr>
        <w:t>信息干预策略与受教育程度的交互作用多变量方差分析结果</w:t>
      </w:r>
      <w:bookmarkEnd w:id="12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1465"/>
        <w:gridCol w:w="1466"/>
        <w:gridCol w:w="1465"/>
        <w:gridCol w:w="1466"/>
      </w:tblGrid>
      <w:tr w:rsidR="00713B2B" w14:paraId="11D8CBDB" w14:textId="77777777">
        <w:trPr>
          <w:jc w:val="center"/>
        </w:trPr>
        <w:tc>
          <w:tcPr>
            <w:tcW w:w="4125" w:type="dxa"/>
            <w:gridSpan w:val="2"/>
            <w:tcBorders>
              <w:top w:val="single" w:sz="4" w:space="0" w:color="auto"/>
              <w:bottom w:val="single" w:sz="4" w:space="0" w:color="auto"/>
            </w:tcBorders>
          </w:tcPr>
          <w:p w14:paraId="006E1C8C" w14:textId="77777777" w:rsidR="00713B2B" w:rsidRDefault="00D04354">
            <w:pPr>
              <w:jc w:val="center"/>
              <w:rPr>
                <w:rFonts w:ascii="Times New Roman" w:hAnsi="Times New Roman"/>
              </w:rPr>
            </w:pPr>
            <w:r>
              <w:rPr>
                <w:rFonts w:ascii="Times New Roman" w:hAnsi="Times New Roman" w:hint="eastAsia"/>
              </w:rPr>
              <w:t>变量</w:t>
            </w:r>
          </w:p>
        </w:tc>
        <w:tc>
          <w:tcPr>
            <w:tcW w:w="1466" w:type="dxa"/>
            <w:tcBorders>
              <w:top w:val="single" w:sz="4" w:space="0" w:color="auto"/>
              <w:bottom w:val="single" w:sz="4" w:space="0" w:color="auto"/>
            </w:tcBorders>
          </w:tcPr>
          <w:p w14:paraId="1B49D491" w14:textId="77777777" w:rsidR="00713B2B" w:rsidRDefault="00D04354">
            <w:pPr>
              <w:jc w:val="center"/>
              <w:rPr>
                <w:rFonts w:ascii="Times New Roman" w:hAnsi="Times New Roman"/>
              </w:rPr>
            </w:pPr>
            <w:r>
              <w:rPr>
                <w:rFonts w:ascii="Times New Roman" w:hAnsi="Times New Roman" w:hint="eastAsia"/>
              </w:rPr>
              <w:t xml:space="preserve">F </w:t>
            </w:r>
            <w:r>
              <w:rPr>
                <w:rFonts w:ascii="Times New Roman" w:hAnsi="Times New Roman" w:hint="eastAsia"/>
              </w:rPr>
              <w:t>值</w:t>
            </w:r>
          </w:p>
        </w:tc>
        <w:tc>
          <w:tcPr>
            <w:tcW w:w="1465" w:type="dxa"/>
            <w:tcBorders>
              <w:top w:val="single" w:sz="4" w:space="0" w:color="auto"/>
              <w:bottom w:val="single" w:sz="4" w:space="0" w:color="auto"/>
            </w:tcBorders>
          </w:tcPr>
          <w:p w14:paraId="7A6C90DF" w14:textId="77777777" w:rsidR="00713B2B" w:rsidRDefault="00D04354">
            <w:pPr>
              <w:jc w:val="center"/>
              <w:rPr>
                <w:rFonts w:ascii="Times New Roman" w:hAnsi="Times New Roman"/>
              </w:rPr>
            </w:pPr>
            <w:r>
              <w:rPr>
                <w:rFonts w:ascii="Times New Roman" w:hAnsi="Times New Roman" w:hint="eastAsia"/>
              </w:rPr>
              <w:t xml:space="preserve">p </w:t>
            </w:r>
            <w:r>
              <w:rPr>
                <w:rFonts w:ascii="Times New Roman" w:hAnsi="Times New Roman" w:hint="eastAsia"/>
              </w:rPr>
              <w:t>值</w:t>
            </w:r>
          </w:p>
        </w:tc>
        <w:tc>
          <w:tcPr>
            <w:tcW w:w="1466" w:type="dxa"/>
            <w:tcBorders>
              <w:top w:val="single" w:sz="4" w:space="0" w:color="auto"/>
              <w:bottom w:val="single" w:sz="4" w:space="0" w:color="auto"/>
            </w:tcBorders>
          </w:tcPr>
          <w:p w14:paraId="31FEAA52" w14:textId="77777777" w:rsidR="00713B2B" w:rsidRDefault="00D04354">
            <w:pPr>
              <w:jc w:val="center"/>
              <w:rPr>
                <w:rFonts w:ascii="Times New Roman" w:hAnsi="Times New Roman"/>
              </w:rPr>
            </w:pPr>
            <w:r>
              <w:rPr>
                <w:rFonts w:ascii="Times New Roman" w:hAnsi="Times New Roman" w:hint="eastAsia"/>
              </w:rPr>
              <w:t>偏</w:t>
            </w:r>
            <w:r>
              <w:rPr>
                <w:rFonts w:ascii="Times New Roman" w:hAnsi="Times New Roman" w:hint="eastAsia"/>
              </w:rPr>
              <w:t xml:space="preserve"> Eta</w:t>
            </w:r>
            <w:r>
              <w:rPr>
                <w:rFonts w:ascii="Times New Roman" w:hAnsi="Times New Roman" w:hint="eastAsia"/>
              </w:rPr>
              <w:t>²</w:t>
            </w:r>
          </w:p>
        </w:tc>
      </w:tr>
      <w:tr w:rsidR="00713B2B" w14:paraId="56CEDF3D" w14:textId="77777777">
        <w:trPr>
          <w:jc w:val="center"/>
        </w:trPr>
        <w:tc>
          <w:tcPr>
            <w:tcW w:w="4125" w:type="dxa"/>
            <w:gridSpan w:val="2"/>
            <w:tcBorders>
              <w:top w:val="single" w:sz="4" w:space="0" w:color="auto"/>
            </w:tcBorders>
          </w:tcPr>
          <w:p w14:paraId="45114FA6" w14:textId="77777777" w:rsidR="00713B2B" w:rsidRDefault="00D04354">
            <w:pPr>
              <w:jc w:val="center"/>
              <w:rPr>
                <w:rFonts w:ascii="Times New Roman" w:hAnsi="Times New Roman"/>
              </w:rPr>
            </w:pPr>
            <w:r>
              <w:rPr>
                <w:rFonts w:ascii="Times New Roman" w:hAnsi="Times New Roman" w:hint="eastAsia"/>
              </w:rPr>
              <w:t>受教育程度</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语言强度</w:t>
            </w:r>
            <w:r>
              <w:rPr>
                <w:rFonts w:ascii="Times New Roman" w:hAnsi="Times New Roman"/>
              </w:rPr>
              <w:t>Wilks' Lambda</w:t>
            </w:r>
          </w:p>
        </w:tc>
        <w:tc>
          <w:tcPr>
            <w:tcW w:w="1466" w:type="dxa"/>
            <w:tcBorders>
              <w:top w:val="single" w:sz="4" w:space="0" w:color="auto"/>
            </w:tcBorders>
          </w:tcPr>
          <w:p w14:paraId="44296AE5" w14:textId="77777777" w:rsidR="00713B2B" w:rsidRDefault="00D04354">
            <w:pPr>
              <w:jc w:val="center"/>
              <w:rPr>
                <w:rFonts w:ascii="Times New Roman" w:hAnsi="Times New Roman"/>
              </w:rPr>
            </w:pPr>
            <w:r>
              <w:rPr>
                <w:rFonts w:ascii="Times New Roman" w:hAnsi="Times New Roman"/>
              </w:rPr>
              <w:t>1.790</w:t>
            </w:r>
          </w:p>
        </w:tc>
        <w:tc>
          <w:tcPr>
            <w:tcW w:w="1465" w:type="dxa"/>
            <w:tcBorders>
              <w:top w:val="single" w:sz="4" w:space="0" w:color="auto"/>
            </w:tcBorders>
          </w:tcPr>
          <w:p w14:paraId="03F6B9FF" w14:textId="77777777" w:rsidR="00713B2B" w:rsidRDefault="00D04354">
            <w:pPr>
              <w:jc w:val="center"/>
              <w:rPr>
                <w:rFonts w:ascii="Times New Roman" w:hAnsi="Times New Roman"/>
              </w:rPr>
            </w:pPr>
            <w:r>
              <w:rPr>
                <w:rFonts w:ascii="Times New Roman" w:hAnsi="Times New Roman"/>
              </w:rPr>
              <w:t>0.105</w:t>
            </w:r>
          </w:p>
        </w:tc>
        <w:tc>
          <w:tcPr>
            <w:tcW w:w="1466" w:type="dxa"/>
            <w:tcBorders>
              <w:top w:val="single" w:sz="4" w:space="0" w:color="auto"/>
            </w:tcBorders>
          </w:tcPr>
          <w:p w14:paraId="2B4A2735" w14:textId="77777777" w:rsidR="00713B2B" w:rsidRDefault="00D04354">
            <w:pPr>
              <w:jc w:val="center"/>
              <w:rPr>
                <w:rFonts w:ascii="Times New Roman" w:hAnsi="Times New Roman"/>
              </w:rPr>
            </w:pPr>
            <w:r>
              <w:rPr>
                <w:rFonts w:ascii="Times New Roman" w:hAnsi="Times New Roman"/>
              </w:rPr>
              <w:t>0.067</w:t>
            </w:r>
          </w:p>
        </w:tc>
      </w:tr>
      <w:tr w:rsidR="00713B2B" w14:paraId="13020B86" w14:textId="77777777">
        <w:trPr>
          <w:jc w:val="center"/>
        </w:trPr>
        <w:tc>
          <w:tcPr>
            <w:tcW w:w="2660" w:type="dxa"/>
            <w:vMerge w:val="restart"/>
          </w:tcPr>
          <w:p w14:paraId="59570FD5" w14:textId="77777777" w:rsidR="00713B2B" w:rsidRDefault="00D04354">
            <w:pPr>
              <w:jc w:val="center"/>
              <w:rPr>
                <w:rFonts w:ascii="Times New Roman" w:hAnsi="Times New Roman"/>
              </w:rPr>
            </w:pPr>
            <w:r>
              <w:rPr>
                <w:rFonts w:ascii="Times New Roman" w:hAnsi="Times New Roman" w:hint="eastAsia"/>
              </w:rPr>
              <w:t>受教育程度</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语言强度</w:t>
            </w:r>
          </w:p>
        </w:tc>
        <w:tc>
          <w:tcPr>
            <w:tcW w:w="1465" w:type="dxa"/>
          </w:tcPr>
          <w:p w14:paraId="7C075510" w14:textId="77777777" w:rsidR="00713B2B" w:rsidRDefault="00D04354">
            <w:pPr>
              <w:jc w:val="center"/>
              <w:rPr>
                <w:rFonts w:ascii="Times New Roman" w:hAnsi="Times New Roman"/>
              </w:rPr>
            </w:pPr>
            <w:r>
              <w:rPr>
                <w:rFonts w:ascii="Times New Roman" w:hAnsi="Times New Roman" w:hint="eastAsia"/>
              </w:rPr>
              <w:t>回收意愿</w:t>
            </w:r>
          </w:p>
        </w:tc>
        <w:tc>
          <w:tcPr>
            <w:tcW w:w="1466" w:type="dxa"/>
          </w:tcPr>
          <w:p w14:paraId="40573C3A" w14:textId="77777777" w:rsidR="00713B2B" w:rsidRDefault="00D04354">
            <w:pPr>
              <w:jc w:val="center"/>
              <w:rPr>
                <w:rFonts w:ascii="Times New Roman" w:hAnsi="Times New Roman"/>
              </w:rPr>
            </w:pPr>
            <w:r>
              <w:rPr>
                <w:rFonts w:ascii="Times New Roman" w:hAnsi="Times New Roman"/>
              </w:rPr>
              <w:t>2.825</w:t>
            </w:r>
          </w:p>
        </w:tc>
        <w:tc>
          <w:tcPr>
            <w:tcW w:w="1465" w:type="dxa"/>
          </w:tcPr>
          <w:p w14:paraId="6DAE48D2" w14:textId="77777777" w:rsidR="00713B2B" w:rsidRDefault="00D04354">
            <w:pPr>
              <w:jc w:val="center"/>
              <w:rPr>
                <w:rFonts w:ascii="Times New Roman" w:hAnsi="Times New Roman"/>
              </w:rPr>
            </w:pPr>
            <w:r>
              <w:rPr>
                <w:rFonts w:ascii="Times New Roman" w:hAnsi="Times New Roman"/>
              </w:rPr>
              <w:t>0.044*</w:t>
            </w:r>
          </w:p>
        </w:tc>
        <w:tc>
          <w:tcPr>
            <w:tcW w:w="1466" w:type="dxa"/>
          </w:tcPr>
          <w:p w14:paraId="522C92A1" w14:textId="77777777" w:rsidR="00713B2B" w:rsidRDefault="00D04354">
            <w:pPr>
              <w:jc w:val="center"/>
              <w:rPr>
                <w:rFonts w:ascii="Times New Roman" w:hAnsi="Times New Roman"/>
              </w:rPr>
            </w:pPr>
            <w:r>
              <w:rPr>
                <w:rFonts w:ascii="Times New Roman" w:hAnsi="Times New Roman"/>
              </w:rPr>
              <w:t>0.100</w:t>
            </w:r>
          </w:p>
        </w:tc>
      </w:tr>
      <w:tr w:rsidR="00713B2B" w14:paraId="01F5C348" w14:textId="77777777">
        <w:trPr>
          <w:jc w:val="center"/>
        </w:trPr>
        <w:tc>
          <w:tcPr>
            <w:tcW w:w="2660" w:type="dxa"/>
            <w:vMerge/>
          </w:tcPr>
          <w:p w14:paraId="5080CFC6" w14:textId="77777777" w:rsidR="00713B2B" w:rsidRDefault="00713B2B">
            <w:pPr>
              <w:jc w:val="center"/>
              <w:rPr>
                <w:rFonts w:ascii="Times New Roman" w:hAnsi="Times New Roman"/>
              </w:rPr>
            </w:pPr>
          </w:p>
        </w:tc>
        <w:tc>
          <w:tcPr>
            <w:tcW w:w="1465" w:type="dxa"/>
          </w:tcPr>
          <w:p w14:paraId="78AFAC54" w14:textId="77777777" w:rsidR="00713B2B" w:rsidRDefault="00D04354">
            <w:pPr>
              <w:jc w:val="center"/>
              <w:rPr>
                <w:rFonts w:ascii="Times New Roman" w:hAnsi="Times New Roman"/>
              </w:rPr>
            </w:pPr>
            <w:r>
              <w:rPr>
                <w:rFonts w:ascii="Times New Roman" w:hAnsi="Times New Roman" w:hint="eastAsia"/>
              </w:rPr>
              <w:t>回收行为</w:t>
            </w:r>
          </w:p>
        </w:tc>
        <w:tc>
          <w:tcPr>
            <w:tcW w:w="1466" w:type="dxa"/>
          </w:tcPr>
          <w:p w14:paraId="067304B6" w14:textId="77777777" w:rsidR="00713B2B" w:rsidRDefault="00D04354">
            <w:pPr>
              <w:jc w:val="center"/>
              <w:rPr>
                <w:rFonts w:ascii="Times New Roman" w:hAnsi="Times New Roman"/>
              </w:rPr>
            </w:pPr>
            <w:r>
              <w:rPr>
                <w:rFonts w:ascii="Times New Roman" w:hAnsi="Times New Roman"/>
              </w:rPr>
              <w:t>1.741</w:t>
            </w:r>
          </w:p>
        </w:tc>
        <w:tc>
          <w:tcPr>
            <w:tcW w:w="1465" w:type="dxa"/>
          </w:tcPr>
          <w:p w14:paraId="058866B4" w14:textId="77777777" w:rsidR="00713B2B" w:rsidRDefault="00D04354">
            <w:pPr>
              <w:jc w:val="center"/>
              <w:rPr>
                <w:rFonts w:ascii="Times New Roman" w:hAnsi="Times New Roman"/>
              </w:rPr>
            </w:pPr>
            <w:r>
              <w:rPr>
                <w:rFonts w:ascii="Times New Roman" w:hAnsi="Times New Roman"/>
              </w:rPr>
              <w:t>0.166</w:t>
            </w:r>
          </w:p>
        </w:tc>
        <w:tc>
          <w:tcPr>
            <w:tcW w:w="1466" w:type="dxa"/>
          </w:tcPr>
          <w:p w14:paraId="5CD8BDCA" w14:textId="77777777" w:rsidR="00713B2B" w:rsidRDefault="00D04354">
            <w:pPr>
              <w:jc w:val="center"/>
              <w:rPr>
                <w:rFonts w:ascii="Times New Roman" w:hAnsi="Times New Roman"/>
              </w:rPr>
            </w:pPr>
            <w:r>
              <w:rPr>
                <w:rFonts w:ascii="Times New Roman" w:hAnsi="Times New Roman"/>
              </w:rPr>
              <w:t>0.064</w:t>
            </w:r>
          </w:p>
        </w:tc>
      </w:tr>
      <w:tr w:rsidR="00713B2B" w14:paraId="50C1EA62" w14:textId="77777777">
        <w:trPr>
          <w:jc w:val="center"/>
        </w:trPr>
        <w:tc>
          <w:tcPr>
            <w:tcW w:w="4125" w:type="dxa"/>
            <w:gridSpan w:val="2"/>
          </w:tcPr>
          <w:p w14:paraId="4C514CEA" w14:textId="77777777" w:rsidR="00713B2B" w:rsidRDefault="00D04354">
            <w:pPr>
              <w:jc w:val="center"/>
              <w:rPr>
                <w:rFonts w:ascii="Times New Roman" w:hAnsi="Times New Roman"/>
              </w:rPr>
            </w:pPr>
            <w:r>
              <w:rPr>
                <w:rFonts w:ascii="Times New Roman" w:hAnsi="Times New Roman" w:hint="eastAsia"/>
              </w:rPr>
              <w:t>受教育程度</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推送频率</w:t>
            </w:r>
            <w:r>
              <w:rPr>
                <w:rFonts w:ascii="Times New Roman" w:hAnsi="Times New Roman"/>
              </w:rPr>
              <w:t>Wilks' Lambda</w:t>
            </w:r>
          </w:p>
        </w:tc>
        <w:tc>
          <w:tcPr>
            <w:tcW w:w="1466" w:type="dxa"/>
          </w:tcPr>
          <w:p w14:paraId="660089D8" w14:textId="77777777" w:rsidR="00713B2B" w:rsidRDefault="00D04354">
            <w:pPr>
              <w:jc w:val="center"/>
              <w:rPr>
                <w:rFonts w:ascii="Times New Roman" w:hAnsi="Times New Roman"/>
              </w:rPr>
            </w:pPr>
            <w:r>
              <w:rPr>
                <w:rFonts w:ascii="Times New Roman" w:hAnsi="Times New Roman"/>
              </w:rPr>
              <w:t>0.873</w:t>
            </w:r>
          </w:p>
        </w:tc>
        <w:tc>
          <w:tcPr>
            <w:tcW w:w="1465" w:type="dxa"/>
          </w:tcPr>
          <w:p w14:paraId="3DB51656" w14:textId="77777777" w:rsidR="00713B2B" w:rsidRDefault="00D04354">
            <w:pPr>
              <w:jc w:val="center"/>
              <w:rPr>
                <w:rFonts w:ascii="Times New Roman" w:hAnsi="Times New Roman"/>
              </w:rPr>
            </w:pPr>
            <w:r>
              <w:rPr>
                <w:rFonts w:ascii="Times New Roman" w:hAnsi="Times New Roman"/>
              </w:rPr>
              <w:t>0.517</w:t>
            </w:r>
          </w:p>
        </w:tc>
        <w:tc>
          <w:tcPr>
            <w:tcW w:w="1466" w:type="dxa"/>
          </w:tcPr>
          <w:p w14:paraId="6726A62D" w14:textId="77777777" w:rsidR="00713B2B" w:rsidRDefault="00D04354">
            <w:pPr>
              <w:jc w:val="center"/>
              <w:rPr>
                <w:rFonts w:ascii="Times New Roman" w:hAnsi="Times New Roman"/>
              </w:rPr>
            </w:pPr>
            <w:r>
              <w:rPr>
                <w:rFonts w:ascii="Times New Roman" w:hAnsi="Times New Roman"/>
              </w:rPr>
              <w:t>0.034</w:t>
            </w:r>
          </w:p>
        </w:tc>
      </w:tr>
      <w:tr w:rsidR="00713B2B" w14:paraId="5D438B95" w14:textId="77777777">
        <w:trPr>
          <w:jc w:val="center"/>
        </w:trPr>
        <w:tc>
          <w:tcPr>
            <w:tcW w:w="2660" w:type="dxa"/>
            <w:vMerge w:val="restart"/>
          </w:tcPr>
          <w:p w14:paraId="3A4989DE" w14:textId="77777777" w:rsidR="00713B2B" w:rsidRDefault="00D04354">
            <w:pPr>
              <w:jc w:val="center"/>
              <w:rPr>
                <w:rFonts w:ascii="Times New Roman" w:hAnsi="Times New Roman"/>
              </w:rPr>
            </w:pPr>
            <w:r>
              <w:rPr>
                <w:rFonts w:ascii="Times New Roman" w:hAnsi="Times New Roman" w:hint="eastAsia"/>
              </w:rPr>
              <w:t>受教育程度</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推送频率</w:t>
            </w:r>
          </w:p>
        </w:tc>
        <w:tc>
          <w:tcPr>
            <w:tcW w:w="1465" w:type="dxa"/>
          </w:tcPr>
          <w:p w14:paraId="323AE271" w14:textId="77777777" w:rsidR="00713B2B" w:rsidRDefault="00D04354">
            <w:pPr>
              <w:jc w:val="center"/>
              <w:rPr>
                <w:rFonts w:ascii="Times New Roman" w:hAnsi="Times New Roman"/>
              </w:rPr>
            </w:pPr>
            <w:r>
              <w:rPr>
                <w:rFonts w:ascii="Times New Roman" w:hAnsi="Times New Roman" w:hint="eastAsia"/>
              </w:rPr>
              <w:t>回收意愿</w:t>
            </w:r>
          </w:p>
        </w:tc>
        <w:tc>
          <w:tcPr>
            <w:tcW w:w="1466" w:type="dxa"/>
          </w:tcPr>
          <w:p w14:paraId="180DC5E5" w14:textId="77777777" w:rsidR="00713B2B" w:rsidRDefault="00D04354">
            <w:pPr>
              <w:jc w:val="center"/>
              <w:rPr>
                <w:rFonts w:ascii="Times New Roman" w:hAnsi="Times New Roman"/>
              </w:rPr>
            </w:pPr>
            <w:r>
              <w:rPr>
                <w:rFonts w:ascii="Times New Roman" w:hAnsi="Times New Roman"/>
              </w:rPr>
              <w:t>0.036</w:t>
            </w:r>
          </w:p>
        </w:tc>
        <w:tc>
          <w:tcPr>
            <w:tcW w:w="1465" w:type="dxa"/>
          </w:tcPr>
          <w:p w14:paraId="636DA88C" w14:textId="77777777" w:rsidR="00713B2B" w:rsidRDefault="00D04354">
            <w:pPr>
              <w:jc w:val="center"/>
              <w:rPr>
                <w:rFonts w:ascii="Times New Roman" w:hAnsi="Times New Roman"/>
              </w:rPr>
            </w:pPr>
            <w:r>
              <w:rPr>
                <w:rFonts w:ascii="Times New Roman" w:hAnsi="Times New Roman"/>
              </w:rPr>
              <w:t>0.991</w:t>
            </w:r>
          </w:p>
        </w:tc>
        <w:tc>
          <w:tcPr>
            <w:tcW w:w="1466" w:type="dxa"/>
          </w:tcPr>
          <w:p w14:paraId="00E7F235" w14:textId="77777777" w:rsidR="00713B2B" w:rsidRDefault="00D04354">
            <w:pPr>
              <w:jc w:val="center"/>
              <w:rPr>
                <w:rFonts w:ascii="Times New Roman" w:hAnsi="Times New Roman"/>
              </w:rPr>
            </w:pPr>
            <w:r>
              <w:rPr>
                <w:rFonts w:ascii="Times New Roman" w:hAnsi="Times New Roman"/>
              </w:rPr>
              <w:t>0.001</w:t>
            </w:r>
          </w:p>
        </w:tc>
      </w:tr>
      <w:tr w:rsidR="00713B2B" w14:paraId="59B515E9" w14:textId="77777777">
        <w:trPr>
          <w:jc w:val="center"/>
        </w:trPr>
        <w:tc>
          <w:tcPr>
            <w:tcW w:w="2660" w:type="dxa"/>
            <w:vMerge/>
          </w:tcPr>
          <w:p w14:paraId="034EB30B" w14:textId="77777777" w:rsidR="00713B2B" w:rsidRDefault="00713B2B">
            <w:pPr>
              <w:jc w:val="center"/>
              <w:rPr>
                <w:rFonts w:ascii="Times New Roman" w:hAnsi="Times New Roman"/>
              </w:rPr>
            </w:pPr>
          </w:p>
        </w:tc>
        <w:tc>
          <w:tcPr>
            <w:tcW w:w="1465" w:type="dxa"/>
          </w:tcPr>
          <w:p w14:paraId="7D3758C0" w14:textId="77777777" w:rsidR="00713B2B" w:rsidRDefault="00D04354">
            <w:pPr>
              <w:jc w:val="center"/>
              <w:rPr>
                <w:rFonts w:ascii="Times New Roman" w:hAnsi="Times New Roman"/>
              </w:rPr>
            </w:pPr>
            <w:r>
              <w:rPr>
                <w:rFonts w:ascii="Times New Roman" w:hAnsi="Times New Roman" w:hint="eastAsia"/>
              </w:rPr>
              <w:t>回收行为</w:t>
            </w:r>
          </w:p>
        </w:tc>
        <w:tc>
          <w:tcPr>
            <w:tcW w:w="1466" w:type="dxa"/>
          </w:tcPr>
          <w:p w14:paraId="4F54C0F3" w14:textId="77777777" w:rsidR="00713B2B" w:rsidRDefault="00D04354">
            <w:pPr>
              <w:jc w:val="center"/>
              <w:rPr>
                <w:rFonts w:ascii="Times New Roman" w:hAnsi="Times New Roman"/>
              </w:rPr>
            </w:pPr>
            <w:r>
              <w:rPr>
                <w:rFonts w:ascii="Times New Roman" w:hAnsi="Times New Roman"/>
              </w:rPr>
              <w:t>0.755</w:t>
            </w:r>
          </w:p>
        </w:tc>
        <w:tc>
          <w:tcPr>
            <w:tcW w:w="1465" w:type="dxa"/>
          </w:tcPr>
          <w:p w14:paraId="017B1D26" w14:textId="77777777" w:rsidR="00713B2B" w:rsidRDefault="00D04354">
            <w:pPr>
              <w:jc w:val="center"/>
              <w:rPr>
                <w:rFonts w:ascii="Times New Roman" w:hAnsi="Times New Roman"/>
              </w:rPr>
            </w:pPr>
            <w:r>
              <w:rPr>
                <w:rFonts w:ascii="Times New Roman" w:hAnsi="Times New Roman"/>
              </w:rPr>
              <w:t>0.523</w:t>
            </w:r>
          </w:p>
        </w:tc>
        <w:tc>
          <w:tcPr>
            <w:tcW w:w="1466" w:type="dxa"/>
          </w:tcPr>
          <w:p w14:paraId="6B19D960" w14:textId="77777777" w:rsidR="00713B2B" w:rsidRDefault="00D04354">
            <w:pPr>
              <w:jc w:val="center"/>
              <w:rPr>
                <w:rFonts w:ascii="Times New Roman" w:hAnsi="Times New Roman"/>
              </w:rPr>
            </w:pPr>
            <w:r>
              <w:rPr>
                <w:rFonts w:ascii="Times New Roman" w:hAnsi="Times New Roman"/>
              </w:rPr>
              <w:t>0.029</w:t>
            </w:r>
          </w:p>
        </w:tc>
      </w:tr>
    </w:tbl>
    <w:p w14:paraId="13166F87" w14:textId="77777777" w:rsidR="00713B2B" w:rsidRDefault="00713B2B">
      <w:pPr>
        <w:pStyle w:val="11"/>
      </w:pPr>
    </w:p>
    <w:p w14:paraId="5EC14663" w14:textId="77777777" w:rsidR="00713B2B" w:rsidRDefault="00D04354">
      <w:pPr>
        <w:pStyle w:val="11"/>
      </w:pPr>
      <w:r>
        <w:rPr>
          <w:rFonts w:hint="eastAsia"/>
        </w:rPr>
        <w:t>事后检验结果显示（表</w:t>
      </w:r>
      <w:r>
        <w:rPr>
          <w:rFonts w:hint="eastAsia"/>
        </w:rPr>
        <w:t>4</w:t>
      </w:r>
      <w:r>
        <w:t>-15</w:t>
      </w:r>
      <w:r>
        <w:rPr>
          <w:rFonts w:hint="eastAsia"/>
        </w:rPr>
        <w:t>），不同受教育程度的个体在语言强度（</w:t>
      </w:r>
      <w:r>
        <w:rPr>
          <w:rFonts w:hint="eastAsia"/>
        </w:rPr>
        <w:t>RI</w:t>
      </w:r>
      <w:r>
        <w:rPr>
          <w:rFonts w:hint="eastAsia"/>
        </w:rPr>
        <w:t>）上的均值差异未达到显著水平（</w:t>
      </w:r>
      <w:r>
        <w:rPr>
          <w:rFonts w:hint="eastAsia"/>
        </w:rPr>
        <w:t>p &gt; 0.05</w:t>
      </w:r>
      <w:r>
        <w:rPr>
          <w:rFonts w:hint="eastAsia"/>
        </w:rPr>
        <w:t>），说明受教育程度对语言强度的影响较小，不同学历群体的回收意愿变化趋势大致相同。然而，从描述性统计来看，硕士研究生及以上学历个体在低频信息干预下的回收行为得分（</w:t>
      </w:r>
      <w:r>
        <w:rPr>
          <w:rFonts w:hint="eastAsia"/>
        </w:rPr>
        <w:t>M = 5.087</w:t>
      </w:r>
      <w:r>
        <w:rPr>
          <w:rFonts w:hint="eastAsia"/>
        </w:rPr>
        <w:t>，</w:t>
      </w:r>
      <w:r>
        <w:rPr>
          <w:rFonts w:hint="eastAsia"/>
        </w:rPr>
        <w:t>SD = 0.811</w:t>
      </w:r>
      <w:r>
        <w:rPr>
          <w:rFonts w:hint="eastAsia"/>
        </w:rPr>
        <w:t>）低于其他学历群体，而在高频信息干预下，该群体的回收行为得分略有上升（</w:t>
      </w:r>
      <w:r>
        <w:rPr>
          <w:rFonts w:hint="eastAsia"/>
        </w:rPr>
        <w:t>M = 5.176</w:t>
      </w:r>
      <w:r>
        <w:rPr>
          <w:rFonts w:hint="eastAsia"/>
        </w:rPr>
        <w:t>，</w:t>
      </w:r>
      <w:r>
        <w:rPr>
          <w:rFonts w:hint="eastAsia"/>
        </w:rPr>
        <w:t>SD = 0.774</w:t>
      </w:r>
      <w:r>
        <w:rPr>
          <w:rFonts w:hint="eastAsia"/>
        </w:rPr>
        <w:t>）。这一趋势可能表明，高学历个体对信息干预的敏感度较低，可能需要更有针对性的干预策略才能提高其回收行为。</w:t>
      </w:r>
    </w:p>
    <w:p w14:paraId="37B63495" w14:textId="77777777" w:rsidR="00713B2B" w:rsidRDefault="00D04354" w:rsidP="00363098">
      <w:pPr>
        <w:pStyle w:val="a7"/>
      </w:pPr>
      <w:bookmarkStart w:id="123" w:name="_Toc192689116"/>
      <w:r>
        <w:rPr>
          <w:rFonts w:hint="eastAsia"/>
        </w:rPr>
        <w:t>表</w:t>
      </w:r>
      <w:r>
        <w:t>4-15</w:t>
      </w:r>
      <w:r>
        <w:rPr>
          <w:rFonts w:hint="eastAsia"/>
        </w:rPr>
        <w:t xml:space="preserve"> </w:t>
      </w:r>
      <w:r>
        <w:rPr>
          <w:rFonts w:hint="eastAsia"/>
        </w:rPr>
        <w:t>受教育程度</w:t>
      </w:r>
      <w:r>
        <w:rPr>
          <w:rFonts w:hint="eastAsia"/>
        </w:rPr>
        <w:t xml:space="preserve"> </w:t>
      </w:r>
      <w:r>
        <w:rPr>
          <w:rFonts w:hint="eastAsia"/>
        </w:rPr>
        <w:t>×</w:t>
      </w:r>
      <w:r>
        <w:rPr>
          <w:rFonts w:hint="eastAsia"/>
        </w:rPr>
        <w:t xml:space="preserve"> </w:t>
      </w:r>
      <w:r>
        <w:rPr>
          <w:rFonts w:hint="eastAsia"/>
        </w:rPr>
        <w:t>语言强度</w:t>
      </w:r>
      <w:r>
        <w:rPr>
          <w:rFonts w:hint="eastAsia"/>
        </w:rPr>
        <w:t xml:space="preserve"> LSD </w:t>
      </w:r>
      <w:r>
        <w:rPr>
          <w:rFonts w:hint="eastAsia"/>
        </w:rPr>
        <w:t>事后检验结果（回收意愿</w:t>
      </w:r>
      <w:r>
        <w:rPr>
          <w:rFonts w:hint="eastAsia"/>
        </w:rPr>
        <w:t xml:space="preserve"> RI</w:t>
      </w:r>
      <w:r>
        <w:rPr>
          <w:rFonts w:hint="eastAsia"/>
        </w:rPr>
        <w:t>）</w:t>
      </w:r>
      <w:bookmarkEnd w:id="123"/>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985"/>
        <w:gridCol w:w="1701"/>
        <w:gridCol w:w="1134"/>
        <w:gridCol w:w="850"/>
        <w:gridCol w:w="1560"/>
      </w:tblGrid>
      <w:tr w:rsidR="00713B2B" w14:paraId="26B089EE" w14:textId="77777777">
        <w:trPr>
          <w:jc w:val="center"/>
        </w:trPr>
        <w:tc>
          <w:tcPr>
            <w:tcW w:w="1242" w:type="dxa"/>
            <w:tcBorders>
              <w:top w:val="single" w:sz="4" w:space="0" w:color="auto"/>
              <w:bottom w:val="single" w:sz="4" w:space="0" w:color="auto"/>
            </w:tcBorders>
            <w:vAlign w:val="center"/>
          </w:tcPr>
          <w:p w14:paraId="640C1231" w14:textId="77777777" w:rsidR="00713B2B" w:rsidRDefault="00D04354">
            <w:pPr>
              <w:jc w:val="center"/>
              <w:rPr>
                <w:rFonts w:ascii="Times New Roman" w:hAnsi="Times New Roman"/>
              </w:rPr>
            </w:pPr>
            <w:r>
              <w:rPr>
                <w:rFonts w:ascii="Times New Roman" w:hAnsi="Times New Roman" w:hint="eastAsia"/>
              </w:rPr>
              <w:t>学历</w:t>
            </w:r>
            <w:r>
              <w:rPr>
                <w:rFonts w:ascii="Times New Roman" w:hAnsi="Times New Roman"/>
              </w:rPr>
              <w:t>(I)</w:t>
            </w:r>
          </w:p>
        </w:tc>
        <w:tc>
          <w:tcPr>
            <w:tcW w:w="1985" w:type="dxa"/>
            <w:tcBorders>
              <w:top w:val="single" w:sz="4" w:space="0" w:color="auto"/>
              <w:bottom w:val="single" w:sz="4" w:space="0" w:color="auto"/>
            </w:tcBorders>
            <w:vAlign w:val="center"/>
          </w:tcPr>
          <w:p w14:paraId="3E22C861" w14:textId="77777777" w:rsidR="00713B2B" w:rsidRDefault="00D04354">
            <w:pPr>
              <w:jc w:val="center"/>
              <w:rPr>
                <w:rFonts w:ascii="Times New Roman" w:hAnsi="Times New Roman"/>
              </w:rPr>
            </w:pPr>
            <w:r>
              <w:rPr>
                <w:rFonts w:ascii="Times New Roman" w:hAnsi="Times New Roman" w:hint="eastAsia"/>
              </w:rPr>
              <w:t>学历</w:t>
            </w:r>
            <w:r>
              <w:rPr>
                <w:rFonts w:ascii="Times New Roman" w:hAnsi="Times New Roman"/>
              </w:rPr>
              <w:t>(J)</w:t>
            </w:r>
          </w:p>
        </w:tc>
        <w:tc>
          <w:tcPr>
            <w:tcW w:w="1701" w:type="dxa"/>
            <w:tcBorders>
              <w:top w:val="single" w:sz="4" w:space="0" w:color="auto"/>
              <w:bottom w:val="single" w:sz="4" w:space="0" w:color="auto"/>
            </w:tcBorders>
            <w:vAlign w:val="center"/>
          </w:tcPr>
          <w:p w14:paraId="576DFE43" w14:textId="77777777" w:rsidR="00713B2B" w:rsidRDefault="00D04354">
            <w:pPr>
              <w:jc w:val="center"/>
              <w:rPr>
                <w:rFonts w:ascii="Times New Roman" w:hAnsi="Times New Roman"/>
              </w:rPr>
            </w:pPr>
            <w:r>
              <w:rPr>
                <w:rFonts w:ascii="Times New Roman" w:hAnsi="Times New Roman" w:hint="eastAsia"/>
              </w:rPr>
              <w:t>平均值差值</w:t>
            </w:r>
            <w:r>
              <w:rPr>
                <w:rFonts w:ascii="Times New Roman" w:hAnsi="Times New Roman" w:hint="eastAsia"/>
              </w:rPr>
              <w:t xml:space="preserve"> (I-J)</w:t>
            </w:r>
          </w:p>
        </w:tc>
        <w:tc>
          <w:tcPr>
            <w:tcW w:w="1134" w:type="dxa"/>
            <w:tcBorders>
              <w:top w:val="single" w:sz="4" w:space="0" w:color="auto"/>
              <w:bottom w:val="single" w:sz="4" w:space="0" w:color="auto"/>
            </w:tcBorders>
            <w:vAlign w:val="center"/>
          </w:tcPr>
          <w:p w14:paraId="31C0460E" w14:textId="77777777" w:rsidR="00713B2B" w:rsidRDefault="00D04354">
            <w:pPr>
              <w:jc w:val="center"/>
              <w:rPr>
                <w:rFonts w:ascii="Times New Roman" w:hAnsi="Times New Roman"/>
              </w:rPr>
            </w:pPr>
            <w:r>
              <w:rPr>
                <w:rFonts w:ascii="Times New Roman" w:hAnsi="Times New Roman" w:hint="eastAsia"/>
              </w:rPr>
              <w:t>标准误差</w:t>
            </w:r>
          </w:p>
        </w:tc>
        <w:tc>
          <w:tcPr>
            <w:tcW w:w="850" w:type="dxa"/>
            <w:tcBorders>
              <w:top w:val="single" w:sz="4" w:space="0" w:color="auto"/>
              <w:bottom w:val="single" w:sz="4" w:space="0" w:color="auto"/>
            </w:tcBorders>
            <w:vAlign w:val="center"/>
          </w:tcPr>
          <w:p w14:paraId="384C4846" w14:textId="77777777" w:rsidR="00713B2B" w:rsidRDefault="00D04354">
            <w:pPr>
              <w:jc w:val="center"/>
              <w:rPr>
                <w:rFonts w:ascii="Times New Roman" w:hAnsi="Times New Roman"/>
              </w:rPr>
            </w:pPr>
            <w:r>
              <w:rPr>
                <w:rFonts w:ascii="Times New Roman" w:hAnsi="Times New Roman" w:hint="eastAsia"/>
              </w:rPr>
              <w:t>显著性</w:t>
            </w:r>
          </w:p>
        </w:tc>
        <w:tc>
          <w:tcPr>
            <w:tcW w:w="1560" w:type="dxa"/>
            <w:tcBorders>
              <w:top w:val="single" w:sz="4" w:space="0" w:color="auto"/>
              <w:bottom w:val="single" w:sz="4" w:space="0" w:color="auto"/>
            </w:tcBorders>
            <w:vAlign w:val="center"/>
          </w:tcPr>
          <w:p w14:paraId="617D8051" w14:textId="77777777" w:rsidR="00713B2B" w:rsidRDefault="00D04354">
            <w:pPr>
              <w:jc w:val="center"/>
              <w:rPr>
                <w:rFonts w:ascii="Times New Roman" w:hAnsi="Times New Roman"/>
              </w:rPr>
            </w:pPr>
            <w:r>
              <w:rPr>
                <w:rFonts w:ascii="Times New Roman" w:hAnsi="Times New Roman" w:hint="eastAsia"/>
              </w:rPr>
              <w:t xml:space="preserve">95% </w:t>
            </w:r>
            <w:r>
              <w:rPr>
                <w:rFonts w:ascii="Times New Roman" w:hAnsi="Times New Roman" w:hint="eastAsia"/>
              </w:rPr>
              <w:t>置信区间</w:t>
            </w:r>
          </w:p>
        </w:tc>
      </w:tr>
      <w:tr w:rsidR="00713B2B" w14:paraId="106B9824" w14:textId="77777777">
        <w:trPr>
          <w:jc w:val="center"/>
        </w:trPr>
        <w:tc>
          <w:tcPr>
            <w:tcW w:w="1242" w:type="dxa"/>
            <w:vMerge w:val="restart"/>
            <w:tcBorders>
              <w:top w:val="single" w:sz="4" w:space="0" w:color="auto"/>
            </w:tcBorders>
            <w:vAlign w:val="center"/>
          </w:tcPr>
          <w:p w14:paraId="5DA83584" w14:textId="77777777" w:rsidR="00713B2B" w:rsidRDefault="00D04354">
            <w:pPr>
              <w:jc w:val="center"/>
              <w:rPr>
                <w:rFonts w:ascii="Times New Roman" w:hAnsi="Times New Roman"/>
              </w:rPr>
            </w:pPr>
            <w:r>
              <w:rPr>
                <w:rFonts w:ascii="Times New Roman" w:hAnsi="Times New Roman" w:hint="eastAsia"/>
              </w:rPr>
              <w:t>初中及以下</w:t>
            </w:r>
          </w:p>
        </w:tc>
        <w:tc>
          <w:tcPr>
            <w:tcW w:w="1985" w:type="dxa"/>
            <w:tcBorders>
              <w:top w:val="single" w:sz="4" w:space="0" w:color="auto"/>
            </w:tcBorders>
            <w:vAlign w:val="center"/>
          </w:tcPr>
          <w:p w14:paraId="191A02CA" w14:textId="77777777" w:rsidR="00713B2B" w:rsidRDefault="00D04354">
            <w:pPr>
              <w:jc w:val="center"/>
              <w:rPr>
                <w:rFonts w:ascii="Times New Roman" w:hAnsi="Times New Roman"/>
              </w:rPr>
            </w:pPr>
            <w:r>
              <w:rPr>
                <w:rFonts w:ascii="Times New Roman" w:hAnsi="Times New Roman" w:hint="eastAsia"/>
              </w:rPr>
              <w:t>高中（中专）</w:t>
            </w:r>
          </w:p>
        </w:tc>
        <w:tc>
          <w:tcPr>
            <w:tcW w:w="1701" w:type="dxa"/>
            <w:tcBorders>
              <w:top w:val="single" w:sz="4" w:space="0" w:color="auto"/>
            </w:tcBorders>
            <w:vAlign w:val="center"/>
          </w:tcPr>
          <w:p w14:paraId="15E9C033" w14:textId="77777777" w:rsidR="00713B2B" w:rsidRDefault="00D04354">
            <w:pPr>
              <w:jc w:val="center"/>
              <w:rPr>
                <w:rFonts w:ascii="Times New Roman" w:hAnsi="Times New Roman"/>
              </w:rPr>
            </w:pPr>
            <w:r>
              <w:rPr>
                <w:rFonts w:ascii="Times New Roman" w:hAnsi="Times New Roman"/>
              </w:rPr>
              <w:t>-0.344</w:t>
            </w:r>
          </w:p>
        </w:tc>
        <w:tc>
          <w:tcPr>
            <w:tcW w:w="1134" w:type="dxa"/>
            <w:tcBorders>
              <w:top w:val="single" w:sz="4" w:space="0" w:color="auto"/>
            </w:tcBorders>
            <w:vAlign w:val="center"/>
          </w:tcPr>
          <w:p w14:paraId="437F1C93" w14:textId="77777777" w:rsidR="00713B2B" w:rsidRDefault="00D04354">
            <w:pPr>
              <w:jc w:val="center"/>
              <w:rPr>
                <w:rFonts w:ascii="Times New Roman" w:hAnsi="Times New Roman"/>
              </w:rPr>
            </w:pPr>
            <w:r>
              <w:rPr>
                <w:rFonts w:ascii="Times New Roman" w:hAnsi="Times New Roman"/>
              </w:rPr>
              <w:t>0.577</w:t>
            </w:r>
          </w:p>
        </w:tc>
        <w:tc>
          <w:tcPr>
            <w:tcW w:w="850" w:type="dxa"/>
            <w:tcBorders>
              <w:top w:val="single" w:sz="4" w:space="0" w:color="auto"/>
            </w:tcBorders>
            <w:vAlign w:val="center"/>
          </w:tcPr>
          <w:p w14:paraId="7E780825" w14:textId="77777777" w:rsidR="00713B2B" w:rsidRDefault="00D04354">
            <w:pPr>
              <w:jc w:val="center"/>
              <w:rPr>
                <w:rFonts w:ascii="Times New Roman" w:hAnsi="Times New Roman"/>
              </w:rPr>
            </w:pPr>
            <w:r>
              <w:rPr>
                <w:rFonts w:ascii="Times New Roman" w:hAnsi="Times New Roman"/>
              </w:rPr>
              <w:t>0.553</w:t>
            </w:r>
          </w:p>
        </w:tc>
        <w:tc>
          <w:tcPr>
            <w:tcW w:w="1560" w:type="dxa"/>
            <w:tcBorders>
              <w:top w:val="single" w:sz="4" w:space="0" w:color="auto"/>
            </w:tcBorders>
            <w:vAlign w:val="center"/>
          </w:tcPr>
          <w:p w14:paraId="5DDD5DFD" w14:textId="77777777" w:rsidR="00713B2B" w:rsidRDefault="00D04354">
            <w:pPr>
              <w:jc w:val="center"/>
              <w:rPr>
                <w:rFonts w:ascii="Times New Roman" w:hAnsi="Times New Roman"/>
              </w:rPr>
            </w:pPr>
            <w:r>
              <w:rPr>
                <w:rFonts w:ascii="Times New Roman" w:hAnsi="Times New Roman"/>
              </w:rPr>
              <w:t>[-1.492</w:t>
            </w:r>
            <w:r>
              <w:rPr>
                <w:rFonts w:ascii="Times New Roman" w:hAnsi="Times New Roman" w:hint="eastAsia"/>
              </w:rPr>
              <w:t>,</w:t>
            </w:r>
            <w:r>
              <w:rPr>
                <w:rFonts w:ascii="Times New Roman" w:hAnsi="Times New Roman"/>
              </w:rPr>
              <w:t xml:space="preserve"> 0.805]</w:t>
            </w:r>
          </w:p>
        </w:tc>
      </w:tr>
      <w:tr w:rsidR="00713B2B" w14:paraId="1480A58C" w14:textId="77777777">
        <w:trPr>
          <w:jc w:val="center"/>
        </w:trPr>
        <w:tc>
          <w:tcPr>
            <w:tcW w:w="1242" w:type="dxa"/>
            <w:vMerge/>
            <w:vAlign w:val="center"/>
          </w:tcPr>
          <w:p w14:paraId="0AB85FC5" w14:textId="77777777" w:rsidR="00713B2B" w:rsidRDefault="00713B2B">
            <w:pPr>
              <w:jc w:val="center"/>
              <w:rPr>
                <w:rFonts w:ascii="Times New Roman" w:hAnsi="Times New Roman"/>
              </w:rPr>
            </w:pPr>
          </w:p>
        </w:tc>
        <w:tc>
          <w:tcPr>
            <w:tcW w:w="1985" w:type="dxa"/>
            <w:vAlign w:val="center"/>
          </w:tcPr>
          <w:p w14:paraId="5E3EAF01" w14:textId="77777777" w:rsidR="00713B2B" w:rsidRDefault="00D04354">
            <w:pPr>
              <w:jc w:val="center"/>
              <w:rPr>
                <w:rFonts w:ascii="Times New Roman" w:hAnsi="Times New Roman"/>
              </w:rPr>
            </w:pPr>
            <w:r>
              <w:rPr>
                <w:rFonts w:ascii="Times New Roman" w:hAnsi="Times New Roman" w:hint="eastAsia"/>
              </w:rPr>
              <w:t>大学本（专）科</w:t>
            </w:r>
          </w:p>
        </w:tc>
        <w:tc>
          <w:tcPr>
            <w:tcW w:w="1701" w:type="dxa"/>
            <w:vAlign w:val="center"/>
          </w:tcPr>
          <w:p w14:paraId="25CC9A2C" w14:textId="77777777" w:rsidR="00713B2B" w:rsidRDefault="00D04354">
            <w:pPr>
              <w:jc w:val="center"/>
              <w:rPr>
                <w:rFonts w:ascii="Times New Roman" w:hAnsi="Times New Roman"/>
              </w:rPr>
            </w:pPr>
            <w:r>
              <w:rPr>
                <w:rFonts w:ascii="Times New Roman" w:hAnsi="Times New Roman"/>
              </w:rPr>
              <w:t>-0.014</w:t>
            </w:r>
          </w:p>
        </w:tc>
        <w:tc>
          <w:tcPr>
            <w:tcW w:w="1134" w:type="dxa"/>
            <w:vAlign w:val="center"/>
          </w:tcPr>
          <w:p w14:paraId="35435789" w14:textId="77777777" w:rsidR="00713B2B" w:rsidRDefault="00D04354">
            <w:pPr>
              <w:jc w:val="center"/>
              <w:rPr>
                <w:rFonts w:ascii="Times New Roman" w:hAnsi="Times New Roman"/>
              </w:rPr>
            </w:pPr>
            <w:r>
              <w:rPr>
                <w:rFonts w:ascii="Times New Roman" w:hAnsi="Times New Roman"/>
              </w:rPr>
              <w:t>0.493</w:t>
            </w:r>
          </w:p>
        </w:tc>
        <w:tc>
          <w:tcPr>
            <w:tcW w:w="850" w:type="dxa"/>
            <w:vAlign w:val="center"/>
          </w:tcPr>
          <w:p w14:paraId="7381FC88" w14:textId="77777777" w:rsidR="00713B2B" w:rsidRDefault="00D04354">
            <w:pPr>
              <w:jc w:val="center"/>
              <w:rPr>
                <w:rFonts w:ascii="Times New Roman" w:hAnsi="Times New Roman"/>
              </w:rPr>
            </w:pPr>
            <w:r>
              <w:rPr>
                <w:rFonts w:ascii="Times New Roman" w:hAnsi="Times New Roman"/>
              </w:rPr>
              <w:t>0.978</w:t>
            </w:r>
          </w:p>
        </w:tc>
        <w:tc>
          <w:tcPr>
            <w:tcW w:w="1560" w:type="dxa"/>
            <w:vAlign w:val="center"/>
          </w:tcPr>
          <w:p w14:paraId="5CC1DE79" w14:textId="77777777" w:rsidR="00713B2B" w:rsidRDefault="00D04354">
            <w:pPr>
              <w:jc w:val="center"/>
              <w:rPr>
                <w:rFonts w:ascii="Times New Roman" w:hAnsi="Times New Roman"/>
              </w:rPr>
            </w:pPr>
            <w:r>
              <w:rPr>
                <w:rFonts w:ascii="Times New Roman" w:hAnsi="Times New Roman"/>
              </w:rPr>
              <w:t>[-0.996</w:t>
            </w:r>
            <w:r>
              <w:rPr>
                <w:rFonts w:ascii="Times New Roman" w:hAnsi="Times New Roman" w:hint="eastAsia"/>
              </w:rPr>
              <w:t>,</w:t>
            </w:r>
            <w:r>
              <w:rPr>
                <w:rFonts w:ascii="Times New Roman" w:hAnsi="Times New Roman"/>
              </w:rPr>
              <w:t xml:space="preserve"> 0.969]</w:t>
            </w:r>
          </w:p>
        </w:tc>
      </w:tr>
      <w:tr w:rsidR="00713B2B" w14:paraId="757B2D4B" w14:textId="77777777">
        <w:trPr>
          <w:jc w:val="center"/>
        </w:trPr>
        <w:tc>
          <w:tcPr>
            <w:tcW w:w="1242" w:type="dxa"/>
            <w:vMerge/>
            <w:vAlign w:val="center"/>
          </w:tcPr>
          <w:p w14:paraId="265B9A51" w14:textId="77777777" w:rsidR="00713B2B" w:rsidRDefault="00713B2B">
            <w:pPr>
              <w:jc w:val="center"/>
              <w:rPr>
                <w:rFonts w:ascii="Times New Roman" w:hAnsi="Times New Roman"/>
              </w:rPr>
            </w:pPr>
          </w:p>
        </w:tc>
        <w:tc>
          <w:tcPr>
            <w:tcW w:w="1985" w:type="dxa"/>
            <w:vAlign w:val="center"/>
          </w:tcPr>
          <w:p w14:paraId="233BE095" w14:textId="77777777" w:rsidR="00713B2B" w:rsidRDefault="00D04354">
            <w:pPr>
              <w:jc w:val="center"/>
              <w:rPr>
                <w:rFonts w:ascii="Times New Roman" w:hAnsi="Times New Roman"/>
              </w:rPr>
            </w:pPr>
            <w:r>
              <w:rPr>
                <w:rFonts w:ascii="Times New Roman" w:hAnsi="Times New Roman" w:hint="eastAsia"/>
              </w:rPr>
              <w:t>硕士研究生及以上</w:t>
            </w:r>
          </w:p>
        </w:tc>
        <w:tc>
          <w:tcPr>
            <w:tcW w:w="1701" w:type="dxa"/>
            <w:vAlign w:val="center"/>
          </w:tcPr>
          <w:p w14:paraId="4B236EB9" w14:textId="77777777" w:rsidR="00713B2B" w:rsidRDefault="00D04354">
            <w:pPr>
              <w:jc w:val="center"/>
              <w:rPr>
                <w:rFonts w:ascii="Times New Roman" w:hAnsi="Times New Roman"/>
              </w:rPr>
            </w:pPr>
            <w:r>
              <w:rPr>
                <w:rFonts w:ascii="Times New Roman" w:hAnsi="Times New Roman"/>
              </w:rPr>
              <w:t>0.163</w:t>
            </w:r>
          </w:p>
        </w:tc>
        <w:tc>
          <w:tcPr>
            <w:tcW w:w="1134" w:type="dxa"/>
            <w:vAlign w:val="center"/>
          </w:tcPr>
          <w:p w14:paraId="295B8AB2" w14:textId="77777777" w:rsidR="00713B2B" w:rsidRDefault="00D04354">
            <w:pPr>
              <w:jc w:val="center"/>
              <w:rPr>
                <w:rFonts w:ascii="Times New Roman" w:hAnsi="Times New Roman"/>
              </w:rPr>
            </w:pPr>
            <w:r>
              <w:rPr>
                <w:rFonts w:ascii="Times New Roman" w:hAnsi="Times New Roman"/>
              </w:rPr>
              <w:t>0.500</w:t>
            </w:r>
          </w:p>
        </w:tc>
        <w:tc>
          <w:tcPr>
            <w:tcW w:w="850" w:type="dxa"/>
            <w:vAlign w:val="center"/>
          </w:tcPr>
          <w:p w14:paraId="37E4A030" w14:textId="77777777" w:rsidR="00713B2B" w:rsidRDefault="00D04354">
            <w:pPr>
              <w:jc w:val="center"/>
              <w:rPr>
                <w:rFonts w:ascii="Times New Roman" w:hAnsi="Times New Roman"/>
              </w:rPr>
            </w:pPr>
            <w:r>
              <w:rPr>
                <w:rFonts w:ascii="Times New Roman" w:hAnsi="Times New Roman"/>
              </w:rPr>
              <w:t>0.745</w:t>
            </w:r>
          </w:p>
        </w:tc>
        <w:tc>
          <w:tcPr>
            <w:tcW w:w="1560" w:type="dxa"/>
            <w:vAlign w:val="center"/>
          </w:tcPr>
          <w:p w14:paraId="58E21CE4" w14:textId="77777777" w:rsidR="00713B2B" w:rsidRDefault="00D04354">
            <w:pPr>
              <w:jc w:val="center"/>
              <w:rPr>
                <w:rFonts w:ascii="Times New Roman" w:hAnsi="Times New Roman"/>
              </w:rPr>
            </w:pPr>
            <w:r>
              <w:rPr>
                <w:rFonts w:ascii="Times New Roman" w:hAnsi="Times New Roman"/>
              </w:rPr>
              <w:t>[-0.833</w:t>
            </w:r>
            <w:r>
              <w:rPr>
                <w:rFonts w:ascii="Times New Roman" w:hAnsi="Times New Roman" w:hint="eastAsia"/>
              </w:rPr>
              <w:t>,</w:t>
            </w:r>
            <w:r>
              <w:rPr>
                <w:rFonts w:ascii="Times New Roman" w:hAnsi="Times New Roman"/>
              </w:rPr>
              <w:t xml:space="preserve"> 1.160]</w:t>
            </w:r>
          </w:p>
        </w:tc>
      </w:tr>
      <w:tr w:rsidR="00713B2B" w14:paraId="3E7B37B1" w14:textId="77777777">
        <w:trPr>
          <w:jc w:val="center"/>
        </w:trPr>
        <w:tc>
          <w:tcPr>
            <w:tcW w:w="1242" w:type="dxa"/>
            <w:vMerge w:val="restart"/>
            <w:vAlign w:val="center"/>
          </w:tcPr>
          <w:p w14:paraId="1185879E" w14:textId="77777777" w:rsidR="00713B2B" w:rsidRDefault="00D04354">
            <w:pPr>
              <w:jc w:val="center"/>
              <w:rPr>
                <w:rFonts w:ascii="Times New Roman" w:hAnsi="Times New Roman"/>
              </w:rPr>
            </w:pPr>
            <w:r>
              <w:rPr>
                <w:rFonts w:ascii="Times New Roman" w:hAnsi="Times New Roman" w:hint="eastAsia"/>
              </w:rPr>
              <w:lastRenderedPageBreak/>
              <w:t>高中（中专）</w:t>
            </w:r>
          </w:p>
        </w:tc>
        <w:tc>
          <w:tcPr>
            <w:tcW w:w="1985" w:type="dxa"/>
            <w:vAlign w:val="center"/>
          </w:tcPr>
          <w:p w14:paraId="4AB06521" w14:textId="77777777" w:rsidR="00713B2B" w:rsidRDefault="00D04354">
            <w:pPr>
              <w:jc w:val="center"/>
              <w:rPr>
                <w:rFonts w:ascii="Times New Roman" w:hAnsi="Times New Roman"/>
              </w:rPr>
            </w:pPr>
            <w:r>
              <w:rPr>
                <w:rFonts w:ascii="Times New Roman" w:hAnsi="Times New Roman" w:hint="eastAsia"/>
              </w:rPr>
              <w:t>初中及以下</w:t>
            </w:r>
          </w:p>
        </w:tc>
        <w:tc>
          <w:tcPr>
            <w:tcW w:w="1701" w:type="dxa"/>
            <w:vAlign w:val="center"/>
          </w:tcPr>
          <w:p w14:paraId="6C248DAF" w14:textId="77777777" w:rsidR="00713B2B" w:rsidRDefault="00D04354">
            <w:pPr>
              <w:jc w:val="center"/>
              <w:rPr>
                <w:rFonts w:ascii="Times New Roman" w:hAnsi="Times New Roman"/>
              </w:rPr>
            </w:pPr>
            <w:r>
              <w:rPr>
                <w:rFonts w:ascii="Times New Roman" w:hAnsi="Times New Roman"/>
              </w:rPr>
              <w:t>0.344</w:t>
            </w:r>
          </w:p>
        </w:tc>
        <w:tc>
          <w:tcPr>
            <w:tcW w:w="1134" w:type="dxa"/>
            <w:vAlign w:val="center"/>
          </w:tcPr>
          <w:p w14:paraId="515C6597" w14:textId="77777777" w:rsidR="00713B2B" w:rsidRDefault="00D04354">
            <w:pPr>
              <w:jc w:val="center"/>
              <w:rPr>
                <w:rFonts w:ascii="Times New Roman" w:hAnsi="Times New Roman"/>
              </w:rPr>
            </w:pPr>
            <w:r>
              <w:rPr>
                <w:rFonts w:ascii="Times New Roman" w:hAnsi="Times New Roman"/>
              </w:rPr>
              <w:t>0.577</w:t>
            </w:r>
          </w:p>
        </w:tc>
        <w:tc>
          <w:tcPr>
            <w:tcW w:w="850" w:type="dxa"/>
            <w:vAlign w:val="center"/>
          </w:tcPr>
          <w:p w14:paraId="60B224CD" w14:textId="77777777" w:rsidR="00713B2B" w:rsidRDefault="00D04354">
            <w:pPr>
              <w:jc w:val="center"/>
              <w:rPr>
                <w:rFonts w:ascii="Times New Roman" w:hAnsi="Times New Roman"/>
              </w:rPr>
            </w:pPr>
            <w:r>
              <w:rPr>
                <w:rFonts w:ascii="Times New Roman" w:hAnsi="Times New Roman"/>
              </w:rPr>
              <w:t>0.553</w:t>
            </w:r>
          </w:p>
        </w:tc>
        <w:tc>
          <w:tcPr>
            <w:tcW w:w="1560" w:type="dxa"/>
            <w:vAlign w:val="center"/>
          </w:tcPr>
          <w:p w14:paraId="2D3AA93C" w14:textId="77777777" w:rsidR="00713B2B" w:rsidRDefault="00D04354">
            <w:pPr>
              <w:jc w:val="center"/>
              <w:rPr>
                <w:rFonts w:ascii="Times New Roman" w:hAnsi="Times New Roman"/>
              </w:rPr>
            </w:pPr>
            <w:r>
              <w:rPr>
                <w:rFonts w:ascii="Times New Roman" w:hAnsi="Times New Roman"/>
              </w:rPr>
              <w:t>[-0.805</w:t>
            </w:r>
            <w:r>
              <w:rPr>
                <w:rFonts w:ascii="Times New Roman" w:hAnsi="Times New Roman" w:hint="eastAsia"/>
              </w:rPr>
              <w:t>,</w:t>
            </w:r>
            <w:r>
              <w:rPr>
                <w:rFonts w:ascii="Times New Roman" w:hAnsi="Times New Roman"/>
              </w:rPr>
              <w:t xml:space="preserve"> 1.492]</w:t>
            </w:r>
          </w:p>
        </w:tc>
      </w:tr>
      <w:tr w:rsidR="00713B2B" w14:paraId="1437DEDB" w14:textId="77777777">
        <w:trPr>
          <w:jc w:val="center"/>
        </w:trPr>
        <w:tc>
          <w:tcPr>
            <w:tcW w:w="1242" w:type="dxa"/>
            <w:vMerge/>
            <w:vAlign w:val="center"/>
          </w:tcPr>
          <w:p w14:paraId="1814536D" w14:textId="77777777" w:rsidR="00713B2B" w:rsidRDefault="00713B2B">
            <w:pPr>
              <w:jc w:val="center"/>
              <w:rPr>
                <w:rFonts w:ascii="Times New Roman" w:hAnsi="Times New Roman"/>
              </w:rPr>
            </w:pPr>
          </w:p>
        </w:tc>
        <w:tc>
          <w:tcPr>
            <w:tcW w:w="1985" w:type="dxa"/>
            <w:vAlign w:val="center"/>
          </w:tcPr>
          <w:p w14:paraId="5ED13312" w14:textId="77777777" w:rsidR="00713B2B" w:rsidRDefault="00D04354">
            <w:pPr>
              <w:jc w:val="center"/>
              <w:rPr>
                <w:rFonts w:ascii="Times New Roman" w:hAnsi="Times New Roman"/>
              </w:rPr>
            </w:pPr>
            <w:r>
              <w:rPr>
                <w:rFonts w:ascii="Times New Roman" w:hAnsi="Times New Roman" w:hint="eastAsia"/>
              </w:rPr>
              <w:t>大学本（专）科</w:t>
            </w:r>
          </w:p>
        </w:tc>
        <w:tc>
          <w:tcPr>
            <w:tcW w:w="1701" w:type="dxa"/>
            <w:vAlign w:val="center"/>
          </w:tcPr>
          <w:p w14:paraId="1AA11567" w14:textId="77777777" w:rsidR="00713B2B" w:rsidRDefault="00D04354">
            <w:pPr>
              <w:jc w:val="center"/>
              <w:rPr>
                <w:rFonts w:ascii="Times New Roman" w:hAnsi="Times New Roman"/>
              </w:rPr>
            </w:pPr>
            <w:r>
              <w:rPr>
                <w:rFonts w:ascii="Times New Roman" w:hAnsi="Times New Roman"/>
              </w:rPr>
              <w:t>0.330</w:t>
            </w:r>
          </w:p>
        </w:tc>
        <w:tc>
          <w:tcPr>
            <w:tcW w:w="1134" w:type="dxa"/>
            <w:vAlign w:val="center"/>
          </w:tcPr>
          <w:p w14:paraId="30BEDE6B" w14:textId="77777777" w:rsidR="00713B2B" w:rsidRDefault="00D04354">
            <w:pPr>
              <w:jc w:val="center"/>
              <w:rPr>
                <w:rFonts w:ascii="Times New Roman" w:hAnsi="Times New Roman"/>
              </w:rPr>
            </w:pPr>
            <w:r>
              <w:rPr>
                <w:rFonts w:ascii="Times New Roman" w:hAnsi="Times New Roman"/>
              </w:rPr>
              <w:t>0.364</w:t>
            </w:r>
          </w:p>
        </w:tc>
        <w:tc>
          <w:tcPr>
            <w:tcW w:w="850" w:type="dxa"/>
            <w:vAlign w:val="center"/>
          </w:tcPr>
          <w:p w14:paraId="25678C15" w14:textId="77777777" w:rsidR="00713B2B" w:rsidRDefault="00D04354">
            <w:pPr>
              <w:jc w:val="center"/>
              <w:rPr>
                <w:rFonts w:ascii="Times New Roman" w:hAnsi="Times New Roman"/>
              </w:rPr>
            </w:pPr>
            <w:r>
              <w:rPr>
                <w:rFonts w:ascii="Times New Roman" w:hAnsi="Times New Roman"/>
              </w:rPr>
              <w:t>0.367</w:t>
            </w:r>
          </w:p>
        </w:tc>
        <w:tc>
          <w:tcPr>
            <w:tcW w:w="1560" w:type="dxa"/>
            <w:vAlign w:val="center"/>
          </w:tcPr>
          <w:p w14:paraId="1075D9F9" w14:textId="77777777" w:rsidR="00713B2B" w:rsidRDefault="00D04354">
            <w:pPr>
              <w:jc w:val="center"/>
              <w:rPr>
                <w:rFonts w:ascii="Times New Roman" w:hAnsi="Times New Roman"/>
              </w:rPr>
            </w:pPr>
            <w:r>
              <w:rPr>
                <w:rFonts w:ascii="Times New Roman" w:hAnsi="Times New Roman"/>
              </w:rPr>
              <w:t>[-0.395</w:t>
            </w:r>
            <w:r>
              <w:rPr>
                <w:rFonts w:ascii="Times New Roman" w:hAnsi="Times New Roman" w:hint="eastAsia"/>
              </w:rPr>
              <w:t>,</w:t>
            </w:r>
            <w:r>
              <w:rPr>
                <w:rFonts w:ascii="Times New Roman" w:hAnsi="Times New Roman"/>
              </w:rPr>
              <w:t xml:space="preserve"> 1.055]</w:t>
            </w:r>
          </w:p>
        </w:tc>
      </w:tr>
      <w:tr w:rsidR="00713B2B" w14:paraId="2A196724" w14:textId="77777777">
        <w:trPr>
          <w:jc w:val="center"/>
        </w:trPr>
        <w:tc>
          <w:tcPr>
            <w:tcW w:w="1242" w:type="dxa"/>
            <w:vMerge/>
            <w:vAlign w:val="center"/>
          </w:tcPr>
          <w:p w14:paraId="3E6D3048" w14:textId="77777777" w:rsidR="00713B2B" w:rsidRDefault="00713B2B">
            <w:pPr>
              <w:jc w:val="center"/>
              <w:rPr>
                <w:rFonts w:ascii="Times New Roman" w:hAnsi="Times New Roman"/>
              </w:rPr>
            </w:pPr>
          </w:p>
        </w:tc>
        <w:tc>
          <w:tcPr>
            <w:tcW w:w="1985" w:type="dxa"/>
            <w:vAlign w:val="center"/>
          </w:tcPr>
          <w:p w14:paraId="7DE200E3" w14:textId="77777777" w:rsidR="00713B2B" w:rsidRDefault="00D04354">
            <w:pPr>
              <w:jc w:val="center"/>
              <w:rPr>
                <w:rFonts w:ascii="Times New Roman" w:hAnsi="Times New Roman"/>
              </w:rPr>
            </w:pPr>
            <w:r>
              <w:rPr>
                <w:rFonts w:ascii="Times New Roman" w:hAnsi="Times New Roman" w:hint="eastAsia"/>
              </w:rPr>
              <w:t>硕士研究生及以上</w:t>
            </w:r>
          </w:p>
        </w:tc>
        <w:tc>
          <w:tcPr>
            <w:tcW w:w="1701" w:type="dxa"/>
            <w:vAlign w:val="center"/>
          </w:tcPr>
          <w:p w14:paraId="6248F049" w14:textId="77777777" w:rsidR="00713B2B" w:rsidRDefault="00D04354">
            <w:pPr>
              <w:jc w:val="center"/>
              <w:rPr>
                <w:rFonts w:ascii="Times New Roman" w:hAnsi="Times New Roman"/>
              </w:rPr>
            </w:pPr>
            <w:r>
              <w:rPr>
                <w:rFonts w:ascii="Times New Roman" w:hAnsi="Times New Roman"/>
              </w:rPr>
              <w:t>0.507</w:t>
            </w:r>
          </w:p>
        </w:tc>
        <w:tc>
          <w:tcPr>
            <w:tcW w:w="1134" w:type="dxa"/>
            <w:vAlign w:val="center"/>
          </w:tcPr>
          <w:p w14:paraId="2337090C" w14:textId="77777777" w:rsidR="00713B2B" w:rsidRDefault="00D04354">
            <w:pPr>
              <w:jc w:val="center"/>
              <w:rPr>
                <w:rFonts w:ascii="Times New Roman" w:hAnsi="Times New Roman"/>
              </w:rPr>
            </w:pPr>
            <w:r>
              <w:rPr>
                <w:rFonts w:ascii="Times New Roman" w:hAnsi="Times New Roman"/>
              </w:rPr>
              <w:t>0.373</w:t>
            </w:r>
          </w:p>
        </w:tc>
        <w:tc>
          <w:tcPr>
            <w:tcW w:w="850" w:type="dxa"/>
            <w:vAlign w:val="center"/>
          </w:tcPr>
          <w:p w14:paraId="1162D3C0" w14:textId="77777777" w:rsidR="00713B2B" w:rsidRDefault="00D04354">
            <w:pPr>
              <w:jc w:val="center"/>
              <w:rPr>
                <w:rFonts w:ascii="Times New Roman" w:hAnsi="Times New Roman"/>
              </w:rPr>
            </w:pPr>
            <w:r>
              <w:rPr>
                <w:rFonts w:ascii="Times New Roman" w:hAnsi="Times New Roman"/>
              </w:rPr>
              <w:t>0.179</w:t>
            </w:r>
          </w:p>
        </w:tc>
        <w:tc>
          <w:tcPr>
            <w:tcW w:w="1560" w:type="dxa"/>
            <w:vAlign w:val="center"/>
          </w:tcPr>
          <w:p w14:paraId="17621DAE" w14:textId="77777777" w:rsidR="00713B2B" w:rsidRDefault="00D04354">
            <w:pPr>
              <w:jc w:val="center"/>
              <w:rPr>
                <w:rFonts w:ascii="Times New Roman" w:hAnsi="Times New Roman"/>
              </w:rPr>
            </w:pPr>
            <w:r>
              <w:rPr>
                <w:rFonts w:ascii="Times New Roman" w:hAnsi="Times New Roman"/>
              </w:rPr>
              <w:t>[-0.237,</w:t>
            </w:r>
            <w:r>
              <w:rPr>
                <w:rFonts w:ascii="Times New Roman" w:hAnsi="Times New Roman" w:hint="eastAsia"/>
              </w:rPr>
              <w:t xml:space="preserve"> </w:t>
            </w:r>
            <w:r>
              <w:rPr>
                <w:rFonts w:ascii="Times New Roman" w:hAnsi="Times New Roman"/>
              </w:rPr>
              <w:t>1.251]</w:t>
            </w:r>
          </w:p>
        </w:tc>
      </w:tr>
      <w:tr w:rsidR="00713B2B" w14:paraId="6BC573C6" w14:textId="77777777">
        <w:trPr>
          <w:jc w:val="center"/>
        </w:trPr>
        <w:tc>
          <w:tcPr>
            <w:tcW w:w="1242" w:type="dxa"/>
            <w:vMerge w:val="restart"/>
            <w:vAlign w:val="center"/>
          </w:tcPr>
          <w:p w14:paraId="2B969C22" w14:textId="77777777" w:rsidR="00713B2B" w:rsidRDefault="00D04354">
            <w:pPr>
              <w:jc w:val="center"/>
              <w:rPr>
                <w:rFonts w:ascii="Times New Roman" w:hAnsi="Times New Roman"/>
              </w:rPr>
            </w:pPr>
            <w:r>
              <w:rPr>
                <w:rFonts w:ascii="Times New Roman" w:hAnsi="Times New Roman" w:hint="eastAsia"/>
              </w:rPr>
              <w:t>大学本（专）科</w:t>
            </w:r>
          </w:p>
        </w:tc>
        <w:tc>
          <w:tcPr>
            <w:tcW w:w="1985" w:type="dxa"/>
            <w:vAlign w:val="center"/>
          </w:tcPr>
          <w:p w14:paraId="4BF085D7" w14:textId="77777777" w:rsidR="00713B2B" w:rsidRDefault="00D04354">
            <w:pPr>
              <w:jc w:val="center"/>
              <w:rPr>
                <w:rFonts w:ascii="Times New Roman" w:hAnsi="Times New Roman"/>
              </w:rPr>
            </w:pPr>
            <w:r>
              <w:rPr>
                <w:rFonts w:ascii="Times New Roman" w:hAnsi="Times New Roman" w:hint="eastAsia"/>
              </w:rPr>
              <w:t>初中及以下</w:t>
            </w:r>
          </w:p>
        </w:tc>
        <w:tc>
          <w:tcPr>
            <w:tcW w:w="1701" w:type="dxa"/>
            <w:vAlign w:val="center"/>
          </w:tcPr>
          <w:p w14:paraId="654B5980" w14:textId="77777777" w:rsidR="00713B2B" w:rsidRDefault="00D04354">
            <w:pPr>
              <w:jc w:val="center"/>
              <w:rPr>
                <w:rFonts w:ascii="Times New Roman" w:hAnsi="Times New Roman"/>
              </w:rPr>
            </w:pPr>
            <w:r>
              <w:rPr>
                <w:rFonts w:ascii="Times New Roman" w:hAnsi="Times New Roman"/>
              </w:rPr>
              <w:t>0.014</w:t>
            </w:r>
          </w:p>
        </w:tc>
        <w:tc>
          <w:tcPr>
            <w:tcW w:w="1134" w:type="dxa"/>
            <w:vAlign w:val="center"/>
          </w:tcPr>
          <w:p w14:paraId="16B57FE2" w14:textId="77777777" w:rsidR="00713B2B" w:rsidRDefault="00D04354">
            <w:pPr>
              <w:jc w:val="center"/>
              <w:rPr>
                <w:rFonts w:ascii="Times New Roman" w:hAnsi="Times New Roman"/>
              </w:rPr>
            </w:pPr>
            <w:r>
              <w:rPr>
                <w:rFonts w:ascii="Times New Roman" w:hAnsi="Times New Roman"/>
              </w:rPr>
              <w:t>0.493</w:t>
            </w:r>
          </w:p>
        </w:tc>
        <w:tc>
          <w:tcPr>
            <w:tcW w:w="850" w:type="dxa"/>
            <w:vAlign w:val="center"/>
          </w:tcPr>
          <w:p w14:paraId="4BF7C8A8" w14:textId="77777777" w:rsidR="00713B2B" w:rsidRDefault="00D04354">
            <w:pPr>
              <w:jc w:val="center"/>
              <w:rPr>
                <w:rFonts w:ascii="Times New Roman" w:hAnsi="Times New Roman"/>
              </w:rPr>
            </w:pPr>
            <w:r>
              <w:rPr>
                <w:rFonts w:ascii="Times New Roman" w:hAnsi="Times New Roman"/>
              </w:rPr>
              <w:t>0.978</w:t>
            </w:r>
          </w:p>
        </w:tc>
        <w:tc>
          <w:tcPr>
            <w:tcW w:w="1560" w:type="dxa"/>
            <w:vAlign w:val="center"/>
          </w:tcPr>
          <w:p w14:paraId="7BD9C0C6" w14:textId="77777777" w:rsidR="00713B2B" w:rsidRDefault="00D04354">
            <w:pPr>
              <w:jc w:val="center"/>
              <w:rPr>
                <w:rFonts w:ascii="Times New Roman" w:hAnsi="Times New Roman"/>
              </w:rPr>
            </w:pPr>
            <w:r>
              <w:rPr>
                <w:rFonts w:ascii="Times New Roman" w:hAnsi="Times New Roman"/>
              </w:rPr>
              <w:t>[-0.969</w:t>
            </w:r>
            <w:r>
              <w:rPr>
                <w:rFonts w:ascii="Times New Roman" w:hAnsi="Times New Roman" w:hint="eastAsia"/>
              </w:rPr>
              <w:t>,</w:t>
            </w:r>
            <w:r>
              <w:rPr>
                <w:rFonts w:ascii="Times New Roman" w:hAnsi="Times New Roman"/>
              </w:rPr>
              <w:t xml:space="preserve"> 0.996]</w:t>
            </w:r>
          </w:p>
        </w:tc>
      </w:tr>
      <w:tr w:rsidR="00713B2B" w14:paraId="4C3A7369" w14:textId="77777777">
        <w:trPr>
          <w:jc w:val="center"/>
        </w:trPr>
        <w:tc>
          <w:tcPr>
            <w:tcW w:w="1242" w:type="dxa"/>
            <w:vMerge/>
            <w:vAlign w:val="center"/>
          </w:tcPr>
          <w:p w14:paraId="10F758E9" w14:textId="77777777" w:rsidR="00713B2B" w:rsidRDefault="00713B2B">
            <w:pPr>
              <w:jc w:val="center"/>
              <w:rPr>
                <w:rFonts w:ascii="Times New Roman" w:hAnsi="Times New Roman"/>
              </w:rPr>
            </w:pPr>
          </w:p>
        </w:tc>
        <w:tc>
          <w:tcPr>
            <w:tcW w:w="1985" w:type="dxa"/>
            <w:vAlign w:val="center"/>
          </w:tcPr>
          <w:p w14:paraId="7C1A9E5C" w14:textId="77777777" w:rsidR="00713B2B" w:rsidRDefault="00D04354">
            <w:pPr>
              <w:jc w:val="center"/>
              <w:rPr>
                <w:rFonts w:ascii="Times New Roman" w:hAnsi="Times New Roman"/>
              </w:rPr>
            </w:pPr>
            <w:r>
              <w:rPr>
                <w:rFonts w:ascii="Times New Roman" w:hAnsi="Times New Roman" w:hint="eastAsia"/>
              </w:rPr>
              <w:t>高中（中专）</w:t>
            </w:r>
          </w:p>
        </w:tc>
        <w:tc>
          <w:tcPr>
            <w:tcW w:w="1701" w:type="dxa"/>
            <w:vAlign w:val="center"/>
          </w:tcPr>
          <w:p w14:paraId="243A26B6" w14:textId="77777777" w:rsidR="00713B2B" w:rsidRDefault="00D04354">
            <w:pPr>
              <w:jc w:val="center"/>
              <w:rPr>
                <w:rFonts w:ascii="Times New Roman" w:hAnsi="Times New Roman"/>
              </w:rPr>
            </w:pPr>
            <w:r>
              <w:rPr>
                <w:rFonts w:ascii="Times New Roman" w:hAnsi="Times New Roman"/>
              </w:rPr>
              <w:t>-0.330</w:t>
            </w:r>
          </w:p>
        </w:tc>
        <w:tc>
          <w:tcPr>
            <w:tcW w:w="1134" w:type="dxa"/>
            <w:vAlign w:val="center"/>
          </w:tcPr>
          <w:p w14:paraId="65EBCE2F" w14:textId="77777777" w:rsidR="00713B2B" w:rsidRDefault="00D04354">
            <w:pPr>
              <w:jc w:val="center"/>
              <w:rPr>
                <w:rFonts w:ascii="Times New Roman" w:hAnsi="Times New Roman"/>
              </w:rPr>
            </w:pPr>
            <w:r>
              <w:rPr>
                <w:rFonts w:ascii="Times New Roman" w:hAnsi="Times New Roman"/>
              </w:rPr>
              <w:t>0.364</w:t>
            </w:r>
          </w:p>
        </w:tc>
        <w:tc>
          <w:tcPr>
            <w:tcW w:w="850" w:type="dxa"/>
            <w:vAlign w:val="center"/>
          </w:tcPr>
          <w:p w14:paraId="2251D883" w14:textId="77777777" w:rsidR="00713B2B" w:rsidRDefault="00D04354">
            <w:pPr>
              <w:jc w:val="center"/>
              <w:rPr>
                <w:rFonts w:ascii="Times New Roman" w:hAnsi="Times New Roman"/>
              </w:rPr>
            </w:pPr>
            <w:r>
              <w:rPr>
                <w:rFonts w:ascii="Times New Roman" w:hAnsi="Times New Roman"/>
              </w:rPr>
              <w:t>0.367</w:t>
            </w:r>
          </w:p>
        </w:tc>
        <w:tc>
          <w:tcPr>
            <w:tcW w:w="1560" w:type="dxa"/>
            <w:vAlign w:val="center"/>
          </w:tcPr>
          <w:p w14:paraId="38EBE199" w14:textId="77777777" w:rsidR="00713B2B" w:rsidRDefault="00D04354">
            <w:pPr>
              <w:jc w:val="center"/>
              <w:rPr>
                <w:rFonts w:ascii="Times New Roman" w:hAnsi="Times New Roman"/>
              </w:rPr>
            </w:pPr>
            <w:r>
              <w:rPr>
                <w:rFonts w:ascii="Times New Roman" w:hAnsi="Times New Roman"/>
              </w:rPr>
              <w:t>[-1.055</w:t>
            </w:r>
            <w:r>
              <w:rPr>
                <w:rFonts w:ascii="Times New Roman" w:hAnsi="Times New Roman" w:hint="eastAsia"/>
              </w:rPr>
              <w:t>,</w:t>
            </w:r>
            <w:r>
              <w:rPr>
                <w:rFonts w:ascii="Times New Roman" w:hAnsi="Times New Roman"/>
              </w:rPr>
              <w:t xml:space="preserve"> 0.395]</w:t>
            </w:r>
          </w:p>
        </w:tc>
      </w:tr>
      <w:tr w:rsidR="00713B2B" w14:paraId="29F5B776" w14:textId="77777777">
        <w:trPr>
          <w:jc w:val="center"/>
        </w:trPr>
        <w:tc>
          <w:tcPr>
            <w:tcW w:w="1242" w:type="dxa"/>
            <w:vMerge/>
            <w:vAlign w:val="center"/>
          </w:tcPr>
          <w:p w14:paraId="796A7243" w14:textId="77777777" w:rsidR="00713B2B" w:rsidRDefault="00713B2B">
            <w:pPr>
              <w:jc w:val="center"/>
              <w:rPr>
                <w:rFonts w:ascii="Times New Roman" w:hAnsi="Times New Roman"/>
              </w:rPr>
            </w:pPr>
          </w:p>
        </w:tc>
        <w:tc>
          <w:tcPr>
            <w:tcW w:w="1985" w:type="dxa"/>
            <w:vAlign w:val="center"/>
          </w:tcPr>
          <w:p w14:paraId="03AE5C7F" w14:textId="77777777" w:rsidR="00713B2B" w:rsidRDefault="00D04354">
            <w:pPr>
              <w:jc w:val="center"/>
              <w:rPr>
                <w:rFonts w:ascii="Times New Roman" w:hAnsi="Times New Roman"/>
              </w:rPr>
            </w:pPr>
            <w:r>
              <w:rPr>
                <w:rFonts w:ascii="Times New Roman" w:hAnsi="Times New Roman" w:hint="eastAsia"/>
              </w:rPr>
              <w:t>硕士研究生及以上</w:t>
            </w:r>
          </w:p>
        </w:tc>
        <w:tc>
          <w:tcPr>
            <w:tcW w:w="1701" w:type="dxa"/>
            <w:vAlign w:val="center"/>
          </w:tcPr>
          <w:p w14:paraId="531F13D5" w14:textId="77777777" w:rsidR="00713B2B" w:rsidRDefault="00D04354">
            <w:pPr>
              <w:jc w:val="center"/>
              <w:rPr>
                <w:rFonts w:ascii="Times New Roman" w:hAnsi="Times New Roman"/>
              </w:rPr>
            </w:pPr>
            <w:r>
              <w:rPr>
                <w:rFonts w:ascii="Times New Roman" w:hAnsi="Times New Roman"/>
              </w:rPr>
              <w:t>0.177</w:t>
            </w:r>
          </w:p>
        </w:tc>
        <w:tc>
          <w:tcPr>
            <w:tcW w:w="1134" w:type="dxa"/>
            <w:vAlign w:val="center"/>
          </w:tcPr>
          <w:p w14:paraId="6A48A5D9" w14:textId="77777777" w:rsidR="00713B2B" w:rsidRDefault="00D04354">
            <w:pPr>
              <w:jc w:val="center"/>
              <w:rPr>
                <w:rFonts w:ascii="Times New Roman" w:hAnsi="Times New Roman"/>
              </w:rPr>
            </w:pPr>
            <w:r>
              <w:rPr>
                <w:rFonts w:ascii="Times New Roman" w:hAnsi="Times New Roman"/>
              </w:rPr>
              <w:t>0.224</w:t>
            </w:r>
          </w:p>
        </w:tc>
        <w:tc>
          <w:tcPr>
            <w:tcW w:w="850" w:type="dxa"/>
            <w:vAlign w:val="center"/>
          </w:tcPr>
          <w:p w14:paraId="000F5D03" w14:textId="77777777" w:rsidR="00713B2B" w:rsidRDefault="00D04354">
            <w:pPr>
              <w:jc w:val="center"/>
              <w:rPr>
                <w:rFonts w:ascii="Times New Roman" w:hAnsi="Times New Roman"/>
              </w:rPr>
            </w:pPr>
            <w:r>
              <w:rPr>
                <w:rFonts w:ascii="Times New Roman" w:hAnsi="Times New Roman"/>
              </w:rPr>
              <w:t>0.432</w:t>
            </w:r>
          </w:p>
        </w:tc>
        <w:tc>
          <w:tcPr>
            <w:tcW w:w="1560" w:type="dxa"/>
            <w:vAlign w:val="center"/>
          </w:tcPr>
          <w:p w14:paraId="686FF422" w14:textId="77777777" w:rsidR="00713B2B" w:rsidRDefault="00D04354">
            <w:pPr>
              <w:jc w:val="center"/>
              <w:rPr>
                <w:rFonts w:ascii="Times New Roman" w:hAnsi="Times New Roman"/>
              </w:rPr>
            </w:pPr>
            <w:r>
              <w:rPr>
                <w:rFonts w:ascii="Times New Roman" w:hAnsi="Times New Roman"/>
              </w:rPr>
              <w:t>[-0.269</w:t>
            </w:r>
            <w:r>
              <w:rPr>
                <w:rFonts w:ascii="Times New Roman" w:hAnsi="Times New Roman" w:hint="eastAsia"/>
              </w:rPr>
              <w:t>,</w:t>
            </w:r>
            <w:r>
              <w:rPr>
                <w:rFonts w:ascii="Times New Roman" w:hAnsi="Times New Roman"/>
              </w:rPr>
              <w:t xml:space="preserve"> 0.623]</w:t>
            </w:r>
          </w:p>
        </w:tc>
      </w:tr>
      <w:tr w:rsidR="00713B2B" w14:paraId="35DF2465" w14:textId="77777777">
        <w:trPr>
          <w:jc w:val="center"/>
        </w:trPr>
        <w:tc>
          <w:tcPr>
            <w:tcW w:w="1242" w:type="dxa"/>
            <w:vMerge w:val="restart"/>
            <w:vAlign w:val="center"/>
          </w:tcPr>
          <w:p w14:paraId="528BFBB0" w14:textId="77777777" w:rsidR="00713B2B" w:rsidRDefault="00D04354">
            <w:pPr>
              <w:jc w:val="center"/>
              <w:rPr>
                <w:rFonts w:ascii="Times New Roman" w:hAnsi="Times New Roman"/>
              </w:rPr>
            </w:pPr>
            <w:r>
              <w:rPr>
                <w:rFonts w:ascii="Times New Roman" w:hAnsi="Times New Roman" w:hint="eastAsia"/>
              </w:rPr>
              <w:t>硕士研究生及以上</w:t>
            </w:r>
          </w:p>
        </w:tc>
        <w:tc>
          <w:tcPr>
            <w:tcW w:w="1985" w:type="dxa"/>
            <w:vAlign w:val="center"/>
          </w:tcPr>
          <w:p w14:paraId="5F437643" w14:textId="77777777" w:rsidR="00713B2B" w:rsidRDefault="00D04354">
            <w:pPr>
              <w:jc w:val="center"/>
              <w:rPr>
                <w:rFonts w:ascii="Times New Roman" w:hAnsi="Times New Roman"/>
              </w:rPr>
            </w:pPr>
            <w:r>
              <w:rPr>
                <w:rFonts w:ascii="Times New Roman" w:hAnsi="Times New Roman" w:hint="eastAsia"/>
              </w:rPr>
              <w:t>初中及以下</w:t>
            </w:r>
          </w:p>
        </w:tc>
        <w:tc>
          <w:tcPr>
            <w:tcW w:w="1701" w:type="dxa"/>
            <w:vAlign w:val="center"/>
          </w:tcPr>
          <w:p w14:paraId="3A1CD4B0" w14:textId="77777777" w:rsidR="00713B2B" w:rsidRDefault="00D04354">
            <w:pPr>
              <w:jc w:val="center"/>
              <w:rPr>
                <w:rFonts w:ascii="Times New Roman" w:hAnsi="Times New Roman"/>
              </w:rPr>
            </w:pPr>
            <w:r>
              <w:rPr>
                <w:rFonts w:ascii="Times New Roman" w:hAnsi="Times New Roman"/>
              </w:rPr>
              <w:t>-0.163</w:t>
            </w:r>
          </w:p>
        </w:tc>
        <w:tc>
          <w:tcPr>
            <w:tcW w:w="1134" w:type="dxa"/>
            <w:vAlign w:val="center"/>
          </w:tcPr>
          <w:p w14:paraId="7F183070" w14:textId="77777777" w:rsidR="00713B2B" w:rsidRDefault="00D04354">
            <w:pPr>
              <w:jc w:val="center"/>
              <w:rPr>
                <w:rFonts w:ascii="Times New Roman" w:hAnsi="Times New Roman"/>
              </w:rPr>
            </w:pPr>
            <w:r>
              <w:rPr>
                <w:rFonts w:ascii="Times New Roman" w:hAnsi="Times New Roman"/>
              </w:rPr>
              <w:t>0.500</w:t>
            </w:r>
          </w:p>
        </w:tc>
        <w:tc>
          <w:tcPr>
            <w:tcW w:w="850" w:type="dxa"/>
            <w:vAlign w:val="center"/>
          </w:tcPr>
          <w:p w14:paraId="5E0723FC" w14:textId="77777777" w:rsidR="00713B2B" w:rsidRDefault="00D04354">
            <w:pPr>
              <w:jc w:val="center"/>
              <w:rPr>
                <w:rFonts w:ascii="Times New Roman" w:hAnsi="Times New Roman"/>
              </w:rPr>
            </w:pPr>
            <w:r>
              <w:rPr>
                <w:rFonts w:ascii="Times New Roman" w:hAnsi="Times New Roman"/>
              </w:rPr>
              <w:t>0.745</w:t>
            </w:r>
          </w:p>
        </w:tc>
        <w:tc>
          <w:tcPr>
            <w:tcW w:w="1560" w:type="dxa"/>
            <w:vAlign w:val="center"/>
          </w:tcPr>
          <w:p w14:paraId="52FC5895" w14:textId="77777777" w:rsidR="00713B2B" w:rsidRDefault="00D04354">
            <w:pPr>
              <w:jc w:val="center"/>
              <w:rPr>
                <w:rFonts w:ascii="Times New Roman" w:hAnsi="Times New Roman"/>
              </w:rPr>
            </w:pPr>
            <w:r>
              <w:rPr>
                <w:rFonts w:ascii="Times New Roman" w:hAnsi="Times New Roman"/>
              </w:rPr>
              <w:t>[-1.160, 0.833]</w:t>
            </w:r>
          </w:p>
        </w:tc>
      </w:tr>
      <w:tr w:rsidR="00713B2B" w14:paraId="15C1ECB7" w14:textId="77777777">
        <w:trPr>
          <w:jc w:val="center"/>
        </w:trPr>
        <w:tc>
          <w:tcPr>
            <w:tcW w:w="1242" w:type="dxa"/>
            <w:vMerge/>
            <w:vAlign w:val="center"/>
          </w:tcPr>
          <w:p w14:paraId="4C840F7B" w14:textId="77777777" w:rsidR="00713B2B" w:rsidRDefault="00713B2B">
            <w:pPr>
              <w:jc w:val="center"/>
              <w:rPr>
                <w:rFonts w:ascii="Times New Roman" w:hAnsi="Times New Roman"/>
              </w:rPr>
            </w:pPr>
          </w:p>
        </w:tc>
        <w:tc>
          <w:tcPr>
            <w:tcW w:w="1985" w:type="dxa"/>
            <w:vAlign w:val="center"/>
          </w:tcPr>
          <w:p w14:paraId="0152C4E5" w14:textId="77777777" w:rsidR="00713B2B" w:rsidRDefault="00D04354">
            <w:pPr>
              <w:jc w:val="center"/>
              <w:rPr>
                <w:rFonts w:ascii="Times New Roman" w:hAnsi="Times New Roman"/>
              </w:rPr>
            </w:pPr>
            <w:r>
              <w:rPr>
                <w:rFonts w:ascii="Times New Roman" w:hAnsi="Times New Roman" w:hint="eastAsia"/>
              </w:rPr>
              <w:t>高中（中专）</w:t>
            </w:r>
          </w:p>
        </w:tc>
        <w:tc>
          <w:tcPr>
            <w:tcW w:w="1701" w:type="dxa"/>
            <w:vAlign w:val="center"/>
          </w:tcPr>
          <w:p w14:paraId="5F58252F" w14:textId="77777777" w:rsidR="00713B2B" w:rsidRDefault="00D04354">
            <w:pPr>
              <w:jc w:val="center"/>
              <w:rPr>
                <w:rFonts w:ascii="Times New Roman" w:hAnsi="Times New Roman"/>
              </w:rPr>
            </w:pPr>
            <w:r>
              <w:rPr>
                <w:rFonts w:ascii="Times New Roman" w:hAnsi="Times New Roman"/>
              </w:rPr>
              <w:t>-0.507</w:t>
            </w:r>
          </w:p>
        </w:tc>
        <w:tc>
          <w:tcPr>
            <w:tcW w:w="1134" w:type="dxa"/>
            <w:vAlign w:val="center"/>
          </w:tcPr>
          <w:p w14:paraId="53976B6B" w14:textId="77777777" w:rsidR="00713B2B" w:rsidRDefault="00D04354">
            <w:pPr>
              <w:jc w:val="center"/>
              <w:rPr>
                <w:rFonts w:ascii="Times New Roman" w:hAnsi="Times New Roman"/>
              </w:rPr>
            </w:pPr>
            <w:r>
              <w:rPr>
                <w:rFonts w:ascii="Times New Roman" w:hAnsi="Times New Roman"/>
              </w:rPr>
              <w:t>0.373</w:t>
            </w:r>
          </w:p>
        </w:tc>
        <w:tc>
          <w:tcPr>
            <w:tcW w:w="850" w:type="dxa"/>
            <w:vAlign w:val="center"/>
          </w:tcPr>
          <w:p w14:paraId="7300CA06" w14:textId="77777777" w:rsidR="00713B2B" w:rsidRDefault="00D04354">
            <w:pPr>
              <w:jc w:val="center"/>
              <w:rPr>
                <w:rFonts w:ascii="Times New Roman" w:hAnsi="Times New Roman"/>
              </w:rPr>
            </w:pPr>
            <w:r>
              <w:rPr>
                <w:rFonts w:ascii="Times New Roman" w:hAnsi="Times New Roman"/>
              </w:rPr>
              <w:t>0.179</w:t>
            </w:r>
          </w:p>
        </w:tc>
        <w:tc>
          <w:tcPr>
            <w:tcW w:w="1560" w:type="dxa"/>
            <w:vAlign w:val="center"/>
          </w:tcPr>
          <w:p w14:paraId="00534670" w14:textId="77777777" w:rsidR="00713B2B" w:rsidRDefault="00D04354">
            <w:pPr>
              <w:jc w:val="center"/>
              <w:rPr>
                <w:rFonts w:ascii="Times New Roman" w:hAnsi="Times New Roman"/>
              </w:rPr>
            </w:pPr>
            <w:r>
              <w:rPr>
                <w:rFonts w:ascii="Times New Roman" w:hAnsi="Times New Roman"/>
              </w:rPr>
              <w:t>[-1.251</w:t>
            </w:r>
            <w:r>
              <w:rPr>
                <w:rFonts w:ascii="Times New Roman" w:hAnsi="Times New Roman" w:hint="eastAsia"/>
              </w:rPr>
              <w:t>,</w:t>
            </w:r>
            <w:r>
              <w:rPr>
                <w:rFonts w:ascii="Times New Roman" w:hAnsi="Times New Roman"/>
              </w:rPr>
              <w:t xml:space="preserve"> 0.237]</w:t>
            </w:r>
          </w:p>
        </w:tc>
      </w:tr>
      <w:tr w:rsidR="00713B2B" w14:paraId="7D712363" w14:textId="77777777">
        <w:trPr>
          <w:jc w:val="center"/>
        </w:trPr>
        <w:tc>
          <w:tcPr>
            <w:tcW w:w="1242" w:type="dxa"/>
            <w:vMerge/>
            <w:vAlign w:val="center"/>
          </w:tcPr>
          <w:p w14:paraId="4BA2DA89" w14:textId="77777777" w:rsidR="00713B2B" w:rsidRDefault="00713B2B">
            <w:pPr>
              <w:jc w:val="center"/>
              <w:rPr>
                <w:rFonts w:ascii="Times New Roman" w:hAnsi="Times New Roman"/>
              </w:rPr>
            </w:pPr>
          </w:p>
        </w:tc>
        <w:tc>
          <w:tcPr>
            <w:tcW w:w="1985" w:type="dxa"/>
            <w:vAlign w:val="center"/>
          </w:tcPr>
          <w:p w14:paraId="41A68880" w14:textId="77777777" w:rsidR="00713B2B" w:rsidRDefault="00D04354">
            <w:pPr>
              <w:jc w:val="center"/>
              <w:rPr>
                <w:rFonts w:ascii="Times New Roman" w:hAnsi="Times New Roman"/>
              </w:rPr>
            </w:pPr>
            <w:r>
              <w:rPr>
                <w:rFonts w:ascii="Times New Roman" w:hAnsi="Times New Roman" w:hint="eastAsia"/>
              </w:rPr>
              <w:t>大学本（专）科</w:t>
            </w:r>
          </w:p>
        </w:tc>
        <w:tc>
          <w:tcPr>
            <w:tcW w:w="1701" w:type="dxa"/>
            <w:vAlign w:val="center"/>
          </w:tcPr>
          <w:p w14:paraId="2CCF7489" w14:textId="77777777" w:rsidR="00713B2B" w:rsidRDefault="00D04354">
            <w:pPr>
              <w:jc w:val="center"/>
              <w:rPr>
                <w:rFonts w:ascii="Times New Roman" w:hAnsi="Times New Roman"/>
              </w:rPr>
            </w:pPr>
            <w:r>
              <w:rPr>
                <w:rFonts w:ascii="Times New Roman" w:hAnsi="Times New Roman"/>
              </w:rPr>
              <w:t>-0.177</w:t>
            </w:r>
          </w:p>
        </w:tc>
        <w:tc>
          <w:tcPr>
            <w:tcW w:w="1134" w:type="dxa"/>
            <w:vAlign w:val="center"/>
          </w:tcPr>
          <w:p w14:paraId="2DB68409" w14:textId="77777777" w:rsidR="00713B2B" w:rsidRDefault="00D04354">
            <w:pPr>
              <w:jc w:val="center"/>
              <w:rPr>
                <w:rFonts w:ascii="Times New Roman" w:hAnsi="Times New Roman"/>
              </w:rPr>
            </w:pPr>
            <w:r>
              <w:rPr>
                <w:rFonts w:ascii="Times New Roman" w:hAnsi="Times New Roman"/>
              </w:rPr>
              <w:t>0.224</w:t>
            </w:r>
          </w:p>
        </w:tc>
        <w:tc>
          <w:tcPr>
            <w:tcW w:w="850" w:type="dxa"/>
            <w:vAlign w:val="center"/>
          </w:tcPr>
          <w:p w14:paraId="4DF4260F" w14:textId="77777777" w:rsidR="00713B2B" w:rsidRDefault="00D04354">
            <w:pPr>
              <w:jc w:val="center"/>
              <w:rPr>
                <w:rFonts w:ascii="Times New Roman" w:hAnsi="Times New Roman"/>
              </w:rPr>
            </w:pPr>
            <w:r>
              <w:rPr>
                <w:rFonts w:ascii="Times New Roman" w:hAnsi="Times New Roman"/>
              </w:rPr>
              <w:t>0.432</w:t>
            </w:r>
          </w:p>
        </w:tc>
        <w:tc>
          <w:tcPr>
            <w:tcW w:w="1560" w:type="dxa"/>
            <w:vAlign w:val="center"/>
          </w:tcPr>
          <w:p w14:paraId="2A64F0A8" w14:textId="77777777" w:rsidR="00713B2B" w:rsidRDefault="00D04354">
            <w:pPr>
              <w:jc w:val="center"/>
              <w:rPr>
                <w:rFonts w:ascii="Times New Roman" w:hAnsi="Times New Roman"/>
              </w:rPr>
            </w:pPr>
            <w:r>
              <w:rPr>
                <w:rFonts w:ascii="Times New Roman" w:hAnsi="Times New Roman"/>
              </w:rPr>
              <w:t>[-0.623, 0.269]</w:t>
            </w:r>
          </w:p>
        </w:tc>
      </w:tr>
    </w:tbl>
    <w:p w14:paraId="78677C4E" w14:textId="77777777" w:rsidR="00713B2B" w:rsidRDefault="00713B2B">
      <w:pPr>
        <w:spacing w:line="360" w:lineRule="auto"/>
        <w:rPr>
          <w:rFonts w:ascii="SimSun" w:eastAsia="SimSun" w:hAnsi="SimSun" w:cs="SimSun"/>
          <w:sz w:val="24"/>
        </w:rPr>
      </w:pPr>
    </w:p>
    <w:p w14:paraId="3518B98B" w14:textId="77777777" w:rsidR="00713B2B" w:rsidRDefault="00D04354">
      <w:pPr>
        <w:pStyle w:val="11"/>
      </w:pPr>
      <w:r>
        <w:rPr>
          <w:rFonts w:hint="eastAsia"/>
        </w:rPr>
        <w:t>（</w:t>
      </w:r>
      <w:r>
        <w:rPr>
          <w:rFonts w:hint="eastAsia"/>
        </w:rPr>
        <w:t>4</w:t>
      </w:r>
      <w:r>
        <w:rPr>
          <w:rFonts w:hint="eastAsia"/>
        </w:rPr>
        <w:t>）信息干预策略与职业的交互作用</w:t>
      </w:r>
    </w:p>
    <w:p w14:paraId="1092D10E" w14:textId="77777777" w:rsidR="00713B2B" w:rsidRDefault="00D04354">
      <w:pPr>
        <w:pStyle w:val="11"/>
      </w:pPr>
      <w:r>
        <w:rPr>
          <w:rFonts w:hint="eastAsia"/>
        </w:rPr>
        <w:t>职业</w:t>
      </w:r>
      <w:r>
        <w:rPr>
          <w:rFonts w:hint="eastAsia"/>
        </w:rPr>
        <w:t xml:space="preserve"> </w:t>
      </w:r>
      <w:r>
        <w:rPr>
          <w:rFonts w:hint="eastAsia"/>
        </w:rPr>
        <w:t>×</w:t>
      </w:r>
      <w:r>
        <w:rPr>
          <w:rFonts w:hint="eastAsia"/>
        </w:rPr>
        <w:t xml:space="preserve"> </w:t>
      </w:r>
      <w:r>
        <w:rPr>
          <w:rFonts w:hint="eastAsia"/>
        </w:rPr>
        <w:t>语言强度（</w:t>
      </w:r>
      <w:r>
        <w:rPr>
          <w:rFonts w:hint="eastAsia"/>
        </w:rPr>
        <w:t>Wilks' Lambda F = 1.935</w:t>
      </w:r>
      <w:r>
        <w:rPr>
          <w:rFonts w:hint="eastAsia"/>
        </w:rPr>
        <w:t>，</w:t>
      </w:r>
      <w:r>
        <w:rPr>
          <w:rFonts w:hint="eastAsia"/>
        </w:rPr>
        <w:t>p = 0.059</w:t>
      </w:r>
      <w:r>
        <w:rPr>
          <w:rFonts w:hint="eastAsia"/>
        </w:rPr>
        <w:t>）接近显著水平，而职业</w:t>
      </w:r>
      <w:r>
        <w:rPr>
          <w:rFonts w:hint="eastAsia"/>
        </w:rPr>
        <w:t xml:space="preserve"> </w:t>
      </w:r>
      <w:r>
        <w:rPr>
          <w:rFonts w:hint="eastAsia"/>
        </w:rPr>
        <w:t>×</w:t>
      </w:r>
      <w:r>
        <w:rPr>
          <w:rFonts w:hint="eastAsia"/>
        </w:rPr>
        <w:t xml:space="preserve"> </w:t>
      </w:r>
      <w:r>
        <w:rPr>
          <w:rFonts w:hint="eastAsia"/>
        </w:rPr>
        <w:t>频率（</w:t>
      </w:r>
      <w:r>
        <w:rPr>
          <w:rFonts w:hint="eastAsia"/>
        </w:rPr>
        <w:t>Wilks' Lambda F = 0.412</w:t>
      </w:r>
      <w:r>
        <w:rPr>
          <w:rFonts w:hint="eastAsia"/>
        </w:rPr>
        <w:t>，</w:t>
      </w:r>
      <w:r>
        <w:rPr>
          <w:rFonts w:hint="eastAsia"/>
        </w:rPr>
        <w:t>p = 0.912</w:t>
      </w:r>
      <w:r>
        <w:rPr>
          <w:rFonts w:hint="eastAsia"/>
        </w:rPr>
        <w:t>）未达显著水平。在回收行为（</w:t>
      </w:r>
      <w:r>
        <w:rPr>
          <w:rFonts w:hint="eastAsia"/>
        </w:rPr>
        <w:t>RB</w:t>
      </w:r>
      <w:r>
        <w:rPr>
          <w:rFonts w:hint="eastAsia"/>
        </w:rPr>
        <w:t>）方面，职业的主效应接近显著（</w:t>
      </w:r>
      <w:r>
        <w:rPr>
          <w:rFonts w:hint="eastAsia"/>
        </w:rPr>
        <w:t>F = 2.494</w:t>
      </w:r>
      <w:r>
        <w:rPr>
          <w:rFonts w:hint="eastAsia"/>
        </w:rPr>
        <w:t>，</w:t>
      </w:r>
      <w:r>
        <w:rPr>
          <w:rFonts w:hint="eastAsia"/>
        </w:rPr>
        <w:t>p = 0.050</w:t>
      </w:r>
      <w:r>
        <w:rPr>
          <w:rFonts w:hint="eastAsia"/>
        </w:rPr>
        <w:t>），推送频率的主效应显著（</w:t>
      </w:r>
      <w:r>
        <w:rPr>
          <w:rFonts w:hint="eastAsia"/>
        </w:rPr>
        <w:t>F = 11.093</w:t>
      </w:r>
      <w:r>
        <w:rPr>
          <w:rFonts w:hint="eastAsia"/>
        </w:rPr>
        <w:t>，</w:t>
      </w:r>
      <w:r>
        <w:rPr>
          <w:rFonts w:hint="eastAsia"/>
        </w:rPr>
        <w:t>p = 0.001</w:t>
      </w:r>
      <w:r>
        <w:rPr>
          <w:rFonts w:hint="eastAsia"/>
        </w:rPr>
        <w:t>），表明不同职业群体在回收行为上的差异可能受到推送频率的影响（表</w:t>
      </w:r>
      <w:r>
        <w:rPr>
          <w:rFonts w:hint="eastAsia"/>
        </w:rPr>
        <w:t>4</w:t>
      </w:r>
      <w:r>
        <w:t>-16</w:t>
      </w:r>
      <w:r>
        <w:rPr>
          <w:rFonts w:hint="eastAsia"/>
        </w:rPr>
        <w:t>）。</w:t>
      </w:r>
    </w:p>
    <w:p w14:paraId="6B6ACB78" w14:textId="77777777" w:rsidR="00713B2B" w:rsidRDefault="00D04354" w:rsidP="00363098">
      <w:pPr>
        <w:pStyle w:val="a7"/>
      </w:pPr>
      <w:bookmarkStart w:id="124" w:name="_Toc192689117"/>
      <w:r>
        <w:rPr>
          <w:rFonts w:hint="eastAsia"/>
        </w:rPr>
        <w:t>表</w:t>
      </w:r>
      <w:r>
        <w:rPr>
          <w:rFonts w:hint="eastAsia"/>
        </w:rPr>
        <w:t>4</w:t>
      </w:r>
      <w:r>
        <w:t xml:space="preserve">-16 </w:t>
      </w:r>
      <w:r>
        <w:rPr>
          <w:rFonts w:hint="eastAsia"/>
        </w:rPr>
        <w:t>信息干预策略与职业的交互作用多变量方差分析结果</w:t>
      </w:r>
      <w:bookmarkEnd w:id="124"/>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1465"/>
        <w:gridCol w:w="1466"/>
        <w:gridCol w:w="1465"/>
        <w:gridCol w:w="1466"/>
      </w:tblGrid>
      <w:tr w:rsidR="00713B2B" w14:paraId="685AB00C" w14:textId="77777777">
        <w:trPr>
          <w:jc w:val="center"/>
        </w:trPr>
        <w:tc>
          <w:tcPr>
            <w:tcW w:w="4125" w:type="dxa"/>
            <w:gridSpan w:val="2"/>
            <w:tcBorders>
              <w:top w:val="single" w:sz="4" w:space="0" w:color="auto"/>
              <w:bottom w:val="single" w:sz="4" w:space="0" w:color="auto"/>
            </w:tcBorders>
          </w:tcPr>
          <w:p w14:paraId="7B0C9C12" w14:textId="77777777" w:rsidR="00713B2B" w:rsidRDefault="00D04354">
            <w:pPr>
              <w:jc w:val="center"/>
              <w:rPr>
                <w:rFonts w:ascii="Times New Roman" w:hAnsi="Times New Roman"/>
              </w:rPr>
            </w:pPr>
            <w:r>
              <w:rPr>
                <w:rFonts w:ascii="Times New Roman" w:hAnsi="Times New Roman" w:hint="eastAsia"/>
              </w:rPr>
              <w:t>变量</w:t>
            </w:r>
          </w:p>
        </w:tc>
        <w:tc>
          <w:tcPr>
            <w:tcW w:w="1466" w:type="dxa"/>
            <w:tcBorders>
              <w:top w:val="single" w:sz="4" w:space="0" w:color="auto"/>
              <w:bottom w:val="single" w:sz="4" w:space="0" w:color="auto"/>
            </w:tcBorders>
          </w:tcPr>
          <w:p w14:paraId="2DCC6AE2" w14:textId="77777777" w:rsidR="00713B2B" w:rsidRDefault="00D04354">
            <w:pPr>
              <w:jc w:val="center"/>
              <w:rPr>
                <w:rFonts w:ascii="Times New Roman" w:hAnsi="Times New Roman"/>
              </w:rPr>
            </w:pPr>
            <w:r>
              <w:rPr>
                <w:rFonts w:ascii="Times New Roman" w:hAnsi="Times New Roman" w:hint="eastAsia"/>
              </w:rPr>
              <w:t xml:space="preserve">F </w:t>
            </w:r>
            <w:r>
              <w:rPr>
                <w:rFonts w:ascii="Times New Roman" w:hAnsi="Times New Roman" w:hint="eastAsia"/>
              </w:rPr>
              <w:t>值</w:t>
            </w:r>
          </w:p>
        </w:tc>
        <w:tc>
          <w:tcPr>
            <w:tcW w:w="1465" w:type="dxa"/>
            <w:tcBorders>
              <w:top w:val="single" w:sz="4" w:space="0" w:color="auto"/>
              <w:bottom w:val="single" w:sz="4" w:space="0" w:color="auto"/>
            </w:tcBorders>
          </w:tcPr>
          <w:p w14:paraId="162D1BD3" w14:textId="77777777" w:rsidR="00713B2B" w:rsidRDefault="00D04354">
            <w:pPr>
              <w:jc w:val="center"/>
              <w:rPr>
                <w:rFonts w:ascii="Times New Roman" w:hAnsi="Times New Roman"/>
              </w:rPr>
            </w:pPr>
            <w:r>
              <w:rPr>
                <w:rFonts w:ascii="Times New Roman" w:hAnsi="Times New Roman" w:hint="eastAsia"/>
              </w:rPr>
              <w:t xml:space="preserve">p </w:t>
            </w:r>
            <w:r>
              <w:rPr>
                <w:rFonts w:ascii="Times New Roman" w:hAnsi="Times New Roman" w:hint="eastAsia"/>
              </w:rPr>
              <w:t>值</w:t>
            </w:r>
          </w:p>
        </w:tc>
        <w:tc>
          <w:tcPr>
            <w:tcW w:w="1466" w:type="dxa"/>
            <w:tcBorders>
              <w:top w:val="single" w:sz="4" w:space="0" w:color="auto"/>
              <w:bottom w:val="single" w:sz="4" w:space="0" w:color="auto"/>
            </w:tcBorders>
          </w:tcPr>
          <w:p w14:paraId="5B911836" w14:textId="77777777" w:rsidR="00713B2B" w:rsidRDefault="00D04354">
            <w:pPr>
              <w:jc w:val="center"/>
              <w:rPr>
                <w:rFonts w:ascii="Times New Roman" w:hAnsi="Times New Roman"/>
              </w:rPr>
            </w:pPr>
            <w:r>
              <w:rPr>
                <w:rFonts w:ascii="Times New Roman" w:hAnsi="Times New Roman" w:hint="eastAsia"/>
              </w:rPr>
              <w:t>偏</w:t>
            </w:r>
            <w:r>
              <w:rPr>
                <w:rFonts w:ascii="Times New Roman" w:hAnsi="Times New Roman" w:hint="eastAsia"/>
              </w:rPr>
              <w:t xml:space="preserve"> Eta</w:t>
            </w:r>
            <w:r>
              <w:rPr>
                <w:rFonts w:ascii="Times New Roman" w:hAnsi="Times New Roman" w:hint="eastAsia"/>
              </w:rPr>
              <w:t>²</w:t>
            </w:r>
          </w:p>
        </w:tc>
      </w:tr>
      <w:tr w:rsidR="00713B2B" w14:paraId="41B02BFB" w14:textId="77777777">
        <w:trPr>
          <w:jc w:val="center"/>
        </w:trPr>
        <w:tc>
          <w:tcPr>
            <w:tcW w:w="4125" w:type="dxa"/>
            <w:gridSpan w:val="2"/>
            <w:tcBorders>
              <w:top w:val="single" w:sz="4" w:space="0" w:color="auto"/>
            </w:tcBorders>
          </w:tcPr>
          <w:p w14:paraId="7A20B3CB" w14:textId="77777777" w:rsidR="00713B2B" w:rsidRDefault="00D04354">
            <w:pPr>
              <w:jc w:val="center"/>
              <w:rPr>
                <w:rFonts w:ascii="Times New Roman" w:hAnsi="Times New Roman"/>
              </w:rPr>
            </w:pPr>
            <w:r>
              <w:rPr>
                <w:rFonts w:ascii="Times New Roman" w:hAnsi="Times New Roman" w:hint="eastAsia"/>
              </w:rPr>
              <w:t>职业</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语言强度</w:t>
            </w:r>
            <w:r>
              <w:rPr>
                <w:rFonts w:ascii="Times New Roman" w:hAnsi="Times New Roman"/>
              </w:rPr>
              <w:t>Wilks' Lambda</w:t>
            </w:r>
          </w:p>
        </w:tc>
        <w:tc>
          <w:tcPr>
            <w:tcW w:w="1466" w:type="dxa"/>
            <w:tcBorders>
              <w:top w:val="single" w:sz="4" w:space="0" w:color="auto"/>
            </w:tcBorders>
          </w:tcPr>
          <w:p w14:paraId="539E611D" w14:textId="77777777" w:rsidR="00713B2B" w:rsidRDefault="00D04354">
            <w:pPr>
              <w:jc w:val="center"/>
              <w:rPr>
                <w:rFonts w:ascii="Times New Roman" w:hAnsi="Times New Roman"/>
              </w:rPr>
            </w:pPr>
            <w:r>
              <w:rPr>
                <w:rFonts w:ascii="Times New Roman" w:hAnsi="Times New Roman"/>
              </w:rPr>
              <w:t>1.935</w:t>
            </w:r>
          </w:p>
        </w:tc>
        <w:tc>
          <w:tcPr>
            <w:tcW w:w="1465" w:type="dxa"/>
            <w:tcBorders>
              <w:top w:val="single" w:sz="4" w:space="0" w:color="auto"/>
            </w:tcBorders>
          </w:tcPr>
          <w:p w14:paraId="7E0084CD" w14:textId="77777777" w:rsidR="00713B2B" w:rsidRDefault="00D04354">
            <w:pPr>
              <w:jc w:val="center"/>
              <w:rPr>
                <w:rFonts w:ascii="Times New Roman" w:hAnsi="Times New Roman"/>
              </w:rPr>
            </w:pPr>
            <w:r>
              <w:rPr>
                <w:rFonts w:ascii="Times New Roman" w:hAnsi="Times New Roman"/>
              </w:rPr>
              <w:t>0.059</w:t>
            </w:r>
          </w:p>
        </w:tc>
        <w:tc>
          <w:tcPr>
            <w:tcW w:w="1466" w:type="dxa"/>
            <w:tcBorders>
              <w:top w:val="single" w:sz="4" w:space="0" w:color="auto"/>
            </w:tcBorders>
          </w:tcPr>
          <w:p w14:paraId="74F3A28F" w14:textId="77777777" w:rsidR="00713B2B" w:rsidRDefault="00D04354">
            <w:pPr>
              <w:jc w:val="center"/>
              <w:rPr>
                <w:rFonts w:ascii="Times New Roman" w:hAnsi="Times New Roman"/>
              </w:rPr>
            </w:pPr>
            <w:r>
              <w:rPr>
                <w:rFonts w:ascii="Times New Roman" w:hAnsi="Times New Roman"/>
              </w:rPr>
              <w:t>0.096</w:t>
            </w:r>
          </w:p>
        </w:tc>
      </w:tr>
      <w:tr w:rsidR="00713B2B" w14:paraId="62D8CCE2" w14:textId="77777777">
        <w:trPr>
          <w:jc w:val="center"/>
        </w:trPr>
        <w:tc>
          <w:tcPr>
            <w:tcW w:w="2660" w:type="dxa"/>
            <w:vMerge w:val="restart"/>
          </w:tcPr>
          <w:p w14:paraId="1E94028B" w14:textId="77777777" w:rsidR="00713B2B" w:rsidRDefault="00D04354">
            <w:pPr>
              <w:jc w:val="center"/>
              <w:rPr>
                <w:rFonts w:ascii="Times New Roman" w:hAnsi="Times New Roman"/>
              </w:rPr>
            </w:pPr>
            <w:r>
              <w:rPr>
                <w:rFonts w:ascii="Times New Roman" w:hAnsi="Times New Roman" w:hint="eastAsia"/>
              </w:rPr>
              <w:t>职业</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语言强度</w:t>
            </w:r>
          </w:p>
        </w:tc>
        <w:tc>
          <w:tcPr>
            <w:tcW w:w="1465" w:type="dxa"/>
          </w:tcPr>
          <w:p w14:paraId="2F32577A" w14:textId="77777777" w:rsidR="00713B2B" w:rsidRDefault="00D04354">
            <w:pPr>
              <w:jc w:val="center"/>
              <w:rPr>
                <w:rFonts w:ascii="Times New Roman" w:hAnsi="Times New Roman"/>
              </w:rPr>
            </w:pPr>
            <w:r>
              <w:rPr>
                <w:rFonts w:ascii="Times New Roman" w:hAnsi="Times New Roman" w:hint="eastAsia"/>
              </w:rPr>
              <w:t>回收意愿</w:t>
            </w:r>
          </w:p>
        </w:tc>
        <w:tc>
          <w:tcPr>
            <w:tcW w:w="1466" w:type="dxa"/>
          </w:tcPr>
          <w:p w14:paraId="3952BA03" w14:textId="77777777" w:rsidR="00713B2B" w:rsidRDefault="00D04354">
            <w:pPr>
              <w:jc w:val="center"/>
              <w:rPr>
                <w:rFonts w:ascii="Times New Roman" w:hAnsi="Times New Roman"/>
              </w:rPr>
            </w:pPr>
            <w:r>
              <w:rPr>
                <w:rFonts w:ascii="Times New Roman" w:hAnsi="Times New Roman"/>
              </w:rPr>
              <w:t>0.347</w:t>
            </w:r>
          </w:p>
        </w:tc>
        <w:tc>
          <w:tcPr>
            <w:tcW w:w="1465" w:type="dxa"/>
          </w:tcPr>
          <w:p w14:paraId="35B6E500" w14:textId="77777777" w:rsidR="00713B2B" w:rsidRDefault="00D04354">
            <w:pPr>
              <w:jc w:val="center"/>
              <w:rPr>
                <w:rFonts w:ascii="Times New Roman" w:hAnsi="Times New Roman"/>
              </w:rPr>
            </w:pPr>
            <w:r>
              <w:rPr>
                <w:rFonts w:ascii="Times New Roman" w:hAnsi="Times New Roman"/>
              </w:rPr>
              <w:t>0.845</w:t>
            </w:r>
          </w:p>
        </w:tc>
        <w:tc>
          <w:tcPr>
            <w:tcW w:w="1466" w:type="dxa"/>
          </w:tcPr>
          <w:p w14:paraId="447BF7A8" w14:textId="77777777" w:rsidR="00713B2B" w:rsidRDefault="00D04354">
            <w:pPr>
              <w:jc w:val="center"/>
              <w:rPr>
                <w:rFonts w:ascii="Times New Roman" w:hAnsi="Times New Roman"/>
              </w:rPr>
            </w:pPr>
            <w:r>
              <w:rPr>
                <w:rFonts w:ascii="Times New Roman" w:hAnsi="Times New Roman"/>
              </w:rPr>
              <w:t>0.018</w:t>
            </w:r>
          </w:p>
        </w:tc>
      </w:tr>
      <w:tr w:rsidR="00713B2B" w14:paraId="0A487DCE" w14:textId="77777777">
        <w:trPr>
          <w:jc w:val="center"/>
        </w:trPr>
        <w:tc>
          <w:tcPr>
            <w:tcW w:w="2660" w:type="dxa"/>
            <w:vMerge/>
          </w:tcPr>
          <w:p w14:paraId="3238E6AC" w14:textId="77777777" w:rsidR="00713B2B" w:rsidRDefault="00713B2B">
            <w:pPr>
              <w:jc w:val="center"/>
              <w:rPr>
                <w:rFonts w:ascii="Times New Roman" w:hAnsi="Times New Roman"/>
              </w:rPr>
            </w:pPr>
          </w:p>
        </w:tc>
        <w:tc>
          <w:tcPr>
            <w:tcW w:w="1465" w:type="dxa"/>
          </w:tcPr>
          <w:p w14:paraId="4BF635E4" w14:textId="77777777" w:rsidR="00713B2B" w:rsidRDefault="00D04354">
            <w:pPr>
              <w:jc w:val="center"/>
              <w:rPr>
                <w:rFonts w:ascii="Times New Roman" w:hAnsi="Times New Roman"/>
              </w:rPr>
            </w:pPr>
            <w:r>
              <w:rPr>
                <w:rFonts w:ascii="Times New Roman" w:hAnsi="Times New Roman" w:hint="eastAsia"/>
              </w:rPr>
              <w:t>回收行为</w:t>
            </w:r>
          </w:p>
        </w:tc>
        <w:tc>
          <w:tcPr>
            <w:tcW w:w="1466" w:type="dxa"/>
          </w:tcPr>
          <w:p w14:paraId="3F7E4AC3" w14:textId="77777777" w:rsidR="00713B2B" w:rsidRDefault="00D04354">
            <w:pPr>
              <w:jc w:val="center"/>
              <w:rPr>
                <w:rFonts w:ascii="Times New Roman" w:hAnsi="Times New Roman"/>
              </w:rPr>
            </w:pPr>
            <w:r>
              <w:rPr>
                <w:rFonts w:ascii="Times New Roman" w:hAnsi="Times New Roman"/>
              </w:rPr>
              <w:t>1.729</w:t>
            </w:r>
          </w:p>
        </w:tc>
        <w:tc>
          <w:tcPr>
            <w:tcW w:w="1465" w:type="dxa"/>
          </w:tcPr>
          <w:p w14:paraId="6B06F9FF" w14:textId="77777777" w:rsidR="00713B2B" w:rsidRDefault="00D04354">
            <w:pPr>
              <w:jc w:val="center"/>
              <w:rPr>
                <w:rFonts w:ascii="Times New Roman" w:hAnsi="Times New Roman"/>
              </w:rPr>
            </w:pPr>
            <w:r>
              <w:rPr>
                <w:rFonts w:ascii="Times New Roman" w:hAnsi="Times New Roman"/>
              </w:rPr>
              <w:t>0.153</w:t>
            </w:r>
          </w:p>
        </w:tc>
        <w:tc>
          <w:tcPr>
            <w:tcW w:w="1466" w:type="dxa"/>
          </w:tcPr>
          <w:p w14:paraId="05B19FB4" w14:textId="77777777" w:rsidR="00713B2B" w:rsidRDefault="00D04354">
            <w:pPr>
              <w:jc w:val="center"/>
              <w:rPr>
                <w:rFonts w:ascii="Times New Roman" w:hAnsi="Times New Roman"/>
              </w:rPr>
            </w:pPr>
            <w:r>
              <w:rPr>
                <w:rFonts w:ascii="Times New Roman" w:hAnsi="Times New Roman"/>
              </w:rPr>
              <w:t>0.085</w:t>
            </w:r>
          </w:p>
        </w:tc>
      </w:tr>
      <w:tr w:rsidR="00713B2B" w14:paraId="15C32A21" w14:textId="77777777">
        <w:trPr>
          <w:jc w:val="center"/>
        </w:trPr>
        <w:tc>
          <w:tcPr>
            <w:tcW w:w="4125" w:type="dxa"/>
            <w:gridSpan w:val="2"/>
          </w:tcPr>
          <w:p w14:paraId="1A0F1145" w14:textId="77777777" w:rsidR="00713B2B" w:rsidRDefault="00D04354">
            <w:pPr>
              <w:jc w:val="center"/>
              <w:rPr>
                <w:rFonts w:ascii="Times New Roman" w:hAnsi="Times New Roman"/>
              </w:rPr>
            </w:pPr>
            <w:r>
              <w:rPr>
                <w:rFonts w:ascii="Times New Roman" w:hAnsi="Times New Roman" w:hint="eastAsia"/>
              </w:rPr>
              <w:t>职业</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推送频率</w:t>
            </w:r>
            <w:r>
              <w:rPr>
                <w:rFonts w:ascii="Times New Roman" w:hAnsi="Times New Roman"/>
              </w:rPr>
              <w:t>Wilks' Lambda</w:t>
            </w:r>
          </w:p>
        </w:tc>
        <w:tc>
          <w:tcPr>
            <w:tcW w:w="1466" w:type="dxa"/>
          </w:tcPr>
          <w:p w14:paraId="4F1637D7" w14:textId="77777777" w:rsidR="00713B2B" w:rsidRDefault="00D04354">
            <w:pPr>
              <w:jc w:val="center"/>
              <w:rPr>
                <w:rFonts w:ascii="Times New Roman" w:hAnsi="Times New Roman"/>
              </w:rPr>
            </w:pPr>
            <w:r>
              <w:rPr>
                <w:rFonts w:ascii="Times New Roman" w:hAnsi="Times New Roman"/>
              </w:rPr>
              <w:t>0.412</w:t>
            </w:r>
          </w:p>
        </w:tc>
        <w:tc>
          <w:tcPr>
            <w:tcW w:w="1465" w:type="dxa"/>
          </w:tcPr>
          <w:p w14:paraId="226920A7" w14:textId="77777777" w:rsidR="00713B2B" w:rsidRDefault="00D04354">
            <w:pPr>
              <w:jc w:val="center"/>
              <w:rPr>
                <w:rFonts w:ascii="Times New Roman" w:hAnsi="Times New Roman"/>
              </w:rPr>
            </w:pPr>
            <w:r>
              <w:rPr>
                <w:rFonts w:ascii="Times New Roman" w:hAnsi="Times New Roman"/>
              </w:rPr>
              <w:t>0.912</w:t>
            </w:r>
          </w:p>
        </w:tc>
        <w:tc>
          <w:tcPr>
            <w:tcW w:w="1466" w:type="dxa"/>
          </w:tcPr>
          <w:p w14:paraId="36166F93" w14:textId="77777777" w:rsidR="00713B2B" w:rsidRDefault="00D04354">
            <w:pPr>
              <w:jc w:val="center"/>
              <w:rPr>
                <w:rFonts w:ascii="Times New Roman" w:hAnsi="Times New Roman"/>
              </w:rPr>
            </w:pPr>
            <w:r>
              <w:rPr>
                <w:rFonts w:ascii="Times New Roman" w:hAnsi="Times New Roman"/>
              </w:rPr>
              <w:t>0.022</w:t>
            </w:r>
          </w:p>
        </w:tc>
      </w:tr>
      <w:tr w:rsidR="00713B2B" w14:paraId="11388D99" w14:textId="77777777">
        <w:trPr>
          <w:jc w:val="center"/>
        </w:trPr>
        <w:tc>
          <w:tcPr>
            <w:tcW w:w="2660" w:type="dxa"/>
            <w:vMerge w:val="restart"/>
          </w:tcPr>
          <w:p w14:paraId="7B33F1A7" w14:textId="77777777" w:rsidR="00713B2B" w:rsidRDefault="00D04354">
            <w:pPr>
              <w:jc w:val="center"/>
              <w:rPr>
                <w:rFonts w:ascii="Times New Roman" w:hAnsi="Times New Roman"/>
              </w:rPr>
            </w:pPr>
            <w:r>
              <w:rPr>
                <w:rFonts w:ascii="Times New Roman" w:hAnsi="Times New Roman" w:hint="eastAsia"/>
              </w:rPr>
              <w:t>职业</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推送频率</w:t>
            </w:r>
          </w:p>
        </w:tc>
        <w:tc>
          <w:tcPr>
            <w:tcW w:w="1465" w:type="dxa"/>
          </w:tcPr>
          <w:p w14:paraId="12CA8051" w14:textId="77777777" w:rsidR="00713B2B" w:rsidRDefault="00D04354">
            <w:pPr>
              <w:jc w:val="center"/>
              <w:rPr>
                <w:rFonts w:ascii="Times New Roman" w:hAnsi="Times New Roman"/>
              </w:rPr>
            </w:pPr>
            <w:r>
              <w:rPr>
                <w:rFonts w:ascii="Times New Roman" w:hAnsi="Times New Roman" w:hint="eastAsia"/>
              </w:rPr>
              <w:t>回收意愿</w:t>
            </w:r>
          </w:p>
        </w:tc>
        <w:tc>
          <w:tcPr>
            <w:tcW w:w="1466" w:type="dxa"/>
          </w:tcPr>
          <w:p w14:paraId="7DA96596" w14:textId="77777777" w:rsidR="00713B2B" w:rsidRDefault="00D04354">
            <w:pPr>
              <w:jc w:val="center"/>
              <w:rPr>
                <w:rFonts w:ascii="Times New Roman" w:hAnsi="Times New Roman"/>
              </w:rPr>
            </w:pPr>
            <w:r>
              <w:rPr>
                <w:rFonts w:ascii="Times New Roman" w:hAnsi="Times New Roman"/>
              </w:rPr>
              <w:t>0.666</w:t>
            </w:r>
          </w:p>
        </w:tc>
        <w:tc>
          <w:tcPr>
            <w:tcW w:w="1465" w:type="dxa"/>
          </w:tcPr>
          <w:p w14:paraId="66AB143D" w14:textId="77777777" w:rsidR="00713B2B" w:rsidRDefault="00D04354">
            <w:pPr>
              <w:jc w:val="center"/>
              <w:rPr>
                <w:rFonts w:ascii="Times New Roman" w:hAnsi="Times New Roman"/>
              </w:rPr>
            </w:pPr>
            <w:r>
              <w:rPr>
                <w:rFonts w:ascii="Times New Roman" w:hAnsi="Times New Roman"/>
              </w:rPr>
              <w:t>0.618</w:t>
            </w:r>
          </w:p>
        </w:tc>
        <w:tc>
          <w:tcPr>
            <w:tcW w:w="1466" w:type="dxa"/>
          </w:tcPr>
          <w:p w14:paraId="4C3465F7" w14:textId="77777777" w:rsidR="00713B2B" w:rsidRDefault="00D04354">
            <w:pPr>
              <w:jc w:val="center"/>
              <w:rPr>
                <w:rFonts w:ascii="Times New Roman" w:hAnsi="Times New Roman"/>
              </w:rPr>
            </w:pPr>
            <w:r>
              <w:rPr>
                <w:rFonts w:ascii="Times New Roman" w:hAnsi="Times New Roman"/>
              </w:rPr>
              <w:t>0.035</w:t>
            </w:r>
          </w:p>
        </w:tc>
      </w:tr>
      <w:tr w:rsidR="00713B2B" w14:paraId="77FBD27E" w14:textId="77777777">
        <w:trPr>
          <w:jc w:val="center"/>
        </w:trPr>
        <w:tc>
          <w:tcPr>
            <w:tcW w:w="2660" w:type="dxa"/>
            <w:vMerge/>
            <w:tcBorders>
              <w:bottom w:val="single" w:sz="4" w:space="0" w:color="auto"/>
            </w:tcBorders>
          </w:tcPr>
          <w:p w14:paraId="419CEA64" w14:textId="77777777" w:rsidR="00713B2B" w:rsidRDefault="00713B2B">
            <w:pPr>
              <w:jc w:val="center"/>
              <w:rPr>
                <w:rFonts w:ascii="Times New Roman" w:hAnsi="Times New Roman"/>
              </w:rPr>
            </w:pPr>
          </w:p>
        </w:tc>
        <w:tc>
          <w:tcPr>
            <w:tcW w:w="1465" w:type="dxa"/>
            <w:tcBorders>
              <w:bottom w:val="single" w:sz="4" w:space="0" w:color="auto"/>
            </w:tcBorders>
          </w:tcPr>
          <w:p w14:paraId="3BD8E6EE" w14:textId="77777777" w:rsidR="00713B2B" w:rsidRDefault="00D04354">
            <w:pPr>
              <w:jc w:val="center"/>
              <w:rPr>
                <w:rFonts w:ascii="Times New Roman" w:hAnsi="Times New Roman"/>
              </w:rPr>
            </w:pPr>
            <w:r>
              <w:rPr>
                <w:rFonts w:ascii="Times New Roman" w:hAnsi="Times New Roman" w:hint="eastAsia"/>
              </w:rPr>
              <w:t>回收行为</w:t>
            </w:r>
          </w:p>
        </w:tc>
        <w:tc>
          <w:tcPr>
            <w:tcW w:w="1466" w:type="dxa"/>
            <w:tcBorders>
              <w:bottom w:val="single" w:sz="4" w:space="0" w:color="auto"/>
            </w:tcBorders>
          </w:tcPr>
          <w:p w14:paraId="0B2001D2" w14:textId="77777777" w:rsidR="00713B2B" w:rsidRDefault="00D04354">
            <w:pPr>
              <w:jc w:val="center"/>
              <w:rPr>
                <w:rFonts w:ascii="Times New Roman" w:hAnsi="Times New Roman"/>
              </w:rPr>
            </w:pPr>
            <w:r>
              <w:rPr>
                <w:rFonts w:ascii="Times New Roman" w:hAnsi="Times New Roman"/>
              </w:rPr>
              <w:t>0.419</w:t>
            </w:r>
          </w:p>
        </w:tc>
        <w:tc>
          <w:tcPr>
            <w:tcW w:w="1465" w:type="dxa"/>
            <w:tcBorders>
              <w:bottom w:val="single" w:sz="4" w:space="0" w:color="auto"/>
            </w:tcBorders>
          </w:tcPr>
          <w:p w14:paraId="65F28218" w14:textId="77777777" w:rsidR="00713B2B" w:rsidRDefault="00D04354">
            <w:pPr>
              <w:jc w:val="center"/>
              <w:rPr>
                <w:rFonts w:ascii="Times New Roman" w:hAnsi="Times New Roman"/>
              </w:rPr>
            </w:pPr>
            <w:r>
              <w:rPr>
                <w:rFonts w:ascii="Times New Roman" w:hAnsi="Times New Roman"/>
              </w:rPr>
              <w:t>0.795</w:t>
            </w:r>
          </w:p>
        </w:tc>
        <w:tc>
          <w:tcPr>
            <w:tcW w:w="1466" w:type="dxa"/>
            <w:tcBorders>
              <w:bottom w:val="single" w:sz="4" w:space="0" w:color="auto"/>
            </w:tcBorders>
          </w:tcPr>
          <w:p w14:paraId="2375C463" w14:textId="77777777" w:rsidR="00713B2B" w:rsidRDefault="00D04354">
            <w:pPr>
              <w:jc w:val="center"/>
              <w:rPr>
                <w:rFonts w:ascii="Times New Roman" w:hAnsi="Times New Roman"/>
              </w:rPr>
            </w:pPr>
            <w:r>
              <w:rPr>
                <w:rFonts w:ascii="Times New Roman" w:hAnsi="Times New Roman"/>
              </w:rPr>
              <w:t>0.022</w:t>
            </w:r>
          </w:p>
        </w:tc>
      </w:tr>
    </w:tbl>
    <w:p w14:paraId="12C72563" w14:textId="77777777" w:rsidR="00713B2B" w:rsidRDefault="00713B2B">
      <w:pPr>
        <w:spacing w:line="360" w:lineRule="auto"/>
        <w:ind w:firstLineChars="200" w:firstLine="480"/>
        <w:rPr>
          <w:rFonts w:ascii="SimSun" w:eastAsia="SimSun" w:hAnsi="SimSun" w:cs="SimSun"/>
          <w:sz w:val="24"/>
        </w:rPr>
      </w:pPr>
    </w:p>
    <w:p w14:paraId="7CF1F2F2" w14:textId="77777777" w:rsidR="00713B2B" w:rsidRDefault="00D04354">
      <w:pPr>
        <w:pStyle w:val="11"/>
      </w:pPr>
      <w:r>
        <w:rPr>
          <w:rFonts w:hint="eastAsia"/>
        </w:rPr>
        <w:t>（</w:t>
      </w:r>
      <w:r>
        <w:rPr>
          <w:rFonts w:hint="eastAsia"/>
        </w:rPr>
        <w:t>5</w:t>
      </w:r>
      <w:r>
        <w:rPr>
          <w:rFonts w:hint="eastAsia"/>
        </w:rPr>
        <w:t>）信息干预策略与收入的交互作用</w:t>
      </w:r>
    </w:p>
    <w:p w14:paraId="69021FA7" w14:textId="77777777" w:rsidR="00713B2B" w:rsidRDefault="00D04354">
      <w:pPr>
        <w:pStyle w:val="11"/>
      </w:pPr>
      <w:r>
        <w:rPr>
          <w:rFonts w:hint="eastAsia"/>
        </w:rPr>
        <w:t xml:space="preserve">MANOVA </w:t>
      </w:r>
      <w:r>
        <w:rPr>
          <w:rFonts w:hint="eastAsia"/>
        </w:rPr>
        <w:t>结果显示（表</w:t>
      </w:r>
      <w:r>
        <w:rPr>
          <w:rFonts w:hint="eastAsia"/>
        </w:rPr>
        <w:t>4</w:t>
      </w:r>
      <w:r>
        <w:t>-17</w:t>
      </w:r>
      <w:r>
        <w:rPr>
          <w:rFonts w:hint="eastAsia"/>
        </w:rPr>
        <w:t>），语言强度</w:t>
      </w:r>
      <w:r>
        <w:rPr>
          <w:rFonts w:hint="eastAsia"/>
        </w:rPr>
        <w:t xml:space="preserve"> </w:t>
      </w:r>
      <w:r>
        <w:rPr>
          <w:rFonts w:hint="eastAsia"/>
        </w:rPr>
        <w:t>×</w:t>
      </w:r>
      <w:r>
        <w:rPr>
          <w:rFonts w:hint="eastAsia"/>
        </w:rPr>
        <w:t xml:space="preserve"> </w:t>
      </w:r>
      <w:r>
        <w:rPr>
          <w:rFonts w:hint="eastAsia"/>
        </w:rPr>
        <w:t>收入（</w:t>
      </w:r>
      <w:r>
        <w:rPr>
          <w:rFonts w:hint="eastAsia"/>
        </w:rPr>
        <w:t>Wilks' Lambda F = 1.</w:t>
      </w:r>
      <w:r>
        <w:t>271</w:t>
      </w:r>
      <w:r>
        <w:rPr>
          <w:rFonts w:hint="eastAsia"/>
        </w:rPr>
        <w:t>，</w:t>
      </w:r>
      <w:r>
        <w:rPr>
          <w:rFonts w:hint="eastAsia"/>
        </w:rPr>
        <w:t>p = 0.</w:t>
      </w:r>
      <w:r>
        <w:t>263</w:t>
      </w:r>
      <w:r>
        <w:rPr>
          <w:rFonts w:hint="eastAsia"/>
        </w:rPr>
        <w:t>）和推送频率</w:t>
      </w:r>
      <w:r>
        <w:rPr>
          <w:rFonts w:hint="eastAsia"/>
        </w:rPr>
        <w:t xml:space="preserve"> </w:t>
      </w:r>
      <w:r>
        <w:rPr>
          <w:rFonts w:hint="eastAsia"/>
        </w:rPr>
        <w:t>×</w:t>
      </w:r>
      <w:r>
        <w:rPr>
          <w:rFonts w:hint="eastAsia"/>
        </w:rPr>
        <w:t xml:space="preserve"> </w:t>
      </w:r>
      <w:r>
        <w:rPr>
          <w:rFonts w:hint="eastAsia"/>
        </w:rPr>
        <w:t>年龄（</w:t>
      </w:r>
      <w:r>
        <w:rPr>
          <w:rFonts w:hint="eastAsia"/>
        </w:rPr>
        <w:t xml:space="preserve">Wilks' Lambda F = </w:t>
      </w:r>
      <w:r>
        <w:t>0.218</w:t>
      </w:r>
      <w:r>
        <w:rPr>
          <w:rFonts w:hint="eastAsia"/>
        </w:rPr>
        <w:t>，</w:t>
      </w:r>
      <w:r>
        <w:rPr>
          <w:rFonts w:hint="eastAsia"/>
        </w:rPr>
        <w:t>p = 0.</w:t>
      </w:r>
      <w:r>
        <w:t>987</w:t>
      </w:r>
      <w:r>
        <w:rPr>
          <w:rFonts w:hint="eastAsia"/>
        </w:rPr>
        <w:t>）均未达到显著水平，表明信息干预策略在不同收入群体中的影响差异不显著。</w:t>
      </w:r>
    </w:p>
    <w:p w14:paraId="11853FAF" w14:textId="77777777" w:rsidR="00713B2B" w:rsidRDefault="00D04354" w:rsidP="00363098">
      <w:pPr>
        <w:pStyle w:val="a7"/>
      </w:pPr>
      <w:bookmarkStart w:id="125" w:name="_Toc192689118"/>
      <w:r>
        <w:rPr>
          <w:rFonts w:hint="eastAsia"/>
        </w:rPr>
        <w:t>表</w:t>
      </w:r>
      <w:r>
        <w:rPr>
          <w:rFonts w:hint="eastAsia"/>
        </w:rPr>
        <w:t>4</w:t>
      </w:r>
      <w:r>
        <w:t xml:space="preserve">-16 </w:t>
      </w:r>
      <w:r>
        <w:rPr>
          <w:rFonts w:hint="eastAsia"/>
        </w:rPr>
        <w:t>信息干预策略与收入的交互作用多变量方差分析结果</w:t>
      </w:r>
      <w:bookmarkEnd w:id="125"/>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1465"/>
        <w:gridCol w:w="1466"/>
        <w:gridCol w:w="1465"/>
        <w:gridCol w:w="1466"/>
      </w:tblGrid>
      <w:tr w:rsidR="00713B2B" w14:paraId="563F912D" w14:textId="77777777">
        <w:trPr>
          <w:jc w:val="center"/>
        </w:trPr>
        <w:tc>
          <w:tcPr>
            <w:tcW w:w="4125" w:type="dxa"/>
            <w:gridSpan w:val="2"/>
            <w:tcBorders>
              <w:top w:val="single" w:sz="4" w:space="0" w:color="auto"/>
              <w:bottom w:val="single" w:sz="4" w:space="0" w:color="auto"/>
            </w:tcBorders>
          </w:tcPr>
          <w:p w14:paraId="3FE8D346" w14:textId="77777777" w:rsidR="00713B2B" w:rsidRDefault="00D04354">
            <w:pPr>
              <w:jc w:val="center"/>
              <w:rPr>
                <w:rFonts w:ascii="Times New Roman" w:hAnsi="Times New Roman"/>
              </w:rPr>
            </w:pPr>
            <w:r>
              <w:rPr>
                <w:rFonts w:ascii="Times New Roman" w:hAnsi="Times New Roman" w:hint="eastAsia"/>
              </w:rPr>
              <w:t>变量</w:t>
            </w:r>
          </w:p>
        </w:tc>
        <w:tc>
          <w:tcPr>
            <w:tcW w:w="1466" w:type="dxa"/>
            <w:tcBorders>
              <w:top w:val="single" w:sz="4" w:space="0" w:color="auto"/>
              <w:bottom w:val="single" w:sz="4" w:space="0" w:color="auto"/>
            </w:tcBorders>
          </w:tcPr>
          <w:p w14:paraId="61FDEED5" w14:textId="77777777" w:rsidR="00713B2B" w:rsidRDefault="00D04354">
            <w:pPr>
              <w:jc w:val="center"/>
              <w:rPr>
                <w:rFonts w:ascii="Times New Roman" w:hAnsi="Times New Roman"/>
              </w:rPr>
            </w:pPr>
            <w:r>
              <w:rPr>
                <w:rFonts w:ascii="Times New Roman" w:hAnsi="Times New Roman" w:hint="eastAsia"/>
              </w:rPr>
              <w:t xml:space="preserve">F </w:t>
            </w:r>
            <w:r>
              <w:rPr>
                <w:rFonts w:ascii="Times New Roman" w:hAnsi="Times New Roman" w:hint="eastAsia"/>
              </w:rPr>
              <w:t>值</w:t>
            </w:r>
          </w:p>
        </w:tc>
        <w:tc>
          <w:tcPr>
            <w:tcW w:w="1465" w:type="dxa"/>
            <w:tcBorders>
              <w:top w:val="single" w:sz="4" w:space="0" w:color="auto"/>
              <w:bottom w:val="single" w:sz="4" w:space="0" w:color="auto"/>
            </w:tcBorders>
          </w:tcPr>
          <w:p w14:paraId="65C04961" w14:textId="77777777" w:rsidR="00713B2B" w:rsidRDefault="00D04354">
            <w:pPr>
              <w:jc w:val="center"/>
              <w:rPr>
                <w:rFonts w:ascii="Times New Roman" w:hAnsi="Times New Roman"/>
              </w:rPr>
            </w:pPr>
            <w:r>
              <w:rPr>
                <w:rFonts w:ascii="Times New Roman" w:hAnsi="Times New Roman" w:hint="eastAsia"/>
              </w:rPr>
              <w:t xml:space="preserve">p </w:t>
            </w:r>
            <w:r>
              <w:rPr>
                <w:rFonts w:ascii="Times New Roman" w:hAnsi="Times New Roman" w:hint="eastAsia"/>
              </w:rPr>
              <w:t>值</w:t>
            </w:r>
          </w:p>
        </w:tc>
        <w:tc>
          <w:tcPr>
            <w:tcW w:w="1466" w:type="dxa"/>
            <w:tcBorders>
              <w:top w:val="single" w:sz="4" w:space="0" w:color="auto"/>
              <w:bottom w:val="single" w:sz="4" w:space="0" w:color="auto"/>
            </w:tcBorders>
          </w:tcPr>
          <w:p w14:paraId="1CCBEC93" w14:textId="77777777" w:rsidR="00713B2B" w:rsidRDefault="00D04354">
            <w:pPr>
              <w:jc w:val="center"/>
              <w:rPr>
                <w:rFonts w:ascii="Times New Roman" w:hAnsi="Times New Roman"/>
              </w:rPr>
            </w:pPr>
            <w:r>
              <w:rPr>
                <w:rFonts w:ascii="Times New Roman" w:hAnsi="Times New Roman" w:hint="eastAsia"/>
              </w:rPr>
              <w:t>偏</w:t>
            </w:r>
            <w:r>
              <w:rPr>
                <w:rFonts w:ascii="Times New Roman" w:hAnsi="Times New Roman" w:hint="eastAsia"/>
              </w:rPr>
              <w:t xml:space="preserve"> Eta</w:t>
            </w:r>
            <w:r>
              <w:rPr>
                <w:rFonts w:ascii="Times New Roman" w:hAnsi="Times New Roman" w:hint="eastAsia"/>
              </w:rPr>
              <w:t>²</w:t>
            </w:r>
          </w:p>
        </w:tc>
      </w:tr>
      <w:tr w:rsidR="00713B2B" w14:paraId="038DFB78" w14:textId="77777777">
        <w:trPr>
          <w:jc w:val="center"/>
        </w:trPr>
        <w:tc>
          <w:tcPr>
            <w:tcW w:w="4125" w:type="dxa"/>
            <w:gridSpan w:val="2"/>
            <w:tcBorders>
              <w:top w:val="single" w:sz="4" w:space="0" w:color="auto"/>
            </w:tcBorders>
          </w:tcPr>
          <w:p w14:paraId="5FB15A04" w14:textId="77777777" w:rsidR="00713B2B" w:rsidRDefault="00D04354">
            <w:pPr>
              <w:jc w:val="center"/>
              <w:rPr>
                <w:rFonts w:ascii="Times New Roman" w:hAnsi="Times New Roman"/>
              </w:rPr>
            </w:pPr>
            <w:r>
              <w:rPr>
                <w:rFonts w:ascii="Times New Roman" w:hAnsi="Times New Roman" w:hint="eastAsia"/>
              </w:rPr>
              <w:t>收入</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语言强度</w:t>
            </w:r>
            <w:r>
              <w:rPr>
                <w:rFonts w:ascii="Times New Roman" w:hAnsi="Times New Roman"/>
              </w:rPr>
              <w:t>Wilks' Lambda</w:t>
            </w:r>
          </w:p>
        </w:tc>
        <w:tc>
          <w:tcPr>
            <w:tcW w:w="1466" w:type="dxa"/>
            <w:tcBorders>
              <w:top w:val="single" w:sz="4" w:space="0" w:color="auto"/>
            </w:tcBorders>
          </w:tcPr>
          <w:p w14:paraId="31D73028" w14:textId="77777777" w:rsidR="00713B2B" w:rsidRDefault="00D04354">
            <w:pPr>
              <w:jc w:val="center"/>
              <w:rPr>
                <w:rFonts w:ascii="Times New Roman" w:hAnsi="Times New Roman"/>
              </w:rPr>
            </w:pPr>
            <w:r>
              <w:rPr>
                <w:rFonts w:ascii="Times New Roman" w:hAnsi="Times New Roman"/>
              </w:rPr>
              <w:t>1.271</w:t>
            </w:r>
          </w:p>
        </w:tc>
        <w:tc>
          <w:tcPr>
            <w:tcW w:w="1465" w:type="dxa"/>
            <w:tcBorders>
              <w:top w:val="single" w:sz="4" w:space="0" w:color="auto"/>
            </w:tcBorders>
          </w:tcPr>
          <w:p w14:paraId="275F4D2B" w14:textId="77777777" w:rsidR="00713B2B" w:rsidRDefault="00D04354">
            <w:pPr>
              <w:jc w:val="center"/>
              <w:rPr>
                <w:rFonts w:ascii="Times New Roman" w:hAnsi="Times New Roman"/>
              </w:rPr>
            </w:pPr>
            <w:r>
              <w:rPr>
                <w:rFonts w:ascii="Times New Roman" w:hAnsi="Times New Roman"/>
              </w:rPr>
              <w:t>0.263</w:t>
            </w:r>
          </w:p>
        </w:tc>
        <w:tc>
          <w:tcPr>
            <w:tcW w:w="1466" w:type="dxa"/>
            <w:tcBorders>
              <w:top w:val="single" w:sz="4" w:space="0" w:color="auto"/>
            </w:tcBorders>
          </w:tcPr>
          <w:p w14:paraId="0E202DE9" w14:textId="77777777" w:rsidR="00713B2B" w:rsidRDefault="00D04354">
            <w:pPr>
              <w:jc w:val="center"/>
              <w:rPr>
                <w:rFonts w:ascii="Times New Roman" w:hAnsi="Times New Roman"/>
              </w:rPr>
            </w:pPr>
            <w:r>
              <w:rPr>
                <w:rFonts w:ascii="Times New Roman" w:hAnsi="Times New Roman"/>
              </w:rPr>
              <w:t>0.065</w:t>
            </w:r>
          </w:p>
        </w:tc>
      </w:tr>
      <w:tr w:rsidR="00713B2B" w14:paraId="5A94336F" w14:textId="77777777">
        <w:trPr>
          <w:jc w:val="center"/>
        </w:trPr>
        <w:tc>
          <w:tcPr>
            <w:tcW w:w="2660" w:type="dxa"/>
            <w:vMerge w:val="restart"/>
          </w:tcPr>
          <w:p w14:paraId="78F4EA6E" w14:textId="77777777" w:rsidR="00713B2B" w:rsidRDefault="00D04354">
            <w:pPr>
              <w:jc w:val="center"/>
              <w:rPr>
                <w:rFonts w:ascii="Times New Roman" w:hAnsi="Times New Roman"/>
              </w:rPr>
            </w:pPr>
            <w:r>
              <w:rPr>
                <w:rFonts w:ascii="Times New Roman" w:hAnsi="Times New Roman" w:hint="eastAsia"/>
              </w:rPr>
              <w:t>收入</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语言强度</w:t>
            </w:r>
          </w:p>
        </w:tc>
        <w:tc>
          <w:tcPr>
            <w:tcW w:w="1465" w:type="dxa"/>
          </w:tcPr>
          <w:p w14:paraId="66D274DF" w14:textId="77777777" w:rsidR="00713B2B" w:rsidRDefault="00D04354">
            <w:pPr>
              <w:jc w:val="center"/>
              <w:rPr>
                <w:rFonts w:ascii="Times New Roman" w:hAnsi="Times New Roman"/>
              </w:rPr>
            </w:pPr>
            <w:r>
              <w:rPr>
                <w:rFonts w:ascii="Times New Roman" w:hAnsi="Times New Roman" w:hint="eastAsia"/>
              </w:rPr>
              <w:t>回收意愿</w:t>
            </w:r>
          </w:p>
        </w:tc>
        <w:tc>
          <w:tcPr>
            <w:tcW w:w="1466" w:type="dxa"/>
          </w:tcPr>
          <w:p w14:paraId="32DA730B" w14:textId="77777777" w:rsidR="00713B2B" w:rsidRDefault="00D04354">
            <w:pPr>
              <w:jc w:val="center"/>
              <w:rPr>
                <w:rFonts w:ascii="Times New Roman" w:hAnsi="Times New Roman"/>
              </w:rPr>
            </w:pPr>
            <w:r>
              <w:rPr>
                <w:rFonts w:ascii="Times New Roman" w:hAnsi="Times New Roman"/>
              </w:rPr>
              <w:t>0.716</w:t>
            </w:r>
          </w:p>
        </w:tc>
        <w:tc>
          <w:tcPr>
            <w:tcW w:w="1465" w:type="dxa"/>
          </w:tcPr>
          <w:p w14:paraId="017C3348" w14:textId="77777777" w:rsidR="00713B2B" w:rsidRDefault="00D04354">
            <w:pPr>
              <w:jc w:val="center"/>
              <w:rPr>
                <w:rFonts w:ascii="Times New Roman" w:hAnsi="Times New Roman"/>
              </w:rPr>
            </w:pPr>
            <w:r>
              <w:rPr>
                <w:rFonts w:ascii="Times New Roman" w:hAnsi="Times New Roman"/>
              </w:rPr>
              <w:t>0.584</w:t>
            </w:r>
          </w:p>
        </w:tc>
        <w:tc>
          <w:tcPr>
            <w:tcW w:w="1466" w:type="dxa"/>
          </w:tcPr>
          <w:p w14:paraId="14C8132C" w14:textId="77777777" w:rsidR="00713B2B" w:rsidRDefault="00D04354">
            <w:pPr>
              <w:jc w:val="center"/>
              <w:rPr>
                <w:rFonts w:ascii="Times New Roman" w:hAnsi="Times New Roman"/>
              </w:rPr>
            </w:pPr>
            <w:r>
              <w:rPr>
                <w:rFonts w:ascii="Times New Roman" w:hAnsi="Times New Roman"/>
              </w:rPr>
              <w:t>0.037</w:t>
            </w:r>
          </w:p>
        </w:tc>
      </w:tr>
      <w:tr w:rsidR="00713B2B" w14:paraId="17BA1E09" w14:textId="77777777">
        <w:trPr>
          <w:jc w:val="center"/>
        </w:trPr>
        <w:tc>
          <w:tcPr>
            <w:tcW w:w="2660" w:type="dxa"/>
            <w:vMerge/>
          </w:tcPr>
          <w:p w14:paraId="0286145D" w14:textId="77777777" w:rsidR="00713B2B" w:rsidRDefault="00713B2B">
            <w:pPr>
              <w:jc w:val="center"/>
              <w:rPr>
                <w:rFonts w:ascii="Times New Roman" w:hAnsi="Times New Roman"/>
              </w:rPr>
            </w:pPr>
          </w:p>
        </w:tc>
        <w:tc>
          <w:tcPr>
            <w:tcW w:w="1465" w:type="dxa"/>
          </w:tcPr>
          <w:p w14:paraId="6CC7E649" w14:textId="77777777" w:rsidR="00713B2B" w:rsidRDefault="00D04354">
            <w:pPr>
              <w:jc w:val="center"/>
              <w:rPr>
                <w:rFonts w:ascii="Times New Roman" w:hAnsi="Times New Roman"/>
              </w:rPr>
            </w:pPr>
            <w:r>
              <w:rPr>
                <w:rFonts w:ascii="Times New Roman" w:hAnsi="Times New Roman" w:hint="eastAsia"/>
              </w:rPr>
              <w:t>回收行为</w:t>
            </w:r>
          </w:p>
        </w:tc>
        <w:tc>
          <w:tcPr>
            <w:tcW w:w="1466" w:type="dxa"/>
          </w:tcPr>
          <w:p w14:paraId="4BDA68B2" w14:textId="77777777" w:rsidR="00713B2B" w:rsidRDefault="00D04354">
            <w:pPr>
              <w:jc w:val="center"/>
              <w:rPr>
                <w:rFonts w:ascii="Times New Roman" w:hAnsi="Times New Roman"/>
              </w:rPr>
            </w:pPr>
            <w:r>
              <w:rPr>
                <w:rFonts w:ascii="Times New Roman" w:hAnsi="Times New Roman"/>
              </w:rPr>
              <w:t>1.761</w:t>
            </w:r>
          </w:p>
        </w:tc>
        <w:tc>
          <w:tcPr>
            <w:tcW w:w="1465" w:type="dxa"/>
          </w:tcPr>
          <w:p w14:paraId="14EF4DE8" w14:textId="77777777" w:rsidR="00713B2B" w:rsidRDefault="00D04354">
            <w:pPr>
              <w:jc w:val="center"/>
              <w:rPr>
                <w:rFonts w:ascii="Times New Roman" w:hAnsi="Times New Roman"/>
              </w:rPr>
            </w:pPr>
            <w:r>
              <w:rPr>
                <w:rFonts w:ascii="Times New Roman" w:hAnsi="Times New Roman"/>
              </w:rPr>
              <w:t>0.146</w:t>
            </w:r>
          </w:p>
        </w:tc>
        <w:tc>
          <w:tcPr>
            <w:tcW w:w="1466" w:type="dxa"/>
          </w:tcPr>
          <w:p w14:paraId="3B8C7D92" w14:textId="77777777" w:rsidR="00713B2B" w:rsidRDefault="00D04354">
            <w:pPr>
              <w:jc w:val="center"/>
              <w:rPr>
                <w:rFonts w:ascii="Times New Roman" w:hAnsi="Times New Roman"/>
              </w:rPr>
            </w:pPr>
            <w:r>
              <w:rPr>
                <w:rFonts w:ascii="Times New Roman" w:hAnsi="Times New Roman"/>
              </w:rPr>
              <w:t>0.087</w:t>
            </w:r>
          </w:p>
        </w:tc>
      </w:tr>
      <w:tr w:rsidR="00713B2B" w14:paraId="7BD3C557" w14:textId="77777777">
        <w:trPr>
          <w:jc w:val="center"/>
        </w:trPr>
        <w:tc>
          <w:tcPr>
            <w:tcW w:w="4125" w:type="dxa"/>
            <w:gridSpan w:val="2"/>
          </w:tcPr>
          <w:p w14:paraId="5A1F0A7F" w14:textId="77777777" w:rsidR="00713B2B" w:rsidRDefault="00D04354">
            <w:pPr>
              <w:jc w:val="center"/>
              <w:rPr>
                <w:rFonts w:ascii="Times New Roman" w:hAnsi="Times New Roman"/>
              </w:rPr>
            </w:pPr>
            <w:r>
              <w:rPr>
                <w:rFonts w:ascii="Times New Roman" w:hAnsi="Times New Roman" w:hint="eastAsia"/>
              </w:rPr>
              <w:t>收入</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推送频率</w:t>
            </w:r>
            <w:r>
              <w:rPr>
                <w:rFonts w:ascii="Times New Roman" w:hAnsi="Times New Roman"/>
              </w:rPr>
              <w:t>Wilks' Lambda</w:t>
            </w:r>
          </w:p>
        </w:tc>
        <w:tc>
          <w:tcPr>
            <w:tcW w:w="1466" w:type="dxa"/>
          </w:tcPr>
          <w:p w14:paraId="73E2920F" w14:textId="77777777" w:rsidR="00713B2B" w:rsidRDefault="00D04354">
            <w:pPr>
              <w:jc w:val="center"/>
              <w:rPr>
                <w:rFonts w:ascii="Times New Roman" w:hAnsi="Times New Roman"/>
              </w:rPr>
            </w:pPr>
            <w:r>
              <w:rPr>
                <w:rFonts w:ascii="Times New Roman" w:hAnsi="Times New Roman"/>
              </w:rPr>
              <w:t>0.218</w:t>
            </w:r>
          </w:p>
        </w:tc>
        <w:tc>
          <w:tcPr>
            <w:tcW w:w="1465" w:type="dxa"/>
          </w:tcPr>
          <w:p w14:paraId="560A472E" w14:textId="77777777" w:rsidR="00713B2B" w:rsidRDefault="00D04354">
            <w:pPr>
              <w:jc w:val="center"/>
              <w:rPr>
                <w:rFonts w:ascii="Times New Roman" w:hAnsi="Times New Roman"/>
              </w:rPr>
            </w:pPr>
            <w:r>
              <w:rPr>
                <w:rFonts w:ascii="Times New Roman" w:hAnsi="Times New Roman"/>
              </w:rPr>
              <w:t>0.987</w:t>
            </w:r>
          </w:p>
        </w:tc>
        <w:tc>
          <w:tcPr>
            <w:tcW w:w="1466" w:type="dxa"/>
          </w:tcPr>
          <w:p w14:paraId="635981C1" w14:textId="77777777" w:rsidR="00713B2B" w:rsidRDefault="00D04354">
            <w:pPr>
              <w:jc w:val="center"/>
              <w:rPr>
                <w:rFonts w:ascii="Times New Roman" w:hAnsi="Times New Roman"/>
              </w:rPr>
            </w:pPr>
            <w:r>
              <w:rPr>
                <w:rFonts w:ascii="Times New Roman" w:hAnsi="Times New Roman"/>
              </w:rPr>
              <w:t>0.012</w:t>
            </w:r>
          </w:p>
        </w:tc>
      </w:tr>
      <w:tr w:rsidR="00713B2B" w14:paraId="057D9058" w14:textId="77777777">
        <w:trPr>
          <w:jc w:val="center"/>
        </w:trPr>
        <w:tc>
          <w:tcPr>
            <w:tcW w:w="2660" w:type="dxa"/>
            <w:vMerge w:val="restart"/>
          </w:tcPr>
          <w:p w14:paraId="0646A0F5" w14:textId="77777777" w:rsidR="00713B2B" w:rsidRDefault="00D04354">
            <w:pPr>
              <w:jc w:val="center"/>
              <w:rPr>
                <w:rFonts w:ascii="Times New Roman" w:hAnsi="Times New Roman"/>
              </w:rPr>
            </w:pPr>
            <w:r>
              <w:rPr>
                <w:rFonts w:ascii="Times New Roman" w:hAnsi="Times New Roman" w:hint="eastAsia"/>
              </w:rPr>
              <w:t>收入</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推送频率</w:t>
            </w:r>
          </w:p>
        </w:tc>
        <w:tc>
          <w:tcPr>
            <w:tcW w:w="1465" w:type="dxa"/>
          </w:tcPr>
          <w:p w14:paraId="5E997E57" w14:textId="77777777" w:rsidR="00713B2B" w:rsidRDefault="00D04354">
            <w:pPr>
              <w:jc w:val="center"/>
              <w:rPr>
                <w:rFonts w:ascii="Times New Roman" w:hAnsi="Times New Roman"/>
              </w:rPr>
            </w:pPr>
            <w:r>
              <w:rPr>
                <w:rFonts w:ascii="Times New Roman" w:hAnsi="Times New Roman" w:hint="eastAsia"/>
              </w:rPr>
              <w:t>回收意愿</w:t>
            </w:r>
          </w:p>
        </w:tc>
        <w:tc>
          <w:tcPr>
            <w:tcW w:w="1466" w:type="dxa"/>
          </w:tcPr>
          <w:p w14:paraId="4190B74E" w14:textId="77777777" w:rsidR="00713B2B" w:rsidRDefault="00D04354">
            <w:pPr>
              <w:jc w:val="center"/>
              <w:rPr>
                <w:rFonts w:ascii="Times New Roman" w:hAnsi="Times New Roman"/>
              </w:rPr>
            </w:pPr>
            <w:r>
              <w:rPr>
                <w:rFonts w:ascii="Times New Roman" w:hAnsi="Times New Roman"/>
              </w:rPr>
              <w:t>0.350</w:t>
            </w:r>
          </w:p>
        </w:tc>
        <w:tc>
          <w:tcPr>
            <w:tcW w:w="1465" w:type="dxa"/>
          </w:tcPr>
          <w:p w14:paraId="67D51429" w14:textId="77777777" w:rsidR="00713B2B" w:rsidRDefault="00D04354">
            <w:pPr>
              <w:jc w:val="center"/>
              <w:rPr>
                <w:rFonts w:ascii="Times New Roman" w:hAnsi="Times New Roman"/>
              </w:rPr>
            </w:pPr>
            <w:r>
              <w:rPr>
                <w:rFonts w:ascii="Times New Roman" w:hAnsi="Times New Roman"/>
              </w:rPr>
              <w:t>0.843</w:t>
            </w:r>
          </w:p>
        </w:tc>
        <w:tc>
          <w:tcPr>
            <w:tcW w:w="1466" w:type="dxa"/>
          </w:tcPr>
          <w:p w14:paraId="74734727" w14:textId="77777777" w:rsidR="00713B2B" w:rsidRDefault="00D04354">
            <w:pPr>
              <w:jc w:val="center"/>
              <w:rPr>
                <w:rFonts w:ascii="Times New Roman" w:hAnsi="Times New Roman"/>
              </w:rPr>
            </w:pPr>
            <w:r>
              <w:rPr>
                <w:rFonts w:ascii="Times New Roman" w:hAnsi="Times New Roman"/>
              </w:rPr>
              <w:t>0.019</w:t>
            </w:r>
          </w:p>
        </w:tc>
      </w:tr>
      <w:tr w:rsidR="00713B2B" w14:paraId="07FFC833" w14:textId="77777777">
        <w:trPr>
          <w:jc w:val="center"/>
        </w:trPr>
        <w:tc>
          <w:tcPr>
            <w:tcW w:w="2660" w:type="dxa"/>
            <w:vMerge/>
          </w:tcPr>
          <w:p w14:paraId="3D17261C" w14:textId="77777777" w:rsidR="00713B2B" w:rsidRDefault="00713B2B">
            <w:pPr>
              <w:jc w:val="center"/>
              <w:rPr>
                <w:rFonts w:ascii="Times New Roman" w:hAnsi="Times New Roman"/>
              </w:rPr>
            </w:pPr>
          </w:p>
        </w:tc>
        <w:tc>
          <w:tcPr>
            <w:tcW w:w="1465" w:type="dxa"/>
          </w:tcPr>
          <w:p w14:paraId="3C1DC51B" w14:textId="77777777" w:rsidR="00713B2B" w:rsidRDefault="00D04354">
            <w:pPr>
              <w:jc w:val="center"/>
              <w:rPr>
                <w:rFonts w:ascii="Times New Roman" w:hAnsi="Times New Roman"/>
              </w:rPr>
            </w:pPr>
            <w:r>
              <w:rPr>
                <w:rFonts w:ascii="Times New Roman" w:hAnsi="Times New Roman" w:hint="eastAsia"/>
              </w:rPr>
              <w:t>回收行为</w:t>
            </w:r>
          </w:p>
        </w:tc>
        <w:tc>
          <w:tcPr>
            <w:tcW w:w="1466" w:type="dxa"/>
          </w:tcPr>
          <w:p w14:paraId="5D1F7AD8" w14:textId="77777777" w:rsidR="00713B2B" w:rsidRDefault="00D04354">
            <w:pPr>
              <w:jc w:val="center"/>
              <w:rPr>
                <w:rFonts w:ascii="Times New Roman" w:hAnsi="Times New Roman"/>
              </w:rPr>
            </w:pPr>
            <w:r>
              <w:rPr>
                <w:rFonts w:ascii="Times New Roman" w:hAnsi="Times New Roman"/>
              </w:rPr>
              <w:t>0.332</w:t>
            </w:r>
          </w:p>
        </w:tc>
        <w:tc>
          <w:tcPr>
            <w:tcW w:w="1465" w:type="dxa"/>
          </w:tcPr>
          <w:p w14:paraId="1BB888BD" w14:textId="77777777" w:rsidR="00713B2B" w:rsidRDefault="00D04354">
            <w:pPr>
              <w:jc w:val="center"/>
              <w:rPr>
                <w:rFonts w:ascii="Times New Roman" w:hAnsi="Times New Roman"/>
              </w:rPr>
            </w:pPr>
            <w:r>
              <w:rPr>
                <w:rFonts w:ascii="Times New Roman" w:hAnsi="Times New Roman"/>
              </w:rPr>
              <w:t>0.856</w:t>
            </w:r>
          </w:p>
        </w:tc>
        <w:tc>
          <w:tcPr>
            <w:tcW w:w="1466" w:type="dxa"/>
          </w:tcPr>
          <w:p w14:paraId="11626D17" w14:textId="77777777" w:rsidR="00713B2B" w:rsidRDefault="00D04354">
            <w:pPr>
              <w:jc w:val="center"/>
              <w:rPr>
                <w:rFonts w:ascii="Times New Roman" w:hAnsi="Times New Roman"/>
              </w:rPr>
            </w:pPr>
            <w:r>
              <w:rPr>
                <w:rFonts w:ascii="Times New Roman" w:hAnsi="Times New Roman"/>
              </w:rPr>
              <w:t>0.018</w:t>
            </w:r>
          </w:p>
        </w:tc>
      </w:tr>
    </w:tbl>
    <w:p w14:paraId="7AB012E2" w14:textId="77777777" w:rsidR="00713B2B" w:rsidRDefault="00D04354">
      <w:pPr>
        <w:pStyle w:val="11"/>
        <w:ind w:firstLineChars="150" w:firstLine="360"/>
      </w:pPr>
      <w:r>
        <w:rPr>
          <w:rFonts w:hint="eastAsia"/>
        </w:rPr>
        <w:lastRenderedPageBreak/>
        <w:t>（</w:t>
      </w:r>
      <w:r>
        <w:rPr>
          <w:rFonts w:hint="eastAsia"/>
        </w:rPr>
        <w:t>6</w:t>
      </w:r>
      <w:r>
        <w:rPr>
          <w:rFonts w:hint="eastAsia"/>
        </w:rPr>
        <w:t>）信息干预策略与收包裹频率的交互作用</w:t>
      </w:r>
    </w:p>
    <w:p w14:paraId="4FD15772" w14:textId="77777777" w:rsidR="00713B2B" w:rsidRDefault="00D04354">
      <w:pPr>
        <w:pStyle w:val="11"/>
      </w:pPr>
      <w:r>
        <w:rPr>
          <w:rFonts w:hint="eastAsia"/>
        </w:rPr>
        <w:t xml:space="preserve">MANOVA </w:t>
      </w:r>
      <w:r>
        <w:rPr>
          <w:rFonts w:hint="eastAsia"/>
        </w:rPr>
        <w:t>结果显示（表</w:t>
      </w:r>
      <w:r>
        <w:rPr>
          <w:rFonts w:hint="eastAsia"/>
        </w:rPr>
        <w:t>4</w:t>
      </w:r>
      <w:r>
        <w:t>-18</w:t>
      </w:r>
      <w:r>
        <w:rPr>
          <w:rFonts w:hint="eastAsia"/>
        </w:rPr>
        <w:t>），收包裹频率</w:t>
      </w:r>
      <w:r>
        <w:rPr>
          <w:rFonts w:hint="eastAsia"/>
        </w:rPr>
        <w:t xml:space="preserve"> </w:t>
      </w:r>
      <w:r>
        <w:rPr>
          <w:rFonts w:hint="eastAsia"/>
        </w:rPr>
        <w:t>×</w:t>
      </w:r>
      <w:r>
        <w:rPr>
          <w:rFonts w:hint="eastAsia"/>
        </w:rPr>
        <w:t xml:space="preserve"> </w:t>
      </w:r>
      <w:r>
        <w:rPr>
          <w:rFonts w:hint="eastAsia"/>
        </w:rPr>
        <w:t>语言强度（</w:t>
      </w:r>
      <w:r>
        <w:rPr>
          <w:rFonts w:hint="eastAsia"/>
        </w:rPr>
        <w:t>Wilks' Lambda F = 1.7</w:t>
      </w:r>
      <w:r>
        <w:t>12</w:t>
      </w:r>
      <w:r>
        <w:rPr>
          <w:rFonts w:hint="eastAsia"/>
        </w:rPr>
        <w:t>，</w:t>
      </w:r>
      <w:r>
        <w:rPr>
          <w:rFonts w:hint="eastAsia"/>
        </w:rPr>
        <w:t>p = 0.10</w:t>
      </w:r>
      <w:r>
        <w:t>0</w:t>
      </w:r>
      <w:r>
        <w:rPr>
          <w:rFonts w:hint="eastAsia"/>
        </w:rPr>
        <w:t>）和收包裹频率</w:t>
      </w:r>
      <w:r>
        <w:rPr>
          <w:rFonts w:hint="eastAsia"/>
        </w:rPr>
        <w:t xml:space="preserve"> </w:t>
      </w:r>
      <w:r>
        <w:rPr>
          <w:rFonts w:hint="eastAsia"/>
        </w:rPr>
        <w:t>×</w:t>
      </w:r>
      <w:r>
        <w:rPr>
          <w:rFonts w:hint="eastAsia"/>
        </w:rPr>
        <w:t xml:space="preserve"> </w:t>
      </w:r>
      <w:r>
        <w:rPr>
          <w:rFonts w:hint="eastAsia"/>
        </w:rPr>
        <w:t>推送频率（</w:t>
      </w:r>
      <w:r>
        <w:rPr>
          <w:rFonts w:hint="eastAsia"/>
        </w:rPr>
        <w:t>Wilks' Lambda F = 0.</w:t>
      </w:r>
      <w:r>
        <w:t>544</w:t>
      </w:r>
      <w:r>
        <w:rPr>
          <w:rFonts w:hint="eastAsia"/>
        </w:rPr>
        <w:t>，</w:t>
      </w:r>
      <w:r>
        <w:rPr>
          <w:rFonts w:hint="eastAsia"/>
        </w:rPr>
        <w:t>p = 0.</w:t>
      </w:r>
      <w:r>
        <w:t>822</w:t>
      </w:r>
      <w:r>
        <w:rPr>
          <w:rFonts w:hint="eastAsia"/>
        </w:rPr>
        <w:t>）均未达到显著水平。然而，在回收行为（</w:t>
      </w:r>
      <w:r>
        <w:rPr>
          <w:rFonts w:hint="eastAsia"/>
        </w:rPr>
        <w:t>R</w:t>
      </w:r>
      <w:r>
        <w:t>B</w:t>
      </w:r>
      <w:r>
        <w:rPr>
          <w:rFonts w:hint="eastAsia"/>
        </w:rPr>
        <w:t>）方面，语言强度</w:t>
      </w:r>
      <w:r>
        <w:rPr>
          <w:rFonts w:hint="eastAsia"/>
        </w:rPr>
        <w:t xml:space="preserve"> </w:t>
      </w:r>
      <w:r>
        <w:rPr>
          <w:rFonts w:hint="eastAsia"/>
        </w:rPr>
        <w:t>×</w:t>
      </w:r>
      <w:r>
        <w:rPr>
          <w:rFonts w:hint="eastAsia"/>
        </w:rPr>
        <w:t xml:space="preserve"> </w:t>
      </w:r>
      <w:r>
        <w:rPr>
          <w:rFonts w:hint="eastAsia"/>
        </w:rPr>
        <w:t>收包裹频率的交互效应显著（</w:t>
      </w:r>
      <w:r>
        <w:rPr>
          <w:rFonts w:hint="eastAsia"/>
        </w:rPr>
        <w:t>F = 2.</w:t>
      </w:r>
      <w:r>
        <w:t>899</w:t>
      </w:r>
      <w:r>
        <w:rPr>
          <w:rFonts w:hint="eastAsia"/>
        </w:rPr>
        <w:t>，</w:t>
      </w:r>
      <w:r>
        <w:rPr>
          <w:rFonts w:hint="eastAsia"/>
        </w:rPr>
        <w:t>p = 0.0</w:t>
      </w:r>
      <w:r>
        <w:t>28</w:t>
      </w:r>
      <w:r>
        <w:rPr>
          <w:rFonts w:hint="eastAsia"/>
        </w:rPr>
        <w:t>，偏</w:t>
      </w:r>
      <w:r>
        <w:rPr>
          <w:rFonts w:hint="eastAsia"/>
        </w:rPr>
        <w:t>Eta</w:t>
      </w:r>
      <w:r>
        <w:rPr>
          <w:rFonts w:hint="eastAsia"/>
        </w:rPr>
        <w:t>²</w:t>
      </w:r>
      <w:r>
        <w:rPr>
          <w:rFonts w:hint="eastAsia"/>
        </w:rPr>
        <w:t xml:space="preserve"> = 0.1</w:t>
      </w:r>
      <w:r>
        <w:t>35</w:t>
      </w:r>
      <w:r>
        <w:rPr>
          <w:rFonts w:hint="eastAsia"/>
        </w:rPr>
        <w:t>），表明不同收包裹频率的个体对信息干预策略的响应存在差异。</w:t>
      </w:r>
    </w:p>
    <w:p w14:paraId="2D148742" w14:textId="77777777" w:rsidR="00713B2B" w:rsidRDefault="00D04354" w:rsidP="00363098">
      <w:pPr>
        <w:pStyle w:val="a7"/>
      </w:pPr>
      <w:bookmarkStart w:id="126" w:name="_Toc192689119"/>
      <w:r>
        <w:rPr>
          <w:rFonts w:hint="eastAsia"/>
        </w:rPr>
        <w:t>表</w:t>
      </w:r>
      <w:r>
        <w:rPr>
          <w:rFonts w:hint="eastAsia"/>
        </w:rPr>
        <w:t>4</w:t>
      </w:r>
      <w:r>
        <w:t xml:space="preserve">-17 </w:t>
      </w:r>
      <w:r>
        <w:rPr>
          <w:rFonts w:hint="eastAsia"/>
        </w:rPr>
        <w:t>信息干预策略与收包裹频率的交互作用多变量方差分析结果</w:t>
      </w:r>
      <w:bookmarkEnd w:id="126"/>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1465"/>
        <w:gridCol w:w="1466"/>
        <w:gridCol w:w="1465"/>
        <w:gridCol w:w="1466"/>
      </w:tblGrid>
      <w:tr w:rsidR="00713B2B" w14:paraId="581B3AEC" w14:textId="77777777">
        <w:trPr>
          <w:jc w:val="center"/>
        </w:trPr>
        <w:tc>
          <w:tcPr>
            <w:tcW w:w="4125" w:type="dxa"/>
            <w:gridSpan w:val="2"/>
            <w:tcBorders>
              <w:top w:val="single" w:sz="4" w:space="0" w:color="auto"/>
              <w:bottom w:val="single" w:sz="4" w:space="0" w:color="auto"/>
            </w:tcBorders>
          </w:tcPr>
          <w:p w14:paraId="0795B676" w14:textId="77777777" w:rsidR="00713B2B" w:rsidRDefault="00D04354">
            <w:pPr>
              <w:jc w:val="center"/>
              <w:rPr>
                <w:rFonts w:ascii="Times New Roman" w:hAnsi="Times New Roman"/>
              </w:rPr>
            </w:pPr>
            <w:r>
              <w:rPr>
                <w:rFonts w:ascii="Times New Roman" w:hAnsi="Times New Roman" w:hint="eastAsia"/>
              </w:rPr>
              <w:t>变量</w:t>
            </w:r>
          </w:p>
        </w:tc>
        <w:tc>
          <w:tcPr>
            <w:tcW w:w="1466" w:type="dxa"/>
            <w:tcBorders>
              <w:top w:val="single" w:sz="4" w:space="0" w:color="auto"/>
              <w:bottom w:val="single" w:sz="4" w:space="0" w:color="auto"/>
            </w:tcBorders>
          </w:tcPr>
          <w:p w14:paraId="15858B49" w14:textId="77777777" w:rsidR="00713B2B" w:rsidRDefault="00D04354">
            <w:pPr>
              <w:jc w:val="center"/>
              <w:rPr>
                <w:rFonts w:ascii="Times New Roman" w:hAnsi="Times New Roman"/>
              </w:rPr>
            </w:pPr>
            <w:r>
              <w:rPr>
                <w:rFonts w:ascii="Times New Roman" w:hAnsi="Times New Roman" w:hint="eastAsia"/>
              </w:rPr>
              <w:t xml:space="preserve">F </w:t>
            </w:r>
            <w:r>
              <w:rPr>
                <w:rFonts w:ascii="Times New Roman" w:hAnsi="Times New Roman" w:hint="eastAsia"/>
              </w:rPr>
              <w:t>值</w:t>
            </w:r>
          </w:p>
        </w:tc>
        <w:tc>
          <w:tcPr>
            <w:tcW w:w="1465" w:type="dxa"/>
            <w:tcBorders>
              <w:top w:val="single" w:sz="4" w:space="0" w:color="auto"/>
              <w:bottom w:val="single" w:sz="4" w:space="0" w:color="auto"/>
            </w:tcBorders>
          </w:tcPr>
          <w:p w14:paraId="3F3D2EC2" w14:textId="77777777" w:rsidR="00713B2B" w:rsidRDefault="00D04354">
            <w:pPr>
              <w:jc w:val="center"/>
              <w:rPr>
                <w:rFonts w:ascii="Times New Roman" w:hAnsi="Times New Roman"/>
              </w:rPr>
            </w:pPr>
            <w:r>
              <w:rPr>
                <w:rFonts w:ascii="Times New Roman" w:hAnsi="Times New Roman" w:hint="eastAsia"/>
              </w:rPr>
              <w:t xml:space="preserve">p </w:t>
            </w:r>
            <w:r>
              <w:rPr>
                <w:rFonts w:ascii="Times New Roman" w:hAnsi="Times New Roman" w:hint="eastAsia"/>
              </w:rPr>
              <w:t>值</w:t>
            </w:r>
          </w:p>
        </w:tc>
        <w:tc>
          <w:tcPr>
            <w:tcW w:w="1466" w:type="dxa"/>
            <w:tcBorders>
              <w:top w:val="single" w:sz="4" w:space="0" w:color="auto"/>
              <w:bottom w:val="single" w:sz="4" w:space="0" w:color="auto"/>
            </w:tcBorders>
          </w:tcPr>
          <w:p w14:paraId="2937AE02" w14:textId="77777777" w:rsidR="00713B2B" w:rsidRDefault="00D04354">
            <w:pPr>
              <w:jc w:val="center"/>
              <w:rPr>
                <w:rFonts w:ascii="Times New Roman" w:hAnsi="Times New Roman"/>
              </w:rPr>
            </w:pPr>
            <w:r>
              <w:rPr>
                <w:rFonts w:ascii="Times New Roman" w:hAnsi="Times New Roman" w:hint="eastAsia"/>
              </w:rPr>
              <w:t>偏</w:t>
            </w:r>
            <w:r>
              <w:rPr>
                <w:rFonts w:ascii="Times New Roman" w:hAnsi="Times New Roman" w:hint="eastAsia"/>
              </w:rPr>
              <w:t xml:space="preserve"> Eta</w:t>
            </w:r>
            <w:r>
              <w:rPr>
                <w:rFonts w:ascii="Times New Roman" w:hAnsi="Times New Roman" w:hint="eastAsia"/>
              </w:rPr>
              <w:t>²</w:t>
            </w:r>
          </w:p>
        </w:tc>
      </w:tr>
      <w:tr w:rsidR="00713B2B" w14:paraId="46DDCA40" w14:textId="77777777">
        <w:trPr>
          <w:jc w:val="center"/>
        </w:trPr>
        <w:tc>
          <w:tcPr>
            <w:tcW w:w="4125" w:type="dxa"/>
            <w:gridSpan w:val="2"/>
            <w:tcBorders>
              <w:top w:val="single" w:sz="4" w:space="0" w:color="auto"/>
            </w:tcBorders>
          </w:tcPr>
          <w:p w14:paraId="27B0526B" w14:textId="77777777" w:rsidR="00713B2B" w:rsidRDefault="00D04354">
            <w:pPr>
              <w:jc w:val="center"/>
              <w:rPr>
                <w:rFonts w:ascii="Times New Roman" w:hAnsi="Times New Roman"/>
              </w:rPr>
            </w:pPr>
            <w:r>
              <w:rPr>
                <w:rFonts w:ascii="Times New Roman" w:hAnsi="Times New Roman" w:hint="eastAsia"/>
              </w:rPr>
              <w:t>收包裹频率</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语言强度</w:t>
            </w:r>
            <w:r>
              <w:rPr>
                <w:rFonts w:ascii="Times New Roman" w:hAnsi="Times New Roman"/>
              </w:rPr>
              <w:t>Wilks' Lambda</w:t>
            </w:r>
          </w:p>
        </w:tc>
        <w:tc>
          <w:tcPr>
            <w:tcW w:w="1466" w:type="dxa"/>
            <w:tcBorders>
              <w:top w:val="single" w:sz="4" w:space="0" w:color="auto"/>
            </w:tcBorders>
          </w:tcPr>
          <w:p w14:paraId="32568ED1" w14:textId="77777777" w:rsidR="00713B2B" w:rsidRDefault="00D04354">
            <w:pPr>
              <w:jc w:val="center"/>
              <w:rPr>
                <w:rFonts w:ascii="Times New Roman" w:hAnsi="Times New Roman"/>
              </w:rPr>
            </w:pPr>
            <w:r>
              <w:rPr>
                <w:rFonts w:ascii="Times New Roman" w:hAnsi="Times New Roman"/>
              </w:rPr>
              <w:t>1.712</w:t>
            </w:r>
          </w:p>
        </w:tc>
        <w:tc>
          <w:tcPr>
            <w:tcW w:w="1465" w:type="dxa"/>
            <w:tcBorders>
              <w:top w:val="single" w:sz="4" w:space="0" w:color="auto"/>
            </w:tcBorders>
          </w:tcPr>
          <w:p w14:paraId="3DB1A764" w14:textId="77777777" w:rsidR="00713B2B" w:rsidRDefault="00D04354">
            <w:pPr>
              <w:jc w:val="center"/>
              <w:rPr>
                <w:rFonts w:ascii="Times New Roman" w:hAnsi="Times New Roman"/>
              </w:rPr>
            </w:pPr>
            <w:r>
              <w:rPr>
                <w:rFonts w:ascii="Times New Roman" w:hAnsi="Times New Roman"/>
              </w:rPr>
              <w:t>0.100</w:t>
            </w:r>
          </w:p>
        </w:tc>
        <w:tc>
          <w:tcPr>
            <w:tcW w:w="1466" w:type="dxa"/>
            <w:tcBorders>
              <w:top w:val="single" w:sz="4" w:space="0" w:color="auto"/>
            </w:tcBorders>
          </w:tcPr>
          <w:p w14:paraId="636F7B65" w14:textId="77777777" w:rsidR="00713B2B" w:rsidRDefault="00D04354">
            <w:pPr>
              <w:jc w:val="center"/>
              <w:rPr>
                <w:rFonts w:ascii="Times New Roman" w:hAnsi="Times New Roman"/>
              </w:rPr>
            </w:pPr>
            <w:r>
              <w:rPr>
                <w:rFonts w:ascii="Times New Roman" w:hAnsi="Times New Roman"/>
              </w:rPr>
              <w:t>0.086</w:t>
            </w:r>
          </w:p>
        </w:tc>
      </w:tr>
      <w:tr w:rsidR="00713B2B" w14:paraId="4FBDE7B9" w14:textId="77777777">
        <w:trPr>
          <w:jc w:val="center"/>
        </w:trPr>
        <w:tc>
          <w:tcPr>
            <w:tcW w:w="2660" w:type="dxa"/>
            <w:vMerge w:val="restart"/>
          </w:tcPr>
          <w:p w14:paraId="45A4DD0E" w14:textId="77777777" w:rsidR="00713B2B" w:rsidRDefault="00D04354">
            <w:pPr>
              <w:jc w:val="center"/>
              <w:rPr>
                <w:rFonts w:ascii="Times New Roman" w:hAnsi="Times New Roman"/>
              </w:rPr>
            </w:pPr>
            <w:r>
              <w:rPr>
                <w:rFonts w:ascii="Times New Roman" w:hAnsi="Times New Roman" w:hint="eastAsia"/>
              </w:rPr>
              <w:t>收包裹频率</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语言强度</w:t>
            </w:r>
          </w:p>
        </w:tc>
        <w:tc>
          <w:tcPr>
            <w:tcW w:w="1465" w:type="dxa"/>
          </w:tcPr>
          <w:p w14:paraId="60C139D3" w14:textId="77777777" w:rsidR="00713B2B" w:rsidRDefault="00D04354">
            <w:pPr>
              <w:jc w:val="center"/>
              <w:rPr>
                <w:rFonts w:ascii="Times New Roman" w:hAnsi="Times New Roman"/>
              </w:rPr>
            </w:pPr>
            <w:r>
              <w:rPr>
                <w:rFonts w:ascii="Times New Roman" w:hAnsi="Times New Roman" w:hint="eastAsia"/>
              </w:rPr>
              <w:t>回收意愿</w:t>
            </w:r>
          </w:p>
        </w:tc>
        <w:tc>
          <w:tcPr>
            <w:tcW w:w="1466" w:type="dxa"/>
          </w:tcPr>
          <w:p w14:paraId="6FD44863" w14:textId="77777777" w:rsidR="00713B2B" w:rsidRDefault="00D04354">
            <w:pPr>
              <w:jc w:val="center"/>
              <w:rPr>
                <w:rFonts w:ascii="Times New Roman" w:hAnsi="Times New Roman"/>
              </w:rPr>
            </w:pPr>
            <w:r>
              <w:rPr>
                <w:rFonts w:ascii="Times New Roman" w:hAnsi="Times New Roman"/>
              </w:rPr>
              <w:t>1.614</w:t>
            </w:r>
          </w:p>
        </w:tc>
        <w:tc>
          <w:tcPr>
            <w:tcW w:w="1465" w:type="dxa"/>
          </w:tcPr>
          <w:p w14:paraId="3DE9FE05" w14:textId="77777777" w:rsidR="00713B2B" w:rsidRDefault="00D04354">
            <w:pPr>
              <w:jc w:val="center"/>
              <w:rPr>
                <w:rFonts w:ascii="Times New Roman" w:hAnsi="Times New Roman"/>
              </w:rPr>
            </w:pPr>
            <w:r>
              <w:rPr>
                <w:rFonts w:ascii="Times New Roman" w:hAnsi="Times New Roman"/>
              </w:rPr>
              <w:t>0.180</w:t>
            </w:r>
          </w:p>
        </w:tc>
        <w:tc>
          <w:tcPr>
            <w:tcW w:w="1466" w:type="dxa"/>
          </w:tcPr>
          <w:p w14:paraId="54C2C9A0" w14:textId="77777777" w:rsidR="00713B2B" w:rsidRDefault="00D04354">
            <w:pPr>
              <w:jc w:val="center"/>
              <w:rPr>
                <w:rFonts w:ascii="Times New Roman" w:hAnsi="Times New Roman"/>
              </w:rPr>
            </w:pPr>
            <w:r>
              <w:rPr>
                <w:rFonts w:ascii="Times New Roman" w:hAnsi="Times New Roman"/>
              </w:rPr>
              <w:t>0.080</w:t>
            </w:r>
          </w:p>
        </w:tc>
      </w:tr>
      <w:tr w:rsidR="00713B2B" w14:paraId="78F0C6DE" w14:textId="77777777">
        <w:trPr>
          <w:jc w:val="center"/>
        </w:trPr>
        <w:tc>
          <w:tcPr>
            <w:tcW w:w="2660" w:type="dxa"/>
            <w:vMerge/>
          </w:tcPr>
          <w:p w14:paraId="436F93ED" w14:textId="77777777" w:rsidR="00713B2B" w:rsidRDefault="00713B2B">
            <w:pPr>
              <w:jc w:val="center"/>
              <w:rPr>
                <w:rFonts w:ascii="Times New Roman" w:hAnsi="Times New Roman"/>
              </w:rPr>
            </w:pPr>
          </w:p>
        </w:tc>
        <w:tc>
          <w:tcPr>
            <w:tcW w:w="1465" w:type="dxa"/>
          </w:tcPr>
          <w:p w14:paraId="2A8ABE45" w14:textId="77777777" w:rsidR="00713B2B" w:rsidRDefault="00D04354">
            <w:pPr>
              <w:jc w:val="center"/>
              <w:rPr>
                <w:rFonts w:ascii="Times New Roman" w:hAnsi="Times New Roman"/>
              </w:rPr>
            </w:pPr>
            <w:r>
              <w:rPr>
                <w:rFonts w:ascii="Times New Roman" w:hAnsi="Times New Roman" w:hint="eastAsia"/>
              </w:rPr>
              <w:t>回收行为</w:t>
            </w:r>
          </w:p>
        </w:tc>
        <w:tc>
          <w:tcPr>
            <w:tcW w:w="1466" w:type="dxa"/>
          </w:tcPr>
          <w:p w14:paraId="27B2285F" w14:textId="77777777" w:rsidR="00713B2B" w:rsidRDefault="00D04354">
            <w:pPr>
              <w:jc w:val="center"/>
              <w:rPr>
                <w:rFonts w:ascii="Times New Roman" w:hAnsi="Times New Roman"/>
              </w:rPr>
            </w:pPr>
            <w:r>
              <w:rPr>
                <w:rFonts w:ascii="Times New Roman" w:hAnsi="Times New Roman"/>
              </w:rPr>
              <w:t>2.899</w:t>
            </w:r>
          </w:p>
        </w:tc>
        <w:tc>
          <w:tcPr>
            <w:tcW w:w="1465" w:type="dxa"/>
          </w:tcPr>
          <w:p w14:paraId="78C38D0A" w14:textId="77777777" w:rsidR="00713B2B" w:rsidRDefault="00D04354">
            <w:pPr>
              <w:jc w:val="center"/>
              <w:rPr>
                <w:rFonts w:ascii="Times New Roman" w:hAnsi="Times New Roman"/>
              </w:rPr>
            </w:pPr>
            <w:r>
              <w:rPr>
                <w:rFonts w:ascii="Times New Roman" w:hAnsi="Times New Roman"/>
              </w:rPr>
              <w:t>0.028*</w:t>
            </w:r>
          </w:p>
        </w:tc>
        <w:tc>
          <w:tcPr>
            <w:tcW w:w="1466" w:type="dxa"/>
          </w:tcPr>
          <w:p w14:paraId="0106B23F" w14:textId="77777777" w:rsidR="00713B2B" w:rsidRDefault="00D04354">
            <w:pPr>
              <w:jc w:val="center"/>
              <w:rPr>
                <w:rFonts w:ascii="Times New Roman" w:hAnsi="Times New Roman"/>
              </w:rPr>
            </w:pPr>
            <w:r>
              <w:rPr>
                <w:rFonts w:ascii="Times New Roman" w:hAnsi="Times New Roman"/>
              </w:rPr>
              <w:t>0.135</w:t>
            </w:r>
          </w:p>
        </w:tc>
      </w:tr>
      <w:tr w:rsidR="00713B2B" w14:paraId="400369C2" w14:textId="77777777">
        <w:trPr>
          <w:jc w:val="center"/>
        </w:trPr>
        <w:tc>
          <w:tcPr>
            <w:tcW w:w="4125" w:type="dxa"/>
            <w:gridSpan w:val="2"/>
          </w:tcPr>
          <w:p w14:paraId="480A2464" w14:textId="77777777" w:rsidR="00713B2B" w:rsidRDefault="00D04354">
            <w:pPr>
              <w:jc w:val="center"/>
              <w:rPr>
                <w:rFonts w:ascii="Times New Roman" w:hAnsi="Times New Roman"/>
              </w:rPr>
            </w:pPr>
            <w:r>
              <w:rPr>
                <w:rFonts w:ascii="Times New Roman" w:hAnsi="Times New Roman" w:hint="eastAsia"/>
              </w:rPr>
              <w:t>收包裹频率</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推送频率</w:t>
            </w:r>
            <w:r>
              <w:rPr>
                <w:rFonts w:ascii="Times New Roman" w:hAnsi="Times New Roman"/>
              </w:rPr>
              <w:t>Wilks' Lambda</w:t>
            </w:r>
          </w:p>
        </w:tc>
        <w:tc>
          <w:tcPr>
            <w:tcW w:w="1466" w:type="dxa"/>
          </w:tcPr>
          <w:p w14:paraId="4822EB5E" w14:textId="77777777" w:rsidR="00713B2B" w:rsidRDefault="00D04354">
            <w:pPr>
              <w:jc w:val="center"/>
              <w:rPr>
                <w:rFonts w:ascii="Times New Roman" w:hAnsi="Times New Roman"/>
              </w:rPr>
            </w:pPr>
            <w:r>
              <w:rPr>
                <w:rFonts w:ascii="Times New Roman" w:hAnsi="Times New Roman"/>
              </w:rPr>
              <w:t>0.544</w:t>
            </w:r>
          </w:p>
        </w:tc>
        <w:tc>
          <w:tcPr>
            <w:tcW w:w="1465" w:type="dxa"/>
          </w:tcPr>
          <w:p w14:paraId="7EAC4338" w14:textId="77777777" w:rsidR="00713B2B" w:rsidRDefault="00D04354">
            <w:pPr>
              <w:jc w:val="center"/>
              <w:rPr>
                <w:rFonts w:ascii="Times New Roman" w:hAnsi="Times New Roman"/>
              </w:rPr>
            </w:pPr>
            <w:r>
              <w:rPr>
                <w:rFonts w:ascii="Times New Roman" w:hAnsi="Times New Roman"/>
              </w:rPr>
              <w:t>0.822</w:t>
            </w:r>
          </w:p>
        </w:tc>
        <w:tc>
          <w:tcPr>
            <w:tcW w:w="1466" w:type="dxa"/>
          </w:tcPr>
          <w:p w14:paraId="319BC5E3" w14:textId="77777777" w:rsidR="00713B2B" w:rsidRDefault="00D04354">
            <w:pPr>
              <w:jc w:val="center"/>
              <w:rPr>
                <w:rFonts w:ascii="Times New Roman" w:hAnsi="Times New Roman"/>
              </w:rPr>
            </w:pPr>
            <w:r>
              <w:rPr>
                <w:rFonts w:ascii="Times New Roman" w:hAnsi="Times New Roman"/>
              </w:rPr>
              <w:t>0.029</w:t>
            </w:r>
          </w:p>
        </w:tc>
      </w:tr>
      <w:tr w:rsidR="00713B2B" w14:paraId="1E1EBB6F" w14:textId="77777777">
        <w:trPr>
          <w:jc w:val="center"/>
        </w:trPr>
        <w:tc>
          <w:tcPr>
            <w:tcW w:w="2660" w:type="dxa"/>
            <w:vMerge w:val="restart"/>
          </w:tcPr>
          <w:p w14:paraId="5DFD1E94" w14:textId="77777777" w:rsidR="00713B2B" w:rsidRDefault="00D04354">
            <w:pPr>
              <w:jc w:val="center"/>
              <w:rPr>
                <w:rFonts w:ascii="Times New Roman" w:hAnsi="Times New Roman"/>
              </w:rPr>
            </w:pPr>
            <w:r>
              <w:rPr>
                <w:rFonts w:ascii="Times New Roman" w:hAnsi="Times New Roman" w:hint="eastAsia"/>
              </w:rPr>
              <w:t>收包裹频率</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 </w:t>
            </w:r>
            <w:r>
              <w:rPr>
                <w:rFonts w:ascii="Times New Roman" w:hAnsi="Times New Roman" w:hint="eastAsia"/>
              </w:rPr>
              <w:t>推送频率</w:t>
            </w:r>
          </w:p>
        </w:tc>
        <w:tc>
          <w:tcPr>
            <w:tcW w:w="1465" w:type="dxa"/>
          </w:tcPr>
          <w:p w14:paraId="528AEB35" w14:textId="77777777" w:rsidR="00713B2B" w:rsidRDefault="00D04354">
            <w:pPr>
              <w:jc w:val="center"/>
              <w:rPr>
                <w:rFonts w:ascii="Times New Roman" w:hAnsi="Times New Roman"/>
              </w:rPr>
            </w:pPr>
            <w:r>
              <w:rPr>
                <w:rFonts w:ascii="Times New Roman" w:hAnsi="Times New Roman" w:hint="eastAsia"/>
              </w:rPr>
              <w:t>回收意愿</w:t>
            </w:r>
          </w:p>
        </w:tc>
        <w:tc>
          <w:tcPr>
            <w:tcW w:w="1466" w:type="dxa"/>
          </w:tcPr>
          <w:p w14:paraId="366E291F" w14:textId="77777777" w:rsidR="00713B2B" w:rsidRDefault="00D04354">
            <w:pPr>
              <w:jc w:val="center"/>
              <w:rPr>
                <w:rFonts w:ascii="Times New Roman" w:hAnsi="Times New Roman"/>
              </w:rPr>
            </w:pPr>
            <w:r>
              <w:rPr>
                <w:rFonts w:ascii="Times New Roman" w:hAnsi="Times New Roman"/>
              </w:rPr>
              <w:t>0.998</w:t>
            </w:r>
          </w:p>
        </w:tc>
        <w:tc>
          <w:tcPr>
            <w:tcW w:w="1465" w:type="dxa"/>
          </w:tcPr>
          <w:p w14:paraId="3B2C4E13" w14:textId="77777777" w:rsidR="00713B2B" w:rsidRDefault="00D04354">
            <w:pPr>
              <w:jc w:val="center"/>
              <w:rPr>
                <w:rFonts w:ascii="Times New Roman" w:hAnsi="Times New Roman"/>
              </w:rPr>
            </w:pPr>
            <w:r>
              <w:rPr>
                <w:rFonts w:ascii="Times New Roman" w:hAnsi="Times New Roman"/>
              </w:rPr>
              <w:t>0.414</w:t>
            </w:r>
          </w:p>
        </w:tc>
        <w:tc>
          <w:tcPr>
            <w:tcW w:w="1466" w:type="dxa"/>
          </w:tcPr>
          <w:p w14:paraId="2DBBF124" w14:textId="77777777" w:rsidR="00713B2B" w:rsidRDefault="00D04354">
            <w:pPr>
              <w:jc w:val="center"/>
              <w:rPr>
                <w:rFonts w:ascii="Times New Roman" w:hAnsi="Times New Roman"/>
              </w:rPr>
            </w:pPr>
            <w:r>
              <w:rPr>
                <w:rFonts w:ascii="Times New Roman" w:hAnsi="Times New Roman"/>
              </w:rPr>
              <w:t>0.051</w:t>
            </w:r>
          </w:p>
        </w:tc>
      </w:tr>
      <w:tr w:rsidR="00713B2B" w14:paraId="11C5C038" w14:textId="77777777">
        <w:trPr>
          <w:jc w:val="center"/>
        </w:trPr>
        <w:tc>
          <w:tcPr>
            <w:tcW w:w="2660" w:type="dxa"/>
            <w:vMerge/>
          </w:tcPr>
          <w:p w14:paraId="1C09647F" w14:textId="77777777" w:rsidR="00713B2B" w:rsidRDefault="00713B2B">
            <w:pPr>
              <w:jc w:val="center"/>
              <w:rPr>
                <w:rFonts w:ascii="Times New Roman" w:hAnsi="Times New Roman"/>
              </w:rPr>
            </w:pPr>
          </w:p>
        </w:tc>
        <w:tc>
          <w:tcPr>
            <w:tcW w:w="1465" w:type="dxa"/>
          </w:tcPr>
          <w:p w14:paraId="2F612771" w14:textId="77777777" w:rsidR="00713B2B" w:rsidRDefault="00D04354">
            <w:pPr>
              <w:jc w:val="center"/>
              <w:rPr>
                <w:rFonts w:ascii="Times New Roman" w:hAnsi="Times New Roman"/>
              </w:rPr>
            </w:pPr>
            <w:r>
              <w:rPr>
                <w:rFonts w:ascii="Times New Roman" w:hAnsi="Times New Roman" w:hint="eastAsia"/>
              </w:rPr>
              <w:t>回收行为</w:t>
            </w:r>
          </w:p>
        </w:tc>
        <w:tc>
          <w:tcPr>
            <w:tcW w:w="1466" w:type="dxa"/>
          </w:tcPr>
          <w:p w14:paraId="3D32E295" w14:textId="77777777" w:rsidR="00713B2B" w:rsidRDefault="00D04354">
            <w:pPr>
              <w:jc w:val="center"/>
              <w:rPr>
                <w:rFonts w:ascii="Times New Roman" w:hAnsi="Times New Roman"/>
              </w:rPr>
            </w:pPr>
            <w:r>
              <w:rPr>
                <w:rFonts w:ascii="Times New Roman" w:hAnsi="Times New Roman"/>
              </w:rPr>
              <w:t>0.488</w:t>
            </w:r>
          </w:p>
        </w:tc>
        <w:tc>
          <w:tcPr>
            <w:tcW w:w="1465" w:type="dxa"/>
          </w:tcPr>
          <w:p w14:paraId="642B415F" w14:textId="77777777" w:rsidR="00713B2B" w:rsidRDefault="00D04354">
            <w:pPr>
              <w:jc w:val="center"/>
              <w:rPr>
                <w:rFonts w:ascii="Times New Roman" w:hAnsi="Times New Roman"/>
              </w:rPr>
            </w:pPr>
            <w:r>
              <w:rPr>
                <w:rFonts w:ascii="Times New Roman" w:hAnsi="Times New Roman"/>
              </w:rPr>
              <w:t>0.745</w:t>
            </w:r>
          </w:p>
        </w:tc>
        <w:tc>
          <w:tcPr>
            <w:tcW w:w="1466" w:type="dxa"/>
          </w:tcPr>
          <w:p w14:paraId="6A77D225" w14:textId="77777777" w:rsidR="00713B2B" w:rsidRDefault="00D04354">
            <w:pPr>
              <w:jc w:val="center"/>
              <w:rPr>
                <w:rFonts w:ascii="Times New Roman" w:hAnsi="Times New Roman"/>
              </w:rPr>
            </w:pPr>
            <w:r>
              <w:rPr>
                <w:rFonts w:ascii="Times New Roman" w:hAnsi="Times New Roman"/>
              </w:rPr>
              <w:t>0.026</w:t>
            </w:r>
          </w:p>
        </w:tc>
      </w:tr>
    </w:tbl>
    <w:p w14:paraId="6A6BD199" w14:textId="77777777" w:rsidR="00713B2B" w:rsidRDefault="00D04354">
      <w:pPr>
        <w:pStyle w:val="11"/>
      </w:pPr>
      <w:r>
        <w:rPr>
          <w:rFonts w:hint="eastAsia"/>
        </w:rPr>
        <w:t>事后检验结果（见表</w:t>
      </w:r>
      <w:r>
        <w:t>4-18</w:t>
      </w:r>
      <w:r>
        <w:rPr>
          <w:rFonts w:hint="eastAsia"/>
        </w:rPr>
        <w:t>）显示，收包裹频率为</w:t>
      </w:r>
      <w:r>
        <w:rPr>
          <w:rFonts w:hint="eastAsia"/>
        </w:rPr>
        <w:t>2</w:t>
      </w:r>
      <w:r>
        <w:t>0</w:t>
      </w:r>
      <w:r>
        <w:rPr>
          <w:rFonts w:hint="eastAsia"/>
        </w:rPr>
        <w:t>件以上</w:t>
      </w:r>
      <w:r>
        <w:rPr>
          <w:rFonts w:hint="eastAsia"/>
        </w:rPr>
        <w:t>/</w:t>
      </w:r>
      <w:r>
        <w:rPr>
          <w:rFonts w:hint="eastAsia"/>
        </w:rPr>
        <w:t>月与</w:t>
      </w:r>
      <w:r>
        <w:rPr>
          <w:rFonts w:hint="eastAsia"/>
        </w:rPr>
        <w:t>5</w:t>
      </w:r>
      <w:r>
        <w:t>-10</w:t>
      </w:r>
      <w:r>
        <w:rPr>
          <w:rFonts w:hint="eastAsia"/>
        </w:rPr>
        <w:t>件</w:t>
      </w:r>
      <w:r>
        <w:rPr>
          <w:rFonts w:hint="eastAsia"/>
        </w:rPr>
        <w:t>/</w:t>
      </w:r>
      <w:r>
        <w:rPr>
          <w:rFonts w:hint="eastAsia"/>
        </w:rPr>
        <w:t>月的个体之间的均值差异显著（</w:t>
      </w:r>
      <w:r>
        <w:rPr>
          <w:rFonts w:hint="eastAsia"/>
        </w:rPr>
        <w:t>p = 0.0</w:t>
      </w:r>
      <w:r>
        <w:t>47</w:t>
      </w:r>
      <w:r>
        <w:rPr>
          <w:rFonts w:hint="eastAsia"/>
        </w:rPr>
        <w:t>），此外，收包裹频率为</w:t>
      </w:r>
      <w:r>
        <w:rPr>
          <w:rFonts w:hint="eastAsia"/>
        </w:rPr>
        <w:t>2</w:t>
      </w:r>
      <w:r>
        <w:t>0</w:t>
      </w:r>
      <w:r>
        <w:rPr>
          <w:rFonts w:hint="eastAsia"/>
        </w:rPr>
        <w:t>件以上</w:t>
      </w:r>
      <w:r>
        <w:rPr>
          <w:rFonts w:hint="eastAsia"/>
        </w:rPr>
        <w:t>/</w:t>
      </w:r>
      <w:r>
        <w:rPr>
          <w:rFonts w:hint="eastAsia"/>
        </w:rPr>
        <w:t>月与</w:t>
      </w:r>
      <w:r>
        <w:rPr>
          <w:rFonts w:hint="eastAsia"/>
        </w:rPr>
        <w:t>0</w:t>
      </w:r>
      <w:r>
        <w:t>-5</w:t>
      </w:r>
      <w:r>
        <w:rPr>
          <w:rFonts w:hint="eastAsia"/>
        </w:rPr>
        <w:t>件</w:t>
      </w:r>
      <w:r>
        <w:rPr>
          <w:rFonts w:hint="eastAsia"/>
        </w:rPr>
        <w:t>/</w:t>
      </w:r>
      <w:r>
        <w:rPr>
          <w:rFonts w:hint="eastAsia"/>
        </w:rPr>
        <w:t>月个体的回收行为也存在显著差异（</w:t>
      </w:r>
      <w:r>
        <w:rPr>
          <w:rFonts w:hint="eastAsia"/>
        </w:rPr>
        <w:t xml:space="preserve">p = </w:t>
      </w:r>
      <w:r>
        <w:t>0.003</w:t>
      </w:r>
      <w:r>
        <w:rPr>
          <w:rFonts w:hint="eastAsia"/>
        </w:rPr>
        <w:t>）。这表明，收包裹较频繁的个体可能更容易受到信息干预的影响，从而在回收行为上表现出更大的变化。</w:t>
      </w:r>
    </w:p>
    <w:p w14:paraId="4554CFB2" w14:textId="77777777" w:rsidR="00713B2B" w:rsidRDefault="00D04354" w:rsidP="00363098">
      <w:pPr>
        <w:pStyle w:val="a7"/>
      </w:pPr>
      <w:bookmarkStart w:id="127" w:name="_Toc192689120"/>
      <w:r>
        <w:rPr>
          <w:rFonts w:hint="eastAsia"/>
        </w:rPr>
        <w:t>表</w:t>
      </w:r>
      <w:r>
        <w:t>4-18</w:t>
      </w:r>
      <w:r>
        <w:rPr>
          <w:rFonts w:hint="eastAsia"/>
        </w:rPr>
        <w:t xml:space="preserve"> </w:t>
      </w:r>
      <w:r>
        <w:rPr>
          <w:rFonts w:hint="eastAsia"/>
        </w:rPr>
        <w:t>收包裹频率</w:t>
      </w:r>
      <w:r>
        <w:rPr>
          <w:rFonts w:hint="eastAsia"/>
        </w:rPr>
        <w:t xml:space="preserve"> </w:t>
      </w:r>
      <w:r>
        <w:rPr>
          <w:rFonts w:hint="eastAsia"/>
        </w:rPr>
        <w:t>×</w:t>
      </w:r>
      <w:r>
        <w:rPr>
          <w:rFonts w:hint="eastAsia"/>
        </w:rPr>
        <w:t xml:space="preserve"> </w:t>
      </w:r>
      <w:r>
        <w:rPr>
          <w:rFonts w:hint="eastAsia"/>
        </w:rPr>
        <w:t>语言强度</w:t>
      </w:r>
      <w:r>
        <w:rPr>
          <w:rFonts w:hint="eastAsia"/>
        </w:rPr>
        <w:t xml:space="preserve"> LSD </w:t>
      </w:r>
      <w:r>
        <w:rPr>
          <w:rFonts w:hint="eastAsia"/>
        </w:rPr>
        <w:t>事后检验结果（回收行为</w:t>
      </w:r>
      <w:r>
        <w:rPr>
          <w:rFonts w:hint="eastAsia"/>
        </w:rPr>
        <w:t xml:space="preserve"> </w:t>
      </w:r>
      <w:r>
        <w:t>RB</w:t>
      </w:r>
      <w:r>
        <w:rPr>
          <w:rFonts w:hint="eastAsia"/>
        </w:rPr>
        <w:t>）</w:t>
      </w:r>
      <w:bookmarkEnd w:id="127"/>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1843"/>
        <w:gridCol w:w="1701"/>
        <w:gridCol w:w="1134"/>
        <w:gridCol w:w="850"/>
        <w:gridCol w:w="1610"/>
      </w:tblGrid>
      <w:tr w:rsidR="00713B2B" w14:paraId="69DA2E46" w14:textId="77777777">
        <w:trPr>
          <w:jc w:val="center"/>
        </w:trPr>
        <w:tc>
          <w:tcPr>
            <w:tcW w:w="1384" w:type="dxa"/>
            <w:tcBorders>
              <w:top w:val="single" w:sz="4" w:space="0" w:color="auto"/>
              <w:bottom w:val="single" w:sz="4" w:space="0" w:color="auto"/>
            </w:tcBorders>
            <w:vAlign w:val="center"/>
          </w:tcPr>
          <w:p w14:paraId="61B0B5D4" w14:textId="77777777" w:rsidR="00713B2B" w:rsidRDefault="00D04354">
            <w:pPr>
              <w:jc w:val="center"/>
              <w:rPr>
                <w:rFonts w:ascii="Times New Roman" w:hAnsi="Times New Roman"/>
              </w:rPr>
            </w:pPr>
            <w:r>
              <w:rPr>
                <w:rFonts w:ascii="Times New Roman" w:hAnsi="Times New Roman" w:hint="eastAsia"/>
              </w:rPr>
              <w:t>收包裹的频率</w:t>
            </w:r>
            <w:r>
              <w:rPr>
                <w:rFonts w:ascii="Times New Roman" w:hAnsi="Times New Roman"/>
              </w:rPr>
              <w:t>(I)</w:t>
            </w:r>
          </w:p>
        </w:tc>
        <w:tc>
          <w:tcPr>
            <w:tcW w:w="1843" w:type="dxa"/>
            <w:tcBorders>
              <w:top w:val="single" w:sz="4" w:space="0" w:color="auto"/>
              <w:bottom w:val="single" w:sz="4" w:space="0" w:color="auto"/>
            </w:tcBorders>
            <w:vAlign w:val="center"/>
          </w:tcPr>
          <w:p w14:paraId="533C81DF" w14:textId="77777777" w:rsidR="00713B2B" w:rsidRDefault="00D04354">
            <w:pPr>
              <w:jc w:val="center"/>
              <w:rPr>
                <w:rFonts w:ascii="Times New Roman" w:hAnsi="Times New Roman"/>
              </w:rPr>
            </w:pPr>
            <w:r>
              <w:rPr>
                <w:rFonts w:ascii="Times New Roman" w:hAnsi="Times New Roman" w:hint="eastAsia"/>
              </w:rPr>
              <w:t>收包裹的频率</w:t>
            </w:r>
            <w:r>
              <w:rPr>
                <w:rFonts w:ascii="Times New Roman" w:hAnsi="Times New Roman"/>
              </w:rPr>
              <w:t>(J)</w:t>
            </w:r>
          </w:p>
        </w:tc>
        <w:tc>
          <w:tcPr>
            <w:tcW w:w="1701" w:type="dxa"/>
            <w:tcBorders>
              <w:top w:val="single" w:sz="4" w:space="0" w:color="auto"/>
              <w:bottom w:val="single" w:sz="4" w:space="0" w:color="auto"/>
            </w:tcBorders>
            <w:vAlign w:val="center"/>
          </w:tcPr>
          <w:p w14:paraId="534F2B84" w14:textId="77777777" w:rsidR="00713B2B" w:rsidRDefault="00D04354">
            <w:pPr>
              <w:jc w:val="center"/>
              <w:rPr>
                <w:rFonts w:ascii="Times New Roman" w:hAnsi="Times New Roman"/>
              </w:rPr>
            </w:pPr>
            <w:r>
              <w:rPr>
                <w:rFonts w:ascii="Times New Roman" w:hAnsi="Times New Roman" w:hint="eastAsia"/>
              </w:rPr>
              <w:t>平均值差值</w:t>
            </w:r>
            <w:r>
              <w:rPr>
                <w:rFonts w:ascii="Times New Roman" w:hAnsi="Times New Roman" w:hint="eastAsia"/>
              </w:rPr>
              <w:t xml:space="preserve"> (I-J)</w:t>
            </w:r>
          </w:p>
        </w:tc>
        <w:tc>
          <w:tcPr>
            <w:tcW w:w="1134" w:type="dxa"/>
            <w:tcBorders>
              <w:top w:val="single" w:sz="4" w:space="0" w:color="auto"/>
              <w:bottom w:val="single" w:sz="4" w:space="0" w:color="auto"/>
            </w:tcBorders>
            <w:vAlign w:val="center"/>
          </w:tcPr>
          <w:p w14:paraId="1F454930" w14:textId="77777777" w:rsidR="00713B2B" w:rsidRDefault="00D04354">
            <w:pPr>
              <w:jc w:val="center"/>
              <w:rPr>
                <w:rFonts w:ascii="Times New Roman" w:hAnsi="Times New Roman"/>
              </w:rPr>
            </w:pPr>
            <w:r>
              <w:rPr>
                <w:rFonts w:ascii="Times New Roman" w:hAnsi="Times New Roman" w:hint="eastAsia"/>
              </w:rPr>
              <w:t>标准误差</w:t>
            </w:r>
          </w:p>
        </w:tc>
        <w:tc>
          <w:tcPr>
            <w:tcW w:w="850" w:type="dxa"/>
            <w:tcBorders>
              <w:top w:val="single" w:sz="4" w:space="0" w:color="auto"/>
              <w:bottom w:val="single" w:sz="4" w:space="0" w:color="auto"/>
            </w:tcBorders>
            <w:vAlign w:val="center"/>
          </w:tcPr>
          <w:p w14:paraId="40156EEF" w14:textId="77777777" w:rsidR="00713B2B" w:rsidRDefault="00D04354">
            <w:pPr>
              <w:jc w:val="center"/>
              <w:rPr>
                <w:rFonts w:ascii="Times New Roman" w:hAnsi="Times New Roman"/>
              </w:rPr>
            </w:pPr>
            <w:r>
              <w:rPr>
                <w:rFonts w:ascii="Times New Roman" w:hAnsi="Times New Roman" w:hint="eastAsia"/>
              </w:rPr>
              <w:t>显著性</w:t>
            </w:r>
          </w:p>
        </w:tc>
        <w:tc>
          <w:tcPr>
            <w:tcW w:w="1610" w:type="dxa"/>
            <w:tcBorders>
              <w:top w:val="single" w:sz="4" w:space="0" w:color="auto"/>
              <w:bottom w:val="single" w:sz="4" w:space="0" w:color="auto"/>
            </w:tcBorders>
            <w:vAlign w:val="center"/>
          </w:tcPr>
          <w:p w14:paraId="114D9F05" w14:textId="77777777" w:rsidR="00713B2B" w:rsidRDefault="00D04354">
            <w:pPr>
              <w:jc w:val="center"/>
              <w:rPr>
                <w:rFonts w:ascii="Times New Roman" w:hAnsi="Times New Roman"/>
              </w:rPr>
            </w:pPr>
            <w:r>
              <w:rPr>
                <w:rFonts w:ascii="Times New Roman" w:hAnsi="Times New Roman" w:hint="eastAsia"/>
              </w:rPr>
              <w:t xml:space="preserve">95% </w:t>
            </w:r>
            <w:r>
              <w:rPr>
                <w:rFonts w:ascii="Times New Roman" w:hAnsi="Times New Roman" w:hint="eastAsia"/>
              </w:rPr>
              <w:t>置信区间</w:t>
            </w:r>
          </w:p>
        </w:tc>
      </w:tr>
      <w:tr w:rsidR="00713B2B" w14:paraId="39187EBA" w14:textId="77777777">
        <w:trPr>
          <w:jc w:val="center"/>
        </w:trPr>
        <w:tc>
          <w:tcPr>
            <w:tcW w:w="1384" w:type="dxa"/>
            <w:vMerge w:val="restart"/>
            <w:tcBorders>
              <w:top w:val="single" w:sz="4" w:space="0" w:color="auto"/>
            </w:tcBorders>
            <w:vAlign w:val="center"/>
          </w:tcPr>
          <w:p w14:paraId="722E1AC1" w14:textId="77777777" w:rsidR="00713B2B" w:rsidRDefault="00D04354">
            <w:pPr>
              <w:jc w:val="center"/>
              <w:rPr>
                <w:rFonts w:ascii="Times New Roman" w:hAnsi="Times New Roman"/>
              </w:rPr>
            </w:pPr>
            <w:r>
              <w:rPr>
                <w:rFonts w:ascii="Times New Roman" w:hAnsi="Times New Roman"/>
              </w:rPr>
              <w:t>20</w:t>
            </w:r>
            <w:r>
              <w:rPr>
                <w:rFonts w:ascii="Times New Roman" w:hAnsi="Times New Roman" w:hint="eastAsia"/>
              </w:rPr>
              <w:t>件以上</w:t>
            </w:r>
            <w:r>
              <w:rPr>
                <w:rFonts w:ascii="Times New Roman" w:hAnsi="Times New Roman" w:hint="eastAsia"/>
              </w:rPr>
              <w:t>/</w:t>
            </w:r>
            <w:r>
              <w:rPr>
                <w:rFonts w:ascii="Times New Roman" w:hAnsi="Times New Roman" w:hint="eastAsia"/>
              </w:rPr>
              <w:t>月</w:t>
            </w:r>
          </w:p>
        </w:tc>
        <w:tc>
          <w:tcPr>
            <w:tcW w:w="1843" w:type="dxa"/>
            <w:tcBorders>
              <w:top w:val="single" w:sz="4" w:space="0" w:color="auto"/>
            </w:tcBorders>
            <w:vAlign w:val="center"/>
          </w:tcPr>
          <w:p w14:paraId="6DC54A75" w14:textId="77777777" w:rsidR="00713B2B" w:rsidRDefault="00D04354">
            <w:pPr>
              <w:jc w:val="center"/>
              <w:rPr>
                <w:rFonts w:ascii="Times New Roman" w:hAnsi="Times New Roman"/>
              </w:rPr>
            </w:pPr>
            <w:r>
              <w:rPr>
                <w:rFonts w:ascii="Times New Roman" w:hAnsi="Times New Roman"/>
              </w:rPr>
              <w:t>15-20</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701" w:type="dxa"/>
            <w:tcBorders>
              <w:top w:val="single" w:sz="4" w:space="0" w:color="auto"/>
            </w:tcBorders>
            <w:vAlign w:val="center"/>
          </w:tcPr>
          <w:p w14:paraId="44C65D85" w14:textId="77777777" w:rsidR="00713B2B" w:rsidRDefault="00D04354">
            <w:pPr>
              <w:jc w:val="center"/>
              <w:rPr>
                <w:rFonts w:ascii="Times New Roman" w:hAnsi="Times New Roman"/>
              </w:rPr>
            </w:pPr>
            <w:r>
              <w:rPr>
                <w:rFonts w:ascii="Times New Roman" w:hAnsi="Times New Roman"/>
              </w:rPr>
              <w:t>0.714</w:t>
            </w:r>
          </w:p>
        </w:tc>
        <w:tc>
          <w:tcPr>
            <w:tcW w:w="1134" w:type="dxa"/>
            <w:tcBorders>
              <w:top w:val="single" w:sz="4" w:space="0" w:color="auto"/>
            </w:tcBorders>
            <w:vAlign w:val="center"/>
          </w:tcPr>
          <w:p w14:paraId="08FE8A44" w14:textId="77777777" w:rsidR="00713B2B" w:rsidRDefault="00D04354">
            <w:pPr>
              <w:jc w:val="center"/>
              <w:rPr>
                <w:rFonts w:ascii="Times New Roman" w:hAnsi="Times New Roman"/>
              </w:rPr>
            </w:pPr>
            <w:r>
              <w:rPr>
                <w:rFonts w:ascii="Times New Roman" w:hAnsi="Times New Roman"/>
              </w:rPr>
              <w:t>0.361</w:t>
            </w:r>
          </w:p>
        </w:tc>
        <w:tc>
          <w:tcPr>
            <w:tcW w:w="850" w:type="dxa"/>
            <w:tcBorders>
              <w:top w:val="single" w:sz="4" w:space="0" w:color="auto"/>
            </w:tcBorders>
            <w:vAlign w:val="center"/>
          </w:tcPr>
          <w:p w14:paraId="280B091A" w14:textId="77777777" w:rsidR="00713B2B" w:rsidRDefault="00D04354">
            <w:pPr>
              <w:jc w:val="center"/>
              <w:rPr>
                <w:rFonts w:ascii="Times New Roman" w:hAnsi="Times New Roman"/>
              </w:rPr>
            </w:pPr>
            <w:r>
              <w:rPr>
                <w:rFonts w:ascii="Times New Roman" w:hAnsi="Times New Roman"/>
              </w:rPr>
              <w:t>0.051</w:t>
            </w:r>
          </w:p>
        </w:tc>
        <w:tc>
          <w:tcPr>
            <w:tcW w:w="1610" w:type="dxa"/>
            <w:tcBorders>
              <w:top w:val="single" w:sz="4" w:space="0" w:color="auto"/>
            </w:tcBorders>
            <w:vAlign w:val="center"/>
          </w:tcPr>
          <w:p w14:paraId="4A68FF57" w14:textId="77777777" w:rsidR="00713B2B" w:rsidRDefault="00D04354">
            <w:pPr>
              <w:jc w:val="center"/>
              <w:rPr>
                <w:rFonts w:ascii="Times New Roman" w:hAnsi="Times New Roman"/>
              </w:rPr>
            </w:pPr>
            <w:r>
              <w:rPr>
                <w:rFonts w:ascii="Times New Roman" w:hAnsi="Times New Roman"/>
              </w:rPr>
              <w:t>[-0.004</w:t>
            </w:r>
            <w:r>
              <w:rPr>
                <w:rFonts w:ascii="Times New Roman" w:hAnsi="Times New Roman" w:hint="eastAsia"/>
              </w:rPr>
              <w:t>,</w:t>
            </w:r>
            <w:r>
              <w:rPr>
                <w:rFonts w:ascii="Times New Roman" w:hAnsi="Times New Roman"/>
              </w:rPr>
              <w:t xml:space="preserve"> 1.433]</w:t>
            </w:r>
          </w:p>
        </w:tc>
      </w:tr>
      <w:tr w:rsidR="00713B2B" w14:paraId="60F63882" w14:textId="77777777">
        <w:trPr>
          <w:jc w:val="center"/>
        </w:trPr>
        <w:tc>
          <w:tcPr>
            <w:tcW w:w="1384" w:type="dxa"/>
            <w:vMerge/>
            <w:vAlign w:val="center"/>
          </w:tcPr>
          <w:p w14:paraId="7BC28267" w14:textId="77777777" w:rsidR="00713B2B" w:rsidRDefault="00713B2B">
            <w:pPr>
              <w:jc w:val="center"/>
              <w:rPr>
                <w:rFonts w:ascii="Times New Roman" w:hAnsi="Times New Roman"/>
              </w:rPr>
            </w:pPr>
          </w:p>
        </w:tc>
        <w:tc>
          <w:tcPr>
            <w:tcW w:w="1843" w:type="dxa"/>
            <w:vAlign w:val="center"/>
          </w:tcPr>
          <w:p w14:paraId="7011ABA4" w14:textId="77777777" w:rsidR="00713B2B" w:rsidRDefault="00D04354">
            <w:pPr>
              <w:jc w:val="center"/>
              <w:rPr>
                <w:rFonts w:ascii="Times New Roman" w:hAnsi="Times New Roman"/>
              </w:rPr>
            </w:pPr>
            <w:r>
              <w:rPr>
                <w:rFonts w:ascii="Times New Roman" w:hAnsi="Times New Roman"/>
              </w:rPr>
              <w:t>10-15</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701" w:type="dxa"/>
            <w:vAlign w:val="center"/>
          </w:tcPr>
          <w:p w14:paraId="70F2A717" w14:textId="77777777" w:rsidR="00713B2B" w:rsidRDefault="00D04354">
            <w:pPr>
              <w:jc w:val="center"/>
              <w:rPr>
                <w:rFonts w:ascii="Times New Roman" w:hAnsi="Times New Roman"/>
              </w:rPr>
            </w:pPr>
            <w:r>
              <w:rPr>
                <w:rFonts w:ascii="Times New Roman" w:hAnsi="Times New Roman"/>
              </w:rPr>
              <w:t>0.552</w:t>
            </w:r>
          </w:p>
        </w:tc>
        <w:tc>
          <w:tcPr>
            <w:tcW w:w="1134" w:type="dxa"/>
            <w:vAlign w:val="center"/>
          </w:tcPr>
          <w:p w14:paraId="28010894" w14:textId="77777777" w:rsidR="00713B2B" w:rsidRDefault="00D04354">
            <w:pPr>
              <w:jc w:val="center"/>
              <w:rPr>
                <w:rFonts w:ascii="Times New Roman" w:hAnsi="Times New Roman"/>
              </w:rPr>
            </w:pPr>
            <w:r>
              <w:rPr>
                <w:rFonts w:ascii="Times New Roman" w:hAnsi="Times New Roman"/>
              </w:rPr>
              <w:t>0.327</w:t>
            </w:r>
          </w:p>
        </w:tc>
        <w:tc>
          <w:tcPr>
            <w:tcW w:w="850" w:type="dxa"/>
            <w:vAlign w:val="center"/>
          </w:tcPr>
          <w:p w14:paraId="4AB2ECE8" w14:textId="77777777" w:rsidR="00713B2B" w:rsidRDefault="00D04354">
            <w:pPr>
              <w:jc w:val="center"/>
              <w:rPr>
                <w:rFonts w:ascii="Times New Roman" w:hAnsi="Times New Roman"/>
              </w:rPr>
            </w:pPr>
            <w:r>
              <w:rPr>
                <w:rFonts w:ascii="Times New Roman" w:hAnsi="Times New Roman"/>
              </w:rPr>
              <w:t>0.096</w:t>
            </w:r>
          </w:p>
        </w:tc>
        <w:tc>
          <w:tcPr>
            <w:tcW w:w="1610" w:type="dxa"/>
            <w:vAlign w:val="center"/>
          </w:tcPr>
          <w:p w14:paraId="4D3763A3" w14:textId="77777777" w:rsidR="00713B2B" w:rsidRDefault="00D04354">
            <w:pPr>
              <w:jc w:val="center"/>
              <w:rPr>
                <w:rFonts w:ascii="Times New Roman" w:hAnsi="Times New Roman"/>
              </w:rPr>
            </w:pPr>
            <w:r>
              <w:rPr>
                <w:rFonts w:ascii="Times New Roman" w:hAnsi="Times New Roman"/>
              </w:rPr>
              <w:t>[-0.100, 1.205]</w:t>
            </w:r>
          </w:p>
        </w:tc>
      </w:tr>
      <w:tr w:rsidR="00713B2B" w14:paraId="52A0A48A" w14:textId="77777777">
        <w:trPr>
          <w:jc w:val="center"/>
        </w:trPr>
        <w:tc>
          <w:tcPr>
            <w:tcW w:w="1384" w:type="dxa"/>
            <w:vMerge/>
            <w:vAlign w:val="center"/>
          </w:tcPr>
          <w:p w14:paraId="60E2BA54" w14:textId="77777777" w:rsidR="00713B2B" w:rsidRDefault="00713B2B">
            <w:pPr>
              <w:jc w:val="center"/>
              <w:rPr>
                <w:rFonts w:ascii="Times New Roman" w:hAnsi="Times New Roman"/>
              </w:rPr>
            </w:pPr>
          </w:p>
        </w:tc>
        <w:tc>
          <w:tcPr>
            <w:tcW w:w="1843" w:type="dxa"/>
            <w:vAlign w:val="center"/>
          </w:tcPr>
          <w:p w14:paraId="7512FFF4" w14:textId="77777777" w:rsidR="00713B2B" w:rsidRDefault="00D04354">
            <w:pPr>
              <w:jc w:val="center"/>
              <w:rPr>
                <w:rFonts w:ascii="Times New Roman" w:hAnsi="Times New Roman"/>
              </w:rPr>
            </w:pPr>
            <w:r>
              <w:rPr>
                <w:rFonts w:ascii="Times New Roman" w:hAnsi="Times New Roman"/>
              </w:rPr>
              <w:t>5-10</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701" w:type="dxa"/>
            <w:vAlign w:val="center"/>
          </w:tcPr>
          <w:p w14:paraId="74F232DE" w14:textId="77777777" w:rsidR="00713B2B" w:rsidRDefault="00D04354">
            <w:pPr>
              <w:jc w:val="center"/>
              <w:rPr>
                <w:rFonts w:ascii="Times New Roman" w:hAnsi="Times New Roman"/>
              </w:rPr>
            </w:pPr>
            <w:r>
              <w:rPr>
                <w:rFonts w:ascii="Times New Roman" w:hAnsi="Times New Roman"/>
              </w:rPr>
              <w:t>0.630*</w:t>
            </w:r>
          </w:p>
        </w:tc>
        <w:tc>
          <w:tcPr>
            <w:tcW w:w="1134" w:type="dxa"/>
            <w:vAlign w:val="center"/>
          </w:tcPr>
          <w:p w14:paraId="0A9658FA" w14:textId="77777777" w:rsidR="00713B2B" w:rsidRDefault="00D04354">
            <w:pPr>
              <w:jc w:val="center"/>
              <w:rPr>
                <w:rFonts w:ascii="Times New Roman" w:hAnsi="Times New Roman"/>
              </w:rPr>
            </w:pPr>
            <w:r>
              <w:rPr>
                <w:rFonts w:ascii="Times New Roman" w:hAnsi="Times New Roman"/>
              </w:rPr>
              <w:t>0.312</w:t>
            </w:r>
          </w:p>
        </w:tc>
        <w:tc>
          <w:tcPr>
            <w:tcW w:w="850" w:type="dxa"/>
            <w:vAlign w:val="center"/>
          </w:tcPr>
          <w:p w14:paraId="44E018B5" w14:textId="77777777" w:rsidR="00713B2B" w:rsidRDefault="00D04354">
            <w:pPr>
              <w:jc w:val="center"/>
              <w:rPr>
                <w:rFonts w:ascii="Times New Roman" w:hAnsi="Times New Roman"/>
              </w:rPr>
            </w:pPr>
            <w:r>
              <w:rPr>
                <w:rFonts w:ascii="Times New Roman" w:hAnsi="Times New Roman"/>
              </w:rPr>
              <w:t>0.047</w:t>
            </w:r>
          </w:p>
        </w:tc>
        <w:tc>
          <w:tcPr>
            <w:tcW w:w="1610" w:type="dxa"/>
            <w:vAlign w:val="center"/>
          </w:tcPr>
          <w:p w14:paraId="64209FD5" w14:textId="77777777" w:rsidR="00713B2B" w:rsidRDefault="00D04354">
            <w:pPr>
              <w:jc w:val="center"/>
              <w:rPr>
                <w:rFonts w:ascii="Times New Roman" w:hAnsi="Times New Roman"/>
              </w:rPr>
            </w:pPr>
            <w:r>
              <w:rPr>
                <w:rFonts w:ascii="Times New Roman" w:hAnsi="Times New Roman"/>
              </w:rPr>
              <w:t>[0.008, 1.252]</w:t>
            </w:r>
          </w:p>
        </w:tc>
      </w:tr>
      <w:tr w:rsidR="00713B2B" w14:paraId="1AEACE4E" w14:textId="77777777">
        <w:trPr>
          <w:jc w:val="center"/>
        </w:trPr>
        <w:tc>
          <w:tcPr>
            <w:tcW w:w="1384" w:type="dxa"/>
            <w:vMerge/>
            <w:vAlign w:val="center"/>
          </w:tcPr>
          <w:p w14:paraId="77D52D21" w14:textId="77777777" w:rsidR="00713B2B" w:rsidRDefault="00713B2B">
            <w:pPr>
              <w:jc w:val="center"/>
              <w:rPr>
                <w:rFonts w:ascii="Times New Roman" w:hAnsi="Times New Roman"/>
              </w:rPr>
            </w:pPr>
          </w:p>
        </w:tc>
        <w:tc>
          <w:tcPr>
            <w:tcW w:w="1843" w:type="dxa"/>
            <w:vAlign w:val="center"/>
          </w:tcPr>
          <w:p w14:paraId="48313383" w14:textId="77777777" w:rsidR="00713B2B" w:rsidRDefault="00D04354">
            <w:pPr>
              <w:jc w:val="center"/>
              <w:rPr>
                <w:rFonts w:ascii="Times New Roman" w:hAnsi="Times New Roman"/>
              </w:rPr>
            </w:pPr>
            <w:r>
              <w:rPr>
                <w:rFonts w:ascii="Times New Roman" w:hAnsi="Times New Roman"/>
              </w:rPr>
              <w:t>0-5</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701" w:type="dxa"/>
            <w:vAlign w:val="center"/>
          </w:tcPr>
          <w:p w14:paraId="2292116B" w14:textId="77777777" w:rsidR="00713B2B" w:rsidRDefault="00D04354">
            <w:pPr>
              <w:jc w:val="center"/>
              <w:rPr>
                <w:rFonts w:ascii="Times New Roman" w:hAnsi="Times New Roman"/>
              </w:rPr>
            </w:pPr>
            <w:r>
              <w:rPr>
                <w:rFonts w:ascii="Times New Roman" w:hAnsi="Times New Roman"/>
              </w:rPr>
              <w:t>0.953*</w:t>
            </w:r>
          </w:p>
        </w:tc>
        <w:tc>
          <w:tcPr>
            <w:tcW w:w="1134" w:type="dxa"/>
            <w:vAlign w:val="center"/>
          </w:tcPr>
          <w:p w14:paraId="58B2EDC4" w14:textId="77777777" w:rsidR="00713B2B" w:rsidRDefault="00D04354">
            <w:pPr>
              <w:jc w:val="center"/>
              <w:rPr>
                <w:rFonts w:ascii="Times New Roman" w:hAnsi="Times New Roman"/>
              </w:rPr>
            </w:pPr>
            <w:r>
              <w:rPr>
                <w:rFonts w:ascii="Times New Roman" w:hAnsi="Times New Roman"/>
              </w:rPr>
              <w:t>0.310</w:t>
            </w:r>
          </w:p>
        </w:tc>
        <w:tc>
          <w:tcPr>
            <w:tcW w:w="850" w:type="dxa"/>
            <w:vAlign w:val="center"/>
          </w:tcPr>
          <w:p w14:paraId="6358655F" w14:textId="77777777" w:rsidR="00713B2B" w:rsidRDefault="00D04354">
            <w:pPr>
              <w:jc w:val="center"/>
              <w:rPr>
                <w:rFonts w:ascii="Times New Roman" w:hAnsi="Times New Roman"/>
              </w:rPr>
            </w:pPr>
            <w:r>
              <w:rPr>
                <w:rFonts w:ascii="Times New Roman" w:hAnsi="Times New Roman"/>
              </w:rPr>
              <w:t>0.003</w:t>
            </w:r>
          </w:p>
        </w:tc>
        <w:tc>
          <w:tcPr>
            <w:tcW w:w="1610" w:type="dxa"/>
            <w:vAlign w:val="center"/>
          </w:tcPr>
          <w:p w14:paraId="5135E04D" w14:textId="77777777" w:rsidR="00713B2B" w:rsidRDefault="00D04354">
            <w:pPr>
              <w:jc w:val="center"/>
              <w:rPr>
                <w:rFonts w:ascii="Times New Roman" w:hAnsi="Times New Roman"/>
              </w:rPr>
            </w:pPr>
            <w:r>
              <w:rPr>
                <w:rFonts w:ascii="Times New Roman" w:hAnsi="Times New Roman"/>
              </w:rPr>
              <w:t>[0.335, 1.571]</w:t>
            </w:r>
          </w:p>
        </w:tc>
      </w:tr>
      <w:tr w:rsidR="00713B2B" w14:paraId="4631FEB4" w14:textId="77777777">
        <w:trPr>
          <w:jc w:val="center"/>
        </w:trPr>
        <w:tc>
          <w:tcPr>
            <w:tcW w:w="1384" w:type="dxa"/>
            <w:vMerge w:val="restart"/>
            <w:vAlign w:val="center"/>
          </w:tcPr>
          <w:p w14:paraId="3CF94221" w14:textId="77777777" w:rsidR="00713B2B" w:rsidRDefault="00D04354">
            <w:pPr>
              <w:jc w:val="center"/>
              <w:rPr>
                <w:rFonts w:ascii="Times New Roman" w:hAnsi="Times New Roman"/>
              </w:rPr>
            </w:pPr>
            <w:r>
              <w:rPr>
                <w:rFonts w:ascii="Times New Roman" w:hAnsi="Times New Roman" w:hint="eastAsia"/>
              </w:rPr>
              <w:t>15-20</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843" w:type="dxa"/>
            <w:vAlign w:val="center"/>
          </w:tcPr>
          <w:p w14:paraId="416AC3E1" w14:textId="77777777" w:rsidR="00713B2B" w:rsidRDefault="00D04354">
            <w:pPr>
              <w:jc w:val="center"/>
              <w:rPr>
                <w:rFonts w:ascii="Times New Roman" w:hAnsi="Times New Roman"/>
              </w:rPr>
            </w:pPr>
            <w:r>
              <w:rPr>
                <w:rFonts w:ascii="Times New Roman" w:hAnsi="Times New Roman" w:hint="eastAsia"/>
              </w:rPr>
              <w:t>20</w:t>
            </w:r>
            <w:r>
              <w:rPr>
                <w:rFonts w:ascii="Times New Roman" w:hAnsi="Times New Roman" w:hint="eastAsia"/>
              </w:rPr>
              <w:t>件以上</w:t>
            </w:r>
            <w:r>
              <w:rPr>
                <w:rFonts w:ascii="Times New Roman" w:hAnsi="Times New Roman" w:hint="eastAsia"/>
              </w:rPr>
              <w:t>/</w:t>
            </w:r>
            <w:r>
              <w:rPr>
                <w:rFonts w:ascii="Times New Roman" w:hAnsi="Times New Roman" w:hint="eastAsia"/>
              </w:rPr>
              <w:t>月</w:t>
            </w:r>
          </w:p>
        </w:tc>
        <w:tc>
          <w:tcPr>
            <w:tcW w:w="1701" w:type="dxa"/>
            <w:vAlign w:val="center"/>
          </w:tcPr>
          <w:p w14:paraId="37E96B0D" w14:textId="77777777" w:rsidR="00713B2B" w:rsidRDefault="00D04354">
            <w:pPr>
              <w:jc w:val="center"/>
              <w:rPr>
                <w:rFonts w:ascii="Times New Roman" w:hAnsi="Times New Roman"/>
              </w:rPr>
            </w:pPr>
            <w:r>
              <w:rPr>
                <w:rFonts w:ascii="Times New Roman" w:hAnsi="Times New Roman"/>
              </w:rPr>
              <w:t>-0.714</w:t>
            </w:r>
          </w:p>
        </w:tc>
        <w:tc>
          <w:tcPr>
            <w:tcW w:w="1134" w:type="dxa"/>
            <w:vAlign w:val="center"/>
          </w:tcPr>
          <w:p w14:paraId="10BCA32C" w14:textId="77777777" w:rsidR="00713B2B" w:rsidRDefault="00D04354">
            <w:pPr>
              <w:jc w:val="center"/>
              <w:rPr>
                <w:rFonts w:ascii="Times New Roman" w:hAnsi="Times New Roman"/>
              </w:rPr>
            </w:pPr>
            <w:r>
              <w:rPr>
                <w:rFonts w:ascii="Times New Roman" w:hAnsi="Times New Roman"/>
              </w:rPr>
              <w:t>0.361</w:t>
            </w:r>
          </w:p>
        </w:tc>
        <w:tc>
          <w:tcPr>
            <w:tcW w:w="850" w:type="dxa"/>
            <w:vAlign w:val="center"/>
          </w:tcPr>
          <w:p w14:paraId="2FCC9378" w14:textId="77777777" w:rsidR="00713B2B" w:rsidRDefault="00D04354">
            <w:pPr>
              <w:jc w:val="center"/>
              <w:rPr>
                <w:rFonts w:ascii="Times New Roman" w:hAnsi="Times New Roman"/>
              </w:rPr>
            </w:pPr>
            <w:r>
              <w:rPr>
                <w:rFonts w:ascii="Times New Roman" w:hAnsi="Times New Roman"/>
              </w:rPr>
              <w:t>0.051</w:t>
            </w:r>
          </w:p>
        </w:tc>
        <w:tc>
          <w:tcPr>
            <w:tcW w:w="1610" w:type="dxa"/>
            <w:vAlign w:val="center"/>
          </w:tcPr>
          <w:p w14:paraId="56423D2E" w14:textId="77777777" w:rsidR="00713B2B" w:rsidRDefault="00D04354">
            <w:pPr>
              <w:jc w:val="center"/>
              <w:rPr>
                <w:rFonts w:ascii="Times New Roman" w:hAnsi="Times New Roman"/>
              </w:rPr>
            </w:pPr>
            <w:r>
              <w:rPr>
                <w:rFonts w:ascii="Times New Roman" w:hAnsi="Times New Roman"/>
              </w:rPr>
              <w:t>[-1.433</w:t>
            </w:r>
            <w:r>
              <w:rPr>
                <w:rFonts w:ascii="Times New Roman" w:hAnsi="Times New Roman" w:hint="eastAsia"/>
              </w:rPr>
              <w:t>,</w:t>
            </w:r>
            <w:r>
              <w:rPr>
                <w:rFonts w:ascii="Times New Roman" w:hAnsi="Times New Roman"/>
              </w:rPr>
              <w:t xml:space="preserve"> 0.004]</w:t>
            </w:r>
          </w:p>
        </w:tc>
      </w:tr>
      <w:tr w:rsidR="00713B2B" w14:paraId="77EB4814" w14:textId="77777777">
        <w:trPr>
          <w:jc w:val="center"/>
        </w:trPr>
        <w:tc>
          <w:tcPr>
            <w:tcW w:w="1384" w:type="dxa"/>
            <w:vMerge/>
            <w:vAlign w:val="center"/>
          </w:tcPr>
          <w:p w14:paraId="070515F0" w14:textId="77777777" w:rsidR="00713B2B" w:rsidRDefault="00713B2B">
            <w:pPr>
              <w:jc w:val="center"/>
              <w:rPr>
                <w:rFonts w:ascii="Times New Roman" w:hAnsi="Times New Roman"/>
              </w:rPr>
            </w:pPr>
          </w:p>
        </w:tc>
        <w:tc>
          <w:tcPr>
            <w:tcW w:w="1843" w:type="dxa"/>
            <w:vAlign w:val="center"/>
          </w:tcPr>
          <w:p w14:paraId="692743CB" w14:textId="77777777" w:rsidR="00713B2B" w:rsidRDefault="00D04354">
            <w:pPr>
              <w:jc w:val="center"/>
              <w:rPr>
                <w:rFonts w:ascii="Times New Roman" w:hAnsi="Times New Roman"/>
              </w:rPr>
            </w:pPr>
            <w:r>
              <w:rPr>
                <w:rFonts w:ascii="Times New Roman" w:hAnsi="Times New Roman" w:hint="eastAsia"/>
              </w:rPr>
              <w:t>10-15</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701" w:type="dxa"/>
            <w:vAlign w:val="center"/>
          </w:tcPr>
          <w:p w14:paraId="2260B803" w14:textId="77777777" w:rsidR="00713B2B" w:rsidRDefault="00D04354">
            <w:pPr>
              <w:jc w:val="center"/>
              <w:rPr>
                <w:rFonts w:ascii="Times New Roman" w:hAnsi="Times New Roman"/>
              </w:rPr>
            </w:pPr>
            <w:r>
              <w:rPr>
                <w:rFonts w:ascii="Times New Roman" w:hAnsi="Times New Roman"/>
              </w:rPr>
              <w:t>-0.162</w:t>
            </w:r>
          </w:p>
        </w:tc>
        <w:tc>
          <w:tcPr>
            <w:tcW w:w="1134" w:type="dxa"/>
            <w:vAlign w:val="center"/>
          </w:tcPr>
          <w:p w14:paraId="738008D4" w14:textId="77777777" w:rsidR="00713B2B" w:rsidRDefault="00D04354">
            <w:pPr>
              <w:jc w:val="center"/>
              <w:rPr>
                <w:rFonts w:ascii="Times New Roman" w:hAnsi="Times New Roman"/>
              </w:rPr>
            </w:pPr>
            <w:r>
              <w:rPr>
                <w:rFonts w:ascii="Times New Roman" w:hAnsi="Times New Roman"/>
              </w:rPr>
              <w:t>0.327</w:t>
            </w:r>
          </w:p>
        </w:tc>
        <w:tc>
          <w:tcPr>
            <w:tcW w:w="850" w:type="dxa"/>
            <w:vAlign w:val="center"/>
          </w:tcPr>
          <w:p w14:paraId="11DFA0A2" w14:textId="77777777" w:rsidR="00713B2B" w:rsidRDefault="00D04354">
            <w:pPr>
              <w:jc w:val="center"/>
              <w:rPr>
                <w:rFonts w:ascii="Times New Roman" w:hAnsi="Times New Roman"/>
              </w:rPr>
            </w:pPr>
            <w:r>
              <w:rPr>
                <w:rFonts w:ascii="Times New Roman" w:hAnsi="Times New Roman"/>
              </w:rPr>
              <w:t>0.622</w:t>
            </w:r>
          </w:p>
        </w:tc>
        <w:tc>
          <w:tcPr>
            <w:tcW w:w="1610" w:type="dxa"/>
            <w:vAlign w:val="center"/>
          </w:tcPr>
          <w:p w14:paraId="4B2224D1" w14:textId="77777777" w:rsidR="00713B2B" w:rsidRDefault="00D04354">
            <w:pPr>
              <w:jc w:val="center"/>
              <w:rPr>
                <w:rFonts w:ascii="Times New Roman" w:hAnsi="Times New Roman"/>
              </w:rPr>
            </w:pPr>
            <w:r>
              <w:rPr>
                <w:rFonts w:ascii="Times New Roman" w:hAnsi="Times New Roman"/>
              </w:rPr>
              <w:t>[-0.814</w:t>
            </w:r>
            <w:r>
              <w:rPr>
                <w:rFonts w:ascii="Times New Roman" w:hAnsi="Times New Roman" w:hint="eastAsia"/>
              </w:rPr>
              <w:t>,</w:t>
            </w:r>
            <w:r>
              <w:rPr>
                <w:rFonts w:ascii="Times New Roman" w:hAnsi="Times New Roman"/>
              </w:rPr>
              <w:t xml:space="preserve"> 0.490]</w:t>
            </w:r>
          </w:p>
        </w:tc>
      </w:tr>
      <w:tr w:rsidR="00713B2B" w14:paraId="631C21DA" w14:textId="77777777">
        <w:trPr>
          <w:jc w:val="center"/>
        </w:trPr>
        <w:tc>
          <w:tcPr>
            <w:tcW w:w="1384" w:type="dxa"/>
            <w:vMerge/>
            <w:vAlign w:val="center"/>
          </w:tcPr>
          <w:p w14:paraId="18392586" w14:textId="77777777" w:rsidR="00713B2B" w:rsidRDefault="00713B2B">
            <w:pPr>
              <w:jc w:val="center"/>
              <w:rPr>
                <w:rFonts w:ascii="Times New Roman" w:hAnsi="Times New Roman"/>
              </w:rPr>
            </w:pPr>
          </w:p>
        </w:tc>
        <w:tc>
          <w:tcPr>
            <w:tcW w:w="1843" w:type="dxa"/>
            <w:vAlign w:val="center"/>
          </w:tcPr>
          <w:p w14:paraId="63613BB3" w14:textId="77777777" w:rsidR="00713B2B" w:rsidRDefault="00D04354">
            <w:pPr>
              <w:jc w:val="center"/>
              <w:rPr>
                <w:rFonts w:ascii="Times New Roman" w:hAnsi="Times New Roman"/>
              </w:rPr>
            </w:pPr>
            <w:r>
              <w:rPr>
                <w:rFonts w:ascii="Times New Roman" w:hAnsi="Times New Roman" w:hint="eastAsia"/>
              </w:rPr>
              <w:t>5-10</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701" w:type="dxa"/>
            <w:vAlign w:val="center"/>
          </w:tcPr>
          <w:p w14:paraId="243C40CF" w14:textId="77777777" w:rsidR="00713B2B" w:rsidRDefault="00D04354">
            <w:pPr>
              <w:jc w:val="center"/>
              <w:rPr>
                <w:rFonts w:ascii="Times New Roman" w:hAnsi="Times New Roman"/>
              </w:rPr>
            </w:pPr>
            <w:r>
              <w:rPr>
                <w:rFonts w:ascii="Times New Roman" w:hAnsi="Times New Roman"/>
              </w:rPr>
              <w:t>-0.084</w:t>
            </w:r>
          </w:p>
        </w:tc>
        <w:tc>
          <w:tcPr>
            <w:tcW w:w="1134" w:type="dxa"/>
            <w:vAlign w:val="center"/>
          </w:tcPr>
          <w:p w14:paraId="368F0590" w14:textId="77777777" w:rsidR="00713B2B" w:rsidRDefault="00D04354">
            <w:pPr>
              <w:jc w:val="center"/>
              <w:rPr>
                <w:rFonts w:ascii="Times New Roman" w:hAnsi="Times New Roman"/>
              </w:rPr>
            </w:pPr>
            <w:r>
              <w:rPr>
                <w:rFonts w:ascii="Times New Roman" w:hAnsi="Times New Roman"/>
              </w:rPr>
              <w:t>0.312</w:t>
            </w:r>
          </w:p>
        </w:tc>
        <w:tc>
          <w:tcPr>
            <w:tcW w:w="850" w:type="dxa"/>
            <w:vAlign w:val="center"/>
          </w:tcPr>
          <w:p w14:paraId="27D54047" w14:textId="77777777" w:rsidR="00713B2B" w:rsidRDefault="00D04354">
            <w:pPr>
              <w:jc w:val="center"/>
              <w:rPr>
                <w:rFonts w:ascii="Times New Roman" w:hAnsi="Times New Roman"/>
              </w:rPr>
            </w:pPr>
            <w:r>
              <w:rPr>
                <w:rFonts w:ascii="Times New Roman" w:hAnsi="Times New Roman"/>
              </w:rPr>
              <w:t>0.788</w:t>
            </w:r>
          </w:p>
        </w:tc>
        <w:tc>
          <w:tcPr>
            <w:tcW w:w="1610" w:type="dxa"/>
            <w:vAlign w:val="center"/>
          </w:tcPr>
          <w:p w14:paraId="3B0FAAE7" w14:textId="77777777" w:rsidR="00713B2B" w:rsidRDefault="00D04354">
            <w:pPr>
              <w:jc w:val="center"/>
              <w:rPr>
                <w:rFonts w:ascii="Times New Roman" w:hAnsi="Times New Roman"/>
              </w:rPr>
            </w:pPr>
            <w:r>
              <w:rPr>
                <w:rFonts w:ascii="Times New Roman" w:hAnsi="Times New Roman"/>
              </w:rPr>
              <w:t>[-0.707, 0.538]</w:t>
            </w:r>
          </w:p>
        </w:tc>
      </w:tr>
      <w:tr w:rsidR="00713B2B" w14:paraId="1ED79E0E" w14:textId="77777777">
        <w:trPr>
          <w:jc w:val="center"/>
        </w:trPr>
        <w:tc>
          <w:tcPr>
            <w:tcW w:w="1384" w:type="dxa"/>
            <w:vMerge/>
            <w:vAlign w:val="center"/>
          </w:tcPr>
          <w:p w14:paraId="494BA267" w14:textId="77777777" w:rsidR="00713B2B" w:rsidRDefault="00713B2B">
            <w:pPr>
              <w:jc w:val="center"/>
              <w:rPr>
                <w:rFonts w:ascii="Times New Roman" w:hAnsi="Times New Roman"/>
              </w:rPr>
            </w:pPr>
          </w:p>
        </w:tc>
        <w:tc>
          <w:tcPr>
            <w:tcW w:w="1843" w:type="dxa"/>
            <w:vAlign w:val="center"/>
          </w:tcPr>
          <w:p w14:paraId="75A22D12" w14:textId="77777777" w:rsidR="00713B2B" w:rsidRDefault="00D04354">
            <w:pPr>
              <w:jc w:val="center"/>
              <w:rPr>
                <w:rFonts w:ascii="Times New Roman" w:hAnsi="Times New Roman"/>
              </w:rPr>
            </w:pPr>
            <w:r>
              <w:rPr>
                <w:rFonts w:ascii="Times New Roman" w:hAnsi="Times New Roman" w:hint="eastAsia"/>
              </w:rPr>
              <w:t>0-5</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701" w:type="dxa"/>
            <w:vAlign w:val="center"/>
          </w:tcPr>
          <w:p w14:paraId="69A7FBB4" w14:textId="77777777" w:rsidR="00713B2B" w:rsidRDefault="00D04354">
            <w:pPr>
              <w:jc w:val="center"/>
              <w:rPr>
                <w:rFonts w:ascii="Times New Roman" w:hAnsi="Times New Roman"/>
              </w:rPr>
            </w:pPr>
            <w:r>
              <w:rPr>
                <w:rFonts w:ascii="Times New Roman" w:hAnsi="Times New Roman"/>
              </w:rPr>
              <w:t>0.239</w:t>
            </w:r>
          </w:p>
        </w:tc>
        <w:tc>
          <w:tcPr>
            <w:tcW w:w="1134" w:type="dxa"/>
            <w:vAlign w:val="center"/>
          </w:tcPr>
          <w:p w14:paraId="6C702572" w14:textId="77777777" w:rsidR="00713B2B" w:rsidRDefault="00D04354">
            <w:pPr>
              <w:jc w:val="center"/>
              <w:rPr>
                <w:rFonts w:ascii="Times New Roman" w:hAnsi="Times New Roman"/>
              </w:rPr>
            </w:pPr>
            <w:r>
              <w:rPr>
                <w:rFonts w:ascii="Times New Roman" w:hAnsi="Times New Roman"/>
              </w:rPr>
              <w:t>0.310</w:t>
            </w:r>
          </w:p>
        </w:tc>
        <w:tc>
          <w:tcPr>
            <w:tcW w:w="850" w:type="dxa"/>
            <w:vAlign w:val="center"/>
          </w:tcPr>
          <w:p w14:paraId="25596653" w14:textId="77777777" w:rsidR="00713B2B" w:rsidRDefault="00D04354">
            <w:pPr>
              <w:jc w:val="center"/>
              <w:rPr>
                <w:rFonts w:ascii="Times New Roman" w:hAnsi="Times New Roman"/>
              </w:rPr>
            </w:pPr>
            <w:r>
              <w:rPr>
                <w:rFonts w:ascii="Times New Roman" w:hAnsi="Times New Roman"/>
              </w:rPr>
              <w:t>0.444</w:t>
            </w:r>
          </w:p>
        </w:tc>
        <w:tc>
          <w:tcPr>
            <w:tcW w:w="1610" w:type="dxa"/>
            <w:vAlign w:val="center"/>
          </w:tcPr>
          <w:p w14:paraId="71B744CF" w14:textId="77777777" w:rsidR="00713B2B" w:rsidRDefault="00D04354">
            <w:pPr>
              <w:jc w:val="center"/>
              <w:rPr>
                <w:rFonts w:ascii="Times New Roman" w:hAnsi="Times New Roman"/>
              </w:rPr>
            </w:pPr>
            <w:r>
              <w:rPr>
                <w:rFonts w:ascii="Times New Roman" w:hAnsi="Times New Roman"/>
              </w:rPr>
              <w:t>[-0.379</w:t>
            </w:r>
            <w:r>
              <w:rPr>
                <w:rFonts w:ascii="Times New Roman" w:hAnsi="Times New Roman" w:hint="eastAsia"/>
              </w:rPr>
              <w:t>,</w:t>
            </w:r>
            <w:r>
              <w:rPr>
                <w:rFonts w:ascii="Times New Roman" w:hAnsi="Times New Roman"/>
              </w:rPr>
              <w:t xml:space="preserve"> 0.857]</w:t>
            </w:r>
          </w:p>
        </w:tc>
      </w:tr>
      <w:tr w:rsidR="00713B2B" w14:paraId="1A756F70" w14:textId="77777777">
        <w:trPr>
          <w:jc w:val="center"/>
        </w:trPr>
        <w:tc>
          <w:tcPr>
            <w:tcW w:w="1384" w:type="dxa"/>
            <w:vMerge w:val="restart"/>
            <w:vAlign w:val="center"/>
          </w:tcPr>
          <w:p w14:paraId="50D74571" w14:textId="77777777" w:rsidR="00713B2B" w:rsidRDefault="00D04354">
            <w:pPr>
              <w:jc w:val="center"/>
              <w:rPr>
                <w:rFonts w:ascii="Times New Roman" w:hAnsi="Times New Roman"/>
              </w:rPr>
            </w:pPr>
            <w:r>
              <w:rPr>
                <w:rFonts w:ascii="Times New Roman" w:hAnsi="Times New Roman" w:hint="eastAsia"/>
              </w:rPr>
              <w:t>10-15</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843" w:type="dxa"/>
            <w:vAlign w:val="center"/>
          </w:tcPr>
          <w:p w14:paraId="6D8FEF64" w14:textId="77777777" w:rsidR="00713B2B" w:rsidRDefault="00D04354">
            <w:pPr>
              <w:jc w:val="center"/>
              <w:rPr>
                <w:rFonts w:ascii="Times New Roman" w:hAnsi="Times New Roman"/>
              </w:rPr>
            </w:pPr>
            <w:r>
              <w:rPr>
                <w:rFonts w:ascii="Times New Roman" w:hAnsi="Times New Roman" w:hint="eastAsia"/>
              </w:rPr>
              <w:t>20</w:t>
            </w:r>
            <w:r>
              <w:rPr>
                <w:rFonts w:ascii="Times New Roman" w:hAnsi="Times New Roman" w:hint="eastAsia"/>
              </w:rPr>
              <w:t>件以上</w:t>
            </w:r>
            <w:r>
              <w:rPr>
                <w:rFonts w:ascii="Times New Roman" w:hAnsi="Times New Roman" w:hint="eastAsia"/>
              </w:rPr>
              <w:t>/</w:t>
            </w:r>
            <w:r>
              <w:rPr>
                <w:rFonts w:ascii="Times New Roman" w:hAnsi="Times New Roman" w:hint="eastAsia"/>
              </w:rPr>
              <w:t>月</w:t>
            </w:r>
          </w:p>
        </w:tc>
        <w:tc>
          <w:tcPr>
            <w:tcW w:w="1701" w:type="dxa"/>
            <w:vAlign w:val="center"/>
          </w:tcPr>
          <w:p w14:paraId="45DFCC62" w14:textId="77777777" w:rsidR="00713B2B" w:rsidRDefault="00D04354">
            <w:pPr>
              <w:jc w:val="center"/>
              <w:rPr>
                <w:rFonts w:ascii="Times New Roman" w:hAnsi="Times New Roman"/>
              </w:rPr>
            </w:pPr>
            <w:r>
              <w:rPr>
                <w:rFonts w:ascii="Times New Roman" w:hAnsi="Times New Roman"/>
              </w:rPr>
              <w:t>-0.552</w:t>
            </w:r>
          </w:p>
        </w:tc>
        <w:tc>
          <w:tcPr>
            <w:tcW w:w="1134" w:type="dxa"/>
            <w:vAlign w:val="center"/>
          </w:tcPr>
          <w:p w14:paraId="35B0AB96" w14:textId="77777777" w:rsidR="00713B2B" w:rsidRDefault="00D04354">
            <w:pPr>
              <w:jc w:val="center"/>
              <w:rPr>
                <w:rFonts w:ascii="Times New Roman" w:hAnsi="Times New Roman"/>
              </w:rPr>
            </w:pPr>
            <w:r>
              <w:rPr>
                <w:rFonts w:ascii="Times New Roman" w:hAnsi="Times New Roman"/>
              </w:rPr>
              <w:t>0.327</w:t>
            </w:r>
          </w:p>
        </w:tc>
        <w:tc>
          <w:tcPr>
            <w:tcW w:w="850" w:type="dxa"/>
            <w:vAlign w:val="center"/>
          </w:tcPr>
          <w:p w14:paraId="55B3671E" w14:textId="77777777" w:rsidR="00713B2B" w:rsidRDefault="00D04354">
            <w:pPr>
              <w:jc w:val="center"/>
              <w:rPr>
                <w:rFonts w:ascii="Times New Roman" w:hAnsi="Times New Roman"/>
              </w:rPr>
            </w:pPr>
            <w:r>
              <w:rPr>
                <w:rFonts w:ascii="Times New Roman" w:hAnsi="Times New Roman"/>
              </w:rPr>
              <w:t>0.096</w:t>
            </w:r>
          </w:p>
        </w:tc>
        <w:tc>
          <w:tcPr>
            <w:tcW w:w="1610" w:type="dxa"/>
            <w:vAlign w:val="center"/>
          </w:tcPr>
          <w:p w14:paraId="5E87CAA1" w14:textId="77777777" w:rsidR="00713B2B" w:rsidRDefault="00D04354">
            <w:pPr>
              <w:jc w:val="center"/>
              <w:rPr>
                <w:rFonts w:ascii="Times New Roman" w:hAnsi="Times New Roman"/>
              </w:rPr>
            </w:pPr>
            <w:r>
              <w:rPr>
                <w:rFonts w:ascii="Times New Roman" w:hAnsi="Times New Roman"/>
              </w:rPr>
              <w:t>[-1.205</w:t>
            </w:r>
            <w:r>
              <w:rPr>
                <w:rFonts w:ascii="Times New Roman" w:hAnsi="Times New Roman" w:hint="eastAsia"/>
              </w:rPr>
              <w:t>,</w:t>
            </w:r>
            <w:r>
              <w:rPr>
                <w:rFonts w:ascii="Times New Roman" w:hAnsi="Times New Roman"/>
              </w:rPr>
              <w:t xml:space="preserve"> 0.100]</w:t>
            </w:r>
          </w:p>
        </w:tc>
      </w:tr>
      <w:tr w:rsidR="00713B2B" w14:paraId="1FABEBB1" w14:textId="77777777">
        <w:trPr>
          <w:jc w:val="center"/>
        </w:trPr>
        <w:tc>
          <w:tcPr>
            <w:tcW w:w="1384" w:type="dxa"/>
            <w:vMerge/>
            <w:vAlign w:val="center"/>
          </w:tcPr>
          <w:p w14:paraId="2640D336" w14:textId="77777777" w:rsidR="00713B2B" w:rsidRDefault="00713B2B">
            <w:pPr>
              <w:jc w:val="center"/>
              <w:rPr>
                <w:rFonts w:ascii="Times New Roman" w:hAnsi="Times New Roman"/>
              </w:rPr>
            </w:pPr>
          </w:p>
        </w:tc>
        <w:tc>
          <w:tcPr>
            <w:tcW w:w="1843" w:type="dxa"/>
            <w:vAlign w:val="center"/>
          </w:tcPr>
          <w:p w14:paraId="1FF388F3" w14:textId="77777777" w:rsidR="00713B2B" w:rsidRDefault="00D04354">
            <w:pPr>
              <w:jc w:val="center"/>
              <w:rPr>
                <w:rFonts w:ascii="Times New Roman" w:hAnsi="Times New Roman"/>
              </w:rPr>
            </w:pPr>
            <w:r>
              <w:rPr>
                <w:rFonts w:ascii="Times New Roman" w:hAnsi="Times New Roman" w:hint="eastAsia"/>
              </w:rPr>
              <w:t>15-20</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701" w:type="dxa"/>
            <w:vAlign w:val="center"/>
          </w:tcPr>
          <w:p w14:paraId="5CD98CF2" w14:textId="77777777" w:rsidR="00713B2B" w:rsidRDefault="00D04354">
            <w:pPr>
              <w:jc w:val="center"/>
              <w:rPr>
                <w:rFonts w:ascii="Times New Roman" w:hAnsi="Times New Roman"/>
              </w:rPr>
            </w:pPr>
            <w:r>
              <w:rPr>
                <w:rFonts w:ascii="Times New Roman" w:hAnsi="Times New Roman"/>
              </w:rPr>
              <w:t>0.162</w:t>
            </w:r>
          </w:p>
        </w:tc>
        <w:tc>
          <w:tcPr>
            <w:tcW w:w="1134" w:type="dxa"/>
            <w:vAlign w:val="center"/>
          </w:tcPr>
          <w:p w14:paraId="2101025F" w14:textId="77777777" w:rsidR="00713B2B" w:rsidRDefault="00D04354">
            <w:pPr>
              <w:jc w:val="center"/>
              <w:rPr>
                <w:rFonts w:ascii="Times New Roman" w:hAnsi="Times New Roman"/>
              </w:rPr>
            </w:pPr>
            <w:r>
              <w:rPr>
                <w:rFonts w:ascii="Times New Roman" w:hAnsi="Times New Roman"/>
              </w:rPr>
              <w:t>0.327</w:t>
            </w:r>
          </w:p>
        </w:tc>
        <w:tc>
          <w:tcPr>
            <w:tcW w:w="850" w:type="dxa"/>
            <w:vAlign w:val="center"/>
          </w:tcPr>
          <w:p w14:paraId="3EC4C3EA" w14:textId="77777777" w:rsidR="00713B2B" w:rsidRDefault="00D04354">
            <w:pPr>
              <w:jc w:val="center"/>
              <w:rPr>
                <w:rFonts w:ascii="Times New Roman" w:hAnsi="Times New Roman"/>
              </w:rPr>
            </w:pPr>
            <w:r>
              <w:rPr>
                <w:rFonts w:ascii="Times New Roman" w:hAnsi="Times New Roman"/>
              </w:rPr>
              <w:t>0.622</w:t>
            </w:r>
          </w:p>
        </w:tc>
        <w:tc>
          <w:tcPr>
            <w:tcW w:w="1610" w:type="dxa"/>
            <w:vAlign w:val="center"/>
          </w:tcPr>
          <w:p w14:paraId="1D9CB3D6" w14:textId="77777777" w:rsidR="00713B2B" w:rsidRDefault="00D04354">
            <w:pPr>
              <w:jc w:val="center"/>
              <w:rPr>
                <w:rFonts w:ascii="Times New Roman" w:hAnsi="Times New Roman"/>
              </w:rPr>
            </w:pPr>
            <w:r>
              <w:rPr>
                <w:rFonts w:ascii="Times New Roman" w:hAnsi="Times New Roman"/>
              </w:rPr>
              <w:t>[-0.490</w:t>
            </w:r>
            <w:r>
              <w:rPr>
                <w:rFonts w:ascii="Times New Roman" w:hAnsi="Times New Roman" w:hint="eastAsia"/>
              </w:rPr>
              <w:t>,</w:t>
            </w:r>
            <w:r>
              <w:rPr>
                <w:rFonts w:ascii="Times New Roman" w:hAnsi="Times New Roman"/>
              </w:rPr>
              <w:t xml:space="preserve"> 0.814]</w:t>
            </w:r>
          </w:p>
        </w:tc>
      </w:tr>
      <w:tr w:rsidR="00713B2B" w14:paraId="30C4E9B4" w14:textId="77777777">
        <w:trPr>
          <w:jc w:val="center"/>
        </w:trPr>
        <w:tc>
          <w:tcPr>
            <w:tcW w:w="1384" w:type="dxa"/>
            <w:vMerge/>
            <w:vAlign w:val="center"/>
          </w:tcPr>
          <w:p w14:paraId="217D9BB3" w14:textId="77777777" w:rsidR="00713B2B" w:rsidRDefault="00713B2B">
            <w:pPr>
              <w:jc w:val="center"/>
              <w:rPr>
                <w:rFonts w:ascii="Times New Roman" w:hAnsi="Times New Roman"/>
              </w:rPr>
            </w:pPr>
          </w:p>
        </w:tc>
        <w:tc>
          <w:tcPr>
            <w:tcW w:w="1843" w:type="dxa"/>
            <w:vAlign w:val="center"/>
          </w:tcPr>
          <w:p w14:paraId="6ACAF6EB" w14:textId="77777777" w:rsidR="00713B2B" w:rsidRDefault="00D04354">
            <w:pPr>
              <w:jc w:val="center"/>
              <w:rPr>
                <w:rFonts w:ascii="Times New Roman" w:hAnsi="Times New Roman"/>
              </w:rPr>
            </w:pPr>
            <w:r>
              <w:rPr>
                <w:rFonts w:ascii="Times New Roman" w:hAnsi="Times New Roman" w:hint="eastAsia"/>
              </w:rPr>
              <w:t>5-10</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701" w:type="dxa"/>
            <w:vAlign w:val="center"/>
          </w:tcPr>
          <w:p w14:paraId="076F8DDC" w14:textId="77777777" w:rsidR="00713B2B" w:rsidRDefault="00D04354">
            <w:pPr>
              <w:jc w:val="center"/>
              <w:rPr>
                <w:rFonts w:ascii="Times New Roman" w:hAnsi="Times New Roman"/>
              </w:rPr>
            </w:pPr>
            <w:r>
              <w:rPr>
                <w:rFonts w:ascii="Times New Roman" w:hAnsi="Times New Roman"/>
              </w:rPr>
              <w:t>0.078</w:t>
            </w:r>
          </w:p>
        </w:tc>
        <w:tc>
          <w:tcPr>
            <w:tcW w:w="1134" w:type="dxa"/>
            <w:vAlign w:val="center"/>
          </w:tcPr>
          <w:p w14:paraId="5DA1E765" w14:textId="77777777" w:rsidR="00713B2B" w:rsidRDefault="00D04354">
            <w:pPr>
              <w:jc w:val="center"/>
              <w:rPr>
                <w:rFonts w:ascii="Times New Roman" w:hAnsi="Times New Roman"/>
              </w:rPr>
            </w:pPr>
            <w:r>
              <w:rPr>
                <w:rFonts w:ascii="Times New Roman" w:hAnsi="Times New Roman"/>
              </w:rPr>
              <w:t>0.273</w:t>
            </w:r>
          </w:p>
        </w:tc>
        <w:tc>
          <w:tcPr>
            <w:tcW w:w="850" w:type="dxa"/>
            <w:vAlign w:val="center"/>
          </w:tcPr>
          <w:p w14:paraId="2736E98E" w14:textId="77777777" w:rsidR="00713B2B" w:rsidRDefault="00D04354">
            <w:pPr>
              <w:jc w:val="center"/>
              <w:rPr>
                <w:rFonts w:ascii="Times New Roman" w:hAnsi="Times New Roman"/>
              </w:rPr>
            </w:pPr>
            <w:r>
              <w:rPr>
                <w:rFonts w:ascii="Times New Roman" w:hAnsi="Times New Roman"/>
              </w:rPr>
              <w:t>0.777</w:t>
            </w:r>
          </w:p>
        </w:tc>
        <w:tc>
          <w:tcPr>
            <w:tcW w:w="1610" w:type="dxa"/>
            <w:vAlign w:val="center"/>
          </w:tcPr>
          <w:p w14:paraId="00AABA97" w14:textId="77777777" w:rsidR="00713B2B" w:rsidRDefault="00D04354">
            <w:pPr>
              <w:jc w:val="center"/>
              <w:rPr>
                <w:rFonts w:ascii="Times New Roman" w:hAnsi="Times New Roman"/>
              </w:rPr>
            </w:pPr>
            <w:r>
              <w:rPr>
                <w:rFonts w:ascii="Times New Roman" w:hAnsi="Times New Roman"/>
              </w:rPr>
              <w:t>[-0.467, 0.622]</w:t>
            </w:r>
          </w:p>
        </w:tc>
      </w:tr>
      <w:tr w:rsidR="00713B2B" w14:paraId="4163F929" w14:textId="77777777">
        <w:trPr>
          <w:jc w:val="center"/>
        </w:trPr>
        <w:tc>
          <w:tcPr>
            <w:tcW w:w="1384" w:type="dxa"/>
            <w:vMerge/>
            <w:vAlign w:val="center"/>
          </w:tcPr>
          <w:p w14:paraId="0D4676BC" w14:textId="77777777" w:rsidR="00713B2B" w:rsidRDefault="00713B2B">
            <w:pPr>
              <w:jc w:val="center"/>
              <w:rPr>
                <w:rFonts w:ascii="Times New Roman" w:hAnsi="Times New Roman"/>
              </w:rPr>
            </w:pPr>
          </w:p>
        </w:tc>
        <w:tc>
          <w:tcPr>
            <w:tcW w:w="1843" w:type="dxa"/>
            <w:vAlign w:val="center"/>
          </w:tcPr>
          <w:p w14:paraId="6345CF31" w14:textId="77777777" w:rsidR="00713B2B" w:rsidRDefault="00D04354">
            <w:pPr>
              <w:jc w:val="center"/>
              <w:rPr>
                <w:rFonts w:ascii="Times New Roman" w:hAnsi="Times New Roman"/>
              </w:rPr>
            </w:pPr>
            <w:r>
              <w:rPr>
                <w:rFonts w:ascii="Times New Roman" w:hAnsi="Times New Roman" w:hint="eastAsia"/>
              </w:rPr>
              <w:t>0-5</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701" w:type="dxa"/>
            <w:vAlign w:val="center"/>
          </w:tcPr>
          <w:p w14:paraId="082A7889" w14:textId="77777777" w:rsidR="00713B2B" w:rsidRDefault="00D04354">
            <w:pPr>
              <w:jc w:val="center"/>
              <w:rPr>
                <w:rFonts w:ascii="Times New Roman" w:hAnsi="Times New Roman"/>
              </w:rPr>
            </w:pPr>
            <w:r>
              <w:rPr>
                <w:rFonts w:ascii="Times New Roman" w:hAnsi="Times New Roman"/>
              </w:rPr>
              <w:t>0.401</w:t>
            </w:r>
          </w:p>
        </w:tc>
        <w:tc>
          <w:tcPr>
            <w:tcW w:w="1134" w:type="dxa"/>
            <w:vAlign w:val="center"/>
          </w:tcPr>
          <w:p w14:paraId="605EE6F3" w14:textId="77777777" w:rsidR="00713B2B" w:rsidRDefault="00D04354">
            <w:pPr>
              <w:jc w:val="center"/>
              <w:rPr>
                <w:rFonts w:ascii="Times New Roman" w:hAnsi="Times New Roman"/>
              </w:rPr>
            </w:pPr>
            <w:r>
              <w:rPr>
                <w:rFonts w:ascii="Times New Roman" w:hAnsi="Times New Roman"/>
              </w:rPr>
              <w:t>0.271</w:t>
            </w:r>
          </w:p>
        </w:tc>
        <w:tc>
          <w:tcPr>
            <w:tcW w:w="850" w:type="dxa"/>
            <w:vAlign w:val="center"/>
          </w:tcPr>
          <w:p w14:paraId="33CEE78C" w14:textId="77777777" w:rsidR="00713B2B" w:rsidRDefault="00D04354">
            <w:pPr>
              <w:jc w:val="center"/>
              <w:rPr>
                <w:rFonts w:ascii="Times New Roman" w:hAnsi="Times New Roman"/>
              </w:rPr>
            </w:pPr>
            <w:r>
              <w:rPr>
                <w:rFonts w:ascii="Times New Roman" w:hAnsi="Times New Roman"/>
              </w:rPr>
              <w:t>0.143</w:t>
            </w:r>
          </w:p>
        </w:tc>
        <w:tc>
          <w:tcPr>
            <w:tcW w:w="1610" w:type="dxa"/>
            <w:vAlign w:val="center"/>
          </w:tcPr>
          <w:p w14:paraId="2395B596" w14:textId="77777777" w:rsidR="00713B2B" w:rsidRDefault="00D04354">
            <w:pPr>
              <w:jc w:val="center"/>
              <w:rPr>
                <w:rFonts w:ascii="Times New Roman" w:hAnsi="Times New Roman"/>
              </w:rPr>
            </w:pPr>
            <w:r>
              <w:rPr>
                <w:rFonts w:ascii="Times New Roman" w:hAnsi="Times New Roman"/>
              </w:rPr>
              <w:t>[-0.138, 0.940]</w:t>
            </w:r>
          </w:p>
        </w:tc>
      </w:tr>
      <w:tr w:rsidR="00713B2B" w14:paraId="22352D4B" w14:textId="77777777">
        <w:trPr>
          <w:jc w:val="center"/>
        </w:trPr>
        <w:tc>
          <w:tcPr>
            <w:tcW w:w="1384" w:type="dxa"/>
            <w:vMerge w:val="restart"/>
            <w:vAlign w:val="center"/>
          </w:tcPr>
          <w:p w14:paraId="335A602E" w14:textId="77777777" w:rsidR="00713B2B" w:rsidRDefault="00D04354">
            <w:pPr>
              <w:jc w:val="center"/>
              <w:rPr>
                <w:rFonts w:ascii="Times New Roman" w:hAnsi="Times New Roman"/>
              </w:rPr>
            </w:pPr>
            <w:r>
              <w:rPr>
                <w:rFonts w:ascii="Times New Roman" w:hAnsi="Times New Roman" w:hint="eastAsia"/>
              </w:rPr>
              <w:t>5-10</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843" w:type="dxa"/>
            <w:vAlign w:val="center"/>
          </w:tcPr>
          <w:p w14:paraId="2D2886B9" w14:textId="77777777" w:rsidR="00713B2B" w:rsidRDefault="00D04354">
            <w:pPr>
              <w:jc w:val="center"/>
              <w:rPr>
                <w:rFonts w:ascii="Times New Roman" w:hAnsi="Times New Roman"/>
              </w:rPr>
            </w:pPr>
            <w:r>
              <w:rPr>
                <w:rFonts w:ascii="Times New Roman" w:hAnsi="Times New Roman" w:hint="eastAsia"/>
              </w:rPr>
              <w:t>20</w:t>
            </w:r>
            <w:r>
              <w:rPr>
                <w:rFonts w:ascii="Times New Roman" w:hAnsi="Times New Roman" w:hint="eastAsia"/>
              </w:rPr>
              <w:t>件以上</w:t>
            </w:r>
            <w:r>
              <w:rPr>
                <w:rFonts w:ascii="Times New Roman" w:hAnsi="Times New Roman" w:hint="eastAsia"/>
              </w:rPr>
              <w:t>/</w:t>
            </w:r>
            <w:r>
              <w:rPr>
                <w:rFonts w:ascii="Times New Roman" w:hAnsi="Times New Roman" w:hint="eastAsia"/>
              </w:rPr>
              <w:t>月</w:t>
            </w:r>
          </w:p>
        </w:tc>
        <w:tc>
          <w:tcPr>
            <w:tcW w:w="1701" w:type="dxa"/>
            <w:vAlign w:val="center"/>
          </w:tcPr>
          <w:p w14:paraId="06C54206" w14:textId="77777777" w:rsidR="00713B2B" w:rsidRDefault="00D04354">
            <w:pPr>
              <w:jc w:val="center"/>
              <w:rPr>
                <w:rFonts w:ascii="Times New Roman" w:hAnsi="Times New Roman"/>
              </w:rPr>
            </w:pPr>
            <w:r>
              <w:rPr>
                <w:rFonts w:ascii="Times New Roman" w:hAnsi="Times New Roman"/>
              </w:rPr>
              <w:t>-0.630*</w:t>
            </w:r>
          </w:p>
        </w:tc>
        <w:tc>
          <w:tcPr>
            <w:tcW w:w="1134" w:type="dxa"/>
            <w:vAlign w:val="center"/>
          </w:tcPr>
          <w:p w14:paraId="58829959" w14:textId="77777777" w:rsidR="00713B2B" w:rsidRDefault="00D04354">
            <w:pPr>
              <w:jc w:val="center"/>
              <w:rPr>
                <w:rFonts w:ascii="Times New Roman" w:hAnsi="Times New Roman"/>
              </w:rPr>
            </w:pPr>
            <w:r>
              <w:rPr>
                <w:rFonts w:ascii="Times New Roman" w:hAnsi="Times New Roman"/>
              </w:rPr>
              <w:t>0.312</w:t>
            </w:r>
          </w:p>
        </w:tc>
        <w:tc>
          <w:tcPr>
            <w:tcW w:w="850" w:type="dxa"/>
            <w:vAlign w:val="center"/>
          </w:tcPr>
          <w:p w14:paraId="2541DBE0" w14:textId="77777777" w:rsidR="00713B2B" w:rsidRDefault="00D04354">
            <w:pPr>
              <w:jc w:val="center"/>
              <w:rPr>
                <w:rFonts w:ascii="Times New Roman" w:hAnsi="Times New Roman"/>
              </w:rPr>
            </w:pPr>
            <w:r>
              <w:rPr>
                <w:rFonts w:ascii="Times New Roman" w:hAnsi="Times New Roman"/>
              </w:rPr>
              <w:t>0.047</w:t>
            </w:r>
          </w:p>
        </w:tc>
        <w:tc>
          <w:tcPr>
            <w:tcW w:w="1610" w:type="dxa"/>
            <w:vAlign w:val="center"/>
          </w:tcPr>
          <w:p w14:paraId="6A9CF378" w14:textId="77777777" w:rsidR="00713B2B" w:rsidRDefault="00D04354">
            <w:pPr>
              <w:jc w:val="center"/>
              <w:rPr>
                <w:rFonts w:ascii="Times New Roman" w:hAnsi="Times New Roman"/>
              </w:rPr>
            </w:pPr>
            <w:r>
              <w:rPr>
                <w:rFonts w:ascii="Times New Roman" w:hAnsi="Times New Roman"/>
              </w:rPr>
              <w:t>[-1.252, -0.008]</w:t>
            </w:r>
          </w:p>
        </w:tc>
      </w:tr>
      <w:tr w:rsidR="00713B2B" w14:paraId="109D4DD2" w14:textId="77777777">
        <w:trPr>
          <w:jc w:val="center"/>
        </w:trPr>
        <w:tc>
          <w:tcPr>
            <w:tcW w:w="1384" w:type="dxa"/>
            <w:vMerge/>
            <w:vAlign w:val="center"/>
          </w:tcPr>
          <w:p w14:paraId="6D1762E5" w14:textId="77777777" w:rsidR="00713B2B" w:rsidRDefault="00713B2B">
            <w:pPr>
              <w:jc w:val="center"/>
              <w:rPr>
                <w:rFonts w:ascii="Times New Roman" w:hAnsi="Times New Roman"/>
              </w:rPr>
            </w:pPr>
          </w:p>
        </w:tc>
        <w:tc>
          <w:tcPr>
            <w:tcW w:w="1843" w:type="dxa"/>
            <w:vAlign w:val="center"/>
          </w:tcPr>
          <w:p w14:paraId="3539E46D" w14:textId="77777777" w:rsidR="00713B2B" w:rsidRDefault="00D04354">
            <w:pPr>
              <w:jc w:val="center"/>
              <w:rPr>
                <w:rFonts w:ascii="Times New Roman" w:hAnsi="Times New Roman"/>
              </w:rPr>
            </w:pPr>
            <w:r>
              <w:rPr>
                <w:rFonts w:ascii="Times New Roman" w:hAnsi="Times New Roman" w:hint="eastAsia"/>
              </w:rPr>
              <w:t>15-20</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701" w:type="dxa"/>
            <w:vAlign w:val="center"/>
          </w:tcPr>
          <w:p w14:paraId="08FCFF8B" w14:textId="77777777" w:rsidR="00713B2B" w:rsidRDefault="00D04354">
            <w:pPr>
              <w:jc w:val="center"/>
              <w:rPr>
                <w:rFonts w:ascii="Times New Roman" w:hAnsi="Times New Roman"/>
              </w:rPr>
            </w:pPr>
            <w:r>
              <w:rPr>
                <w:rFonts w:ascii="Times New Roman" w:hAnsi="Times New Roman"/>
              </w:rPr>
              <w:t>0.084</w:t>
            </w:r>
          </w:p>
        </w:tc>
        <w:tc>
          <w:tcPr>
            <w:tcW w:w="1134" w:type="dxa"/>
            <w:vAlign w:val="center"/>
          </w:tcPr>
          <w:p w14:paraId="6CE43815" w14:textId="77777777" w:rsidR="00713B2B" w:rsidRDefault="00D04354">
            <w:pPr>
              <w:jc w:val="center"/>
              <w:rPr>
                <w:rFonts w:ascii="Times New Roman" w:hAnsi="Times New Roman"/>
              </w:rPr>
            </w:pPr>
            <w:r>
              <w:rPr>
                <w:rFonts w:ascii="Times New Roman" w:hAnsi="Times New Roman"/>
              </w:rPr>
              <w:t>0.312</w:t>
            </w:r>
          </w:p>
        </w:tc>
        <w:tc>
          <w:tcPr>
            <w:tcW w:w="850" w:type="dxa"/>
            <w:vAlign w:val="center"/>
          </w:tcPr>
          <w:p w14:paraId="0A486D80" w14:textId="77777777" w:rsidR="00713B2B" w:rsidRDefault="00D04354">
            <w:pPr>
              <w:jc w:val="center"/>
              <w:rPr>
                <w:rFonts w:ascii="Times New Roman" w:hAnsi="Times New Roman"/>
              </w:rPr>
            </w:pPr>
            <w:r>
              <w:rPr>
                <w:rFonts w:ascii="Times New Roman" w:hAnsi="Times New Roman"/>
              </w:rPr>
              <w:t>0.788</w:t>
            </w:r>
          </w:p>
        </w:tc>
        <w:tc>
          <w:tcPr>
            <w:tcW w:w="1610" w:type="dxa"/>
            <w:vAlign w:val="center"/>
          </w:tcPr>
          <w:p w14:paraId="179D8252" w14:textId="77777777" w:rsidR="00713B2B" w:rsidRDefault="00D04354">
            <w:pPr>
              <w:jc w:val="center"/>
              <w:rPr>
                <w:rFonts w:ascii="Times New Roman" w:hAnsi="Times New Roman"/>
              </w:rPr>
            </w:pPr>
            <w:r>
              <w:rPr>
                <w:rFonts w:ascii="Times New Roman" w:hAnsi="Times New Roman"/>
              </w:rPr>
              <w:t>[-0.538, 0.707]</w:t>
            </w:r>
          </w:p>
        </w:tc>
      </w:tr>
      <w:tr w:rsidR="00713B2B" w14:paraId="0F93B294" w14:textId="77777777">
        <w:trPr>
          <w:jc w:val="center"/>
        </w:trPr>
        <w:tc>
          <w:tcPr>
            <w:tcW w:w="1384" w:type="dxa"/>
            <w:vMerge/>
            <w:vAlign w:val="center"/>
          </w:tcPr>
          <w:p w14:paraId="7DBF3672" w14:textId="77777777" w:rsidR="00713B2B" w:rsidRDefault="00713B2B">
            <w:pPr>
              <w:jc w:val="center"/>
              <w:rPr>
                <w:rFonts w:ascii="Times New Roman" w:hAnsi="Times New Roman"/>
              </w:rPr>
            </w:pPr>
          </w:p>
        </w:tc>
        <w:tc>
          <w:tcPr>
            <w:tcW w:w="1843" w:type="dxa"/>
            <w:vAlign w:val="center"/>
          </w:tcPr>
          <w:p w14:paraId="2B98A65B" w14:textId="77777777" w:rsidR="00713B2B" w:rsidRDefault="00D04354">
            <w:pPr>
              <w:jc w:val="center"/>
              <w:rPr>
                <w:rFonts w:ascii="Times New Roman" w:hAnsi="Times New Roman"/>
              </w:rPr>
            </w:pPr>
            <w:r>
              <w:rPr>
                <w:rFonts w:ascii="Times New Roman" w:hAnsi="Times New Roman" w:hint="eastAsia"/>
              </w:rPr>
              <w:t>10-15</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701" w:type="dxa"/>
            <w:vAlign w:val="center"/>
          </w:tcPr>
          <w:p w14:paraId="1A32BD1D" w14:textId="77777777" w:rsidR="00713B2B" w:rsidRDefault="00D04354">
            <w:pPr>
              <w:jc w:val="center"/>
              <w:rPr>
                <w:rFonts w:ascii="Times New Roman" w:hAnsi="Times New Roman"/>
              </w:rPr>
            </w:pPr>
            <w:r>
              <w:rPr>
                <w:rFonts w:ascii="Times New Roman" w:hAnsi="Times New Roman"/>
              </w:rPr>
              <w:t>-0.078</w:t>
            </w:r>
          </w:p>
        </w:tc>
        <w:tc>
          <w:tcPr>
            <w:tcW w:w="1134" w:type="dxa"/>
            <w:vAlign w:val="center"/>
          </w:tcPr>
          <w:p w14:paraId="278DC306" w14:textId="77777777" w:rsidR="00713B2B" w:rsidRDefault="00D04354">
            <w:pPr>
              <w:jc w:val="center"/>
              <w:rPr>
                <w:rFonts w:ascii="Times New Roman" w:hAnsi="Times New Roman"/>
              </w:rPr>
            </w:pPr>
            <w:r>
              <w:rPr>
                <w:rFonts w:ascii="Times New Roman" w:hAnsi="Times New Roman"/>
              </w:rPr>
              <w:t>0.273</w:t>
            </w:r>
          </w:p>
        </w:tc>
        <w:tc>
          <w:tcPr>
            <w:tcW w:w="850" w:type="dxa"/>
            <w:vAlign w:val="center"/>
          </w:tcPr>
          <w:p w14:paraId="047F8D95" w14:textId="77777777" w:rsidR="00713B2B" w:rsidRDefault="00D04354">
            <w:pPr>
              <w:jc w:val="center"/>
              <w:rPr>
                <w:rFonts w:ascii="Times New Roman" w:hAnsi="Times New Roman"/>
              </w:rPr>
            </w:pPr>
            <w:r>
              <w:rPr>
                <w:rFonts w:ascii="Times New Roman" w:hAnsi="Times New Roman"/>
              </w:rPr>
              <w:t>0.777</w:t>
            </w:r>
          </w:p>
        </w:tc>
        <w:tc>
          <w:tcPr>
            <w:tcW w:w="1610" w:type="dxa"/>
            <w:vAlign w:val="center"/>
          </w:tcPr>
          <w:p w14:paraId="2C673CC9" w14:textId="77777777" w:rsidR="00713B2B" w:rsidRDefault="00D04354">
            <w:pPr>
              <w:jc w:val="center"/>
              <w:rPr>
                <w:rFonts w:ascii="Times New Roman" w:hAnsi="Times New Roman"/>
              </w:rPr>
            </w:pPr>
            <w:r>
              <w:rPr>
                <w:rFonts w:ascii="Times New Roman" w:hAnsi="Times New Roman"/>
              </w:rPr>
              <w:t>[-0.622, 0.467]</w:t>
            </w:r>
          </w:p>
        </w:tc>
      </w:tr>
      <w:tr w:rsidR="00713B2B" w14:paraId="5D50DE83" w14:textId="77777777">
        <w:trPr>
          <w:jc w:val="center"/>
        </w:trPr>
        <w:tc>
          <w:tcPr>
            <w:tcW w:w="1384" w:type="dxa"/>
            <w:vMerge/>
            <w:vAlign w:val="center"/>
          </w:tcPr>
          <w:p w14:paraId="30369D27" w14:textId="77777777" w:rsidR="00713B2B" w:rsidRDefault="00713B2B">
            <w:pPr>
              <w:jc w:val="center"/>
              <w:rPr>
                <w:rFonts w:ascii="Times New Roman" w:hAnsi="Times New Roman"/>
              </w:rPr>
            </w:pPr>
          </w:p>
        </w:tc>
        <w:tc>
          <w:tcPr>
            <w:tcW w:w="1843" w:type="dxa"/>
            <w:vAlign w:val="center"/>
          </w:tcPr>
          <w:p w14:paraId="3A379C49" w14:textId="77777777" w:rsidR="00713B2B" w:rsidRDefault="00D04354">
            <w:pPr>
              <w:jc w:val="center"/>
              <w:rPr>
                <w:rFonts w:ascii="Times New Roman" w:hAnsi="Times New Roman"/>
              </w:rPr>
            </w:pPr>
            <w:r>
              <w:rPr>
                <w:rFonts w:ascii="Times New Roman" w:hAnsi="Times New Roman" w:hint="eastAsia"/>
              </w:rPr>
              <w:t>0-5</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701" w:type="dxa"/>
            <w:vAlign w:val="center"/>
          </w:tcPr>
          <w:p w14:paraId="0273826D" w14:textId="77777777" w:rsidR="00713B2B" w:rsidRDefault="00D04354">
            <w:pPr>
              <w:jc w:val="center"/>
              <w:rPr>
                <w:rFonts w:ascii="Times New Roman" w:hAnsi="Times New Roman"/>
              </w:rPr>
            </w:pPr>
            <w:r>
              <w:rPr>
                <w:rFonts w:ascii="Times New Roman" w:hAnsi="Times New Roman"/>
              </w:rPr>
              <w:t>0.323</w:t>
            </w:r>
          </w:p>
        </w:tc>
        <w:tc>
          <w:tcPr>
            <w:tcW w:w="1134" w:type="dxa"/>
            <w:vAlign w:val="center"/>
          </w:tcPr>
          <w:p w14:paraId="245F4446" w14:textId="77777777" w:rsidR="00713B2B" w:rsidRDefault="00D04354">
            <w:pPr>
              <w:jc w:val="center"/>
              <w:rPr>
                <w:rFonts w:ascii="Times New Roman" w:hAnsi="Times New Roman"/>
              </w:rPr>
            </w:pPr>
            <w:r>
              <w:rPr>
                <w:rFonts w:ascii="Times New Roman" w:hAnsi="Times New Roman"/>
              </w:rPr>
              <w:t>0.252</w:t>
            </w:r>
          </w:p>
        </w:tc>
        <w:tc>
          <w:tcPr>
            <w:tcW w:w="850" w:type="dxa"/>
            <w:vAlign w:val="center"/>
          </w:tcPr>
          <w:p w14:paraId="75CAFF81" w14:textId="77777777" w:rsidR="00713B2B" w:rsidRDefault="00D04354">
            <w:pPr>
              <w:jc w:val="center"/>
              <w:rPr>
                <w:rFonts w:ascii="Times New Roman" w:hAnsi="Times New Roman"/>
              </w:rPr>
            </w:pPr>
            <w:r>
              <w:rPr>
                <w:rFonts w:ascii="Times New Roman" w:hAnsi="Times New Roman"/>
              </w:rPr>
              <w:t>0.204</w:t>
            </w:r>
          </w:p>
        </w:tc>
        <w:tc>
          <w:tcPr>
            <w:tcW w:w="1610" w:type="dxa"/>
            <w:vAlign w:val="center"/>
          </w:tcPr>
          <w:p w14:paraId="07B8F30D" w14:textId="77777777" w:rsidR="00713B2B" w:rsidRDefault="00D04354">
            <w:pPr>
              <w:jc w:val="center"/>
              <w:rPr>
                <w:rFonts w:ascii="Times New Roman" w:hAnsi="Times New Roman"/>
              </w:rPr>
            </w:pPr>
            <w:r>
              <w:rPr>
                <w:rFonts w:ascii="Times New Roman" w:hAnsi="Times New Roman"/>
              </w:rPr>
              <w:t>[-0.179, 0.826]</w:t>
            </w:r>
          </w:p>
        </w:tc>
      </w:tr>
      <w:tr w:rsidR="00713B2B" w14:paraId="3BCA28E9" w14:textId="77777777">
        <w:trPr>
          <w:jc w:val="center"/>
        </w:trPr>
        <w:tc>
          <w:tcPr>
            <w:tcW w:w="1384" w:type="dxa"/>
            <w:vMerge w:val="restart"/>
            <w:vAlign w:val="center"/>
          </w:tcPr>
          <w:p w14:paraId="0275288D" w14:textId="77777777" w:rsidR="00713B2B" w:rsidRDefault="00D04354">
            <w:pPr>
              <w:jc w:val="center"/>
              <w:rPr>
                <w:rFonts w:ascii="Times New Roman" w:hAnsi="Times New Roman"/>
              </w:rPr>
            </w:pPr>
            <w:r>
              <w:rPr>
                <w:rFonts w:ascii="Times New Roman" w:hAnsi="Times New Roman" w:hint="eastAsia"/>
              </w:rPr>
              <w:t>0-5</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843" w:type="dxa"/>
            <w:vAlign w:val="center"/>
          </w:tcPr>
          <w:p w14:paraId="63A15E58" w14:textId="77777777" w:rsidR="00713B2B" w:rsidRDefault="00D04354">
            <w:pPr>
              <w:jc w:val="center"/>
              <w:rPr>
                <w:rFonts w:ascii="Times New Roman" w:hAnsi="Times New Roman"/>
              </w:rPr>
            </w:pPr>
            <w:r>
              <w:rPr>
                <w:rFonts w:ascii="Times New Roman" w:hAnsi="Times New Roman" w:hint="eastAsia"/>
              </w:rPr>
              <w:t>20</w:t>
            </w:r>
            <w:r>
              <w:rPr>
                <w:rFonts w:ascii="Times New Roman" w:hAnsi="Times New Roman" w:hint="eastAsia"/>
              </w:rPr>
              <w:t>件以上</w:t>
            </w:r>
            <w:r>
              <w:rPr>
                <w:rFonts w:ascii="Times New Roman" w:hAnsi="Times New Roman" w:hint="eastAsia"/>
              </w:rPr>
              <w:t>/</w:t>
            </w:r>
            <w:r>
              <w:rPr>
                <w:rFonts w:ascii="Times New Roman" w:hAnsi="Times New Roman" w:hint="eastAsia"/>
              </w:rPr>
              <w:t>月</w:t>
            </w:r>
          </w:p>
        </w:tc>
        <w:tc>
          <w:tcPr>
            <w:tcW w:w="1701" w:type="dxa"/>
            <w:vAlign w:val="center"/>
          </w:tcPr>
          <w:p w14:paraId="40AD4DDB" w14:textId="77777777" w:rsidR="00713B2B" w:rsidRDefault="00D04354">
            <w:pPr>
              <w:jc w:val="center"/>
              <w:rPr>
                <w:rFonts w:ascii="Times New Roman" w:hAnsi="Times New Roman"/>
              </w:rPr>
            </w:pPr>
            <w:r>
              <w:rPr>
                <w:rFonts w:ascii="Times New Roman" w:hAnsi="Times New Roman"/>
              </w:rPr>
              <w:t>-0.953*</w:t>
            </w:r>
          </w:p>
        </w:tc>
        <w:tc>
          <w:tcPr>
            <w:tcW w:w="1134" w:type="dxa"/>
            <w:vAlign w:val="center"/>
          </w:tcPr>
          <w:p w14:paraId="5390AD03" w14:textId="77777777" w:rsidR="00713B2B" w:rsidRDefault="00D04354">
            <w:pPr>
              <w:jc w:val="center"/>
              <w:rPr>
                <w:rFonts w:ascii="Times New Roman" w:hAnsi="Times New Roman"/>
              </w:rPr>
            </w:pPr>
            <w:r>
              <w:rPr>
                <w:rFonts w:ascii="Times New Roman" w:hAnsi="Times New Roman"/>
              </w:rPr>
              <w:t>0.310</w:t>
            </w:r>
          </w:p>
        </w:tc>
        <w:tc>
          <w:tcPr>
            <w:tcW w:w="850" w:type="dxa"/>
            <w:vAlign w:val="center"/>
          </w:tcPr>
          <w:p w14:paraId="704A3FDA" w14:textId="77777777" w:rsidR="00713B2B" w:rsidRDefault="00D04354">
            <w:pPr>
              <w:jc w:val="center"/>
              <w:rPr>
                <w:rFonts w:ascii="Times New Roman" w:hAnsi="Times New Roman"/>
              </w:rPr>
            </w:pPr>
            <w:r>
              <w:rPr>
                <w:rFonts w:ascii="Times New Roman" w:hAnsi="Times New Roman"/>
              </w:rPr>
              <w:t>0.003</w:t>
            </w:r>
          </w:p>
        </w:tc>
        <w:tc>
          <w:tcPr>
            <w:tcW w:w="1610" w:type="dxa"/>
            <w:vAlign w:val="center"/>
          </w:tcPr>
          <w:p w14:paraId="6B808062" w14:textId="77777777" w:rsidR="00713B2B" w:rsidRDefault="00D04354">
            <w:pPr>
              <w:jc w:val="center"/>
              <w:rPr>
                <w:rFonts w:ascii="Times New Roman" w:hAnsi="Times New Roman"/>
              </w:rPr>
            </w:pPr>
            <w:r>
              <w:rPr>
                <w:rFonts w:ascii="Times New Roman" w:hAnsi="Times New Roman"/>
              </w:rPr>
              <w:t>[-1.571, -0.335]</w:t>
            </w:r>
          </w:p>
        </w:tc>
      </w:tr>
      <w:tr w:rsidR="00713B2B" w14:paraId="0CB9468A" w14:textId="77777777">
        <w:trPr>
          <w:jc w:val="center"/>
        </w:trPr>
        <w:tc>
          <w:tcPr>
            <w:tcW w:w="1384" w:type="dxa"/>
            <w:vMerge/>
            <w:vAlign w:val="center"/>
          </w:tcPr>
          <w:p w14:paraId="55904F7B" w14:textId="77777777" w:rsidR="00713B2B" w:rsidRDefault="00713B2B">
            <w:pPr>
              <w:jc w:val="center"/>
              <w:rPr>
                <w:rFonts w:ascii="Times New Roman" w:hAnsi="Times New Roman"/>
              </w:rPr>
            </w:pPr>
          </w:p>
        </w:tc>
        <w:tc>
          <w:tcPr>
            <w:tcW w:w="1843" w:type="dxa"/>
            <w:vAlign w:val="center"/>
          </w:tcPr>
          <w:p w14:paraId="1C45FD8C" w14:textId="77777777" w:rsidR="00713B2B" w:rsidRDefault="00D04354">
            <w:pPr>
              <w:jc w:val="center"/>
              <w:rPr>
                <w:rFonts w:ascii="Times New Roman" w:hAnsi="Times New Roman"/>
              </w:rPr>
            </w:pPr>
            <w:r>
              <w:rPr>
                <w:rFonts w:ascii="Times New Roman" w:hAnsi="Times New Roman" w:hint="eastAsia"/>
              </w:rPr>
              <w:t>15-20</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701" w:type="dxa"/>
            <w:vAlign w:val="center"/>
          </w:tcPr>
          <w:p w14:paraId="441CB1DC" w14:textId="77777777" w:rsidR="00713B2B" w:rsidRDefault="00D04354">
            <w:pPr>
              <w:jc w:val="center"/>
              <w:rPr>
                <w:rFonts w:ascii="Times New Roman" w:hAnsi="Times New Roman"/>
              </w:rPr>
            </w:pPr>
            <w:r>
              <w:rPr>
                <w:rFonts w:ascii="Times New Roman" w:hAnsi="Times New Roman"/>
              </w:rPr>
              <w:t>-0.239</w:t>
            </w:r>
          </w:p>
        </w:tc>
        <w:tc>
          <w:tcPr>
            <w:tcW w:w="1134" w:type="dxa"/>
            <w:vAlign w:val="center"/>
          </w:tcPr>
          <w:p w14:paraId="1BE02223" w14:textId="77777777" w:rsidR="00713B2B" w:rsidRDefault="00D04354">
            <w:pPr>
              <w:jc w:val="center"/>
              <w:rPr>
                <w:rFonts w:ascii="Times New Roman" w:hAnsi="Times New Roman"/>
              </w:rPr>
            </w:pPr>
            <w:r>
              <w:rPr>
                <w:rFonts w:ascii="Times New Roman" w:hAnsi="Times New Roman"/>
              </w:rPr>
              <w:t>0.310</w:t>
            </w:r>
          </w:p>
        </w:tc>
        <w:tc>
          <w:tcPr>
            <w:tcW w:w="850" w:type="dxa"/>
            <w:vAlign w:val="center"/>
          </w:tcPr>
          <w:p w14:paraId="008A4AB2" w14:textId="77777777" w:rsidR="00713B2B" w:rsidRDefault="00D04354">
            <w:pPr>
              <w:jc w:val="center"/>
              <w:rPr>
                <w:rFonts w:ascii="Times New Roman" w:hAnsi="Times New Roman"/>
              </w:rPr>
            </w:pPr>
            <w:r>
              <w:rPr>
                <w:rFonts w:ascii="Times New Roman" w:hAnsi="Times New Roman"/>
              </w:rPr>
              <w:t>0.444</w:t>
            </w:r>
          </w:p>
        </w:tc>
        <w:tc>
          <w:tcPr>
            <w:tcW w:w="1610" w:type="dxa"/>
            <w:vAlign w:val="center"/>
          </w:tcPr>
          <w:p w14:paraId="5460480F" w14:textId="77777777" w:rsidR="00713B2B" w:rsidRDefault="00D04354">
            <w:pPr>
              <w:jc w:val="center"/>
              <w:rPr>
                <w:rFonts w:ascii="Times New Roman" w:hAnsi="Times New Roman"/>
              </w:rPr>
            </w:pPr>
            <w:r>
              <w:rPr>
                <w:rFonts w:ascii="Times New Roman" w:hAnsi="Times New Roman"/>
              </w:rPr>
              <w:t>[-0.857, 0.379]</w:t>
            </w:r>
          </w:p>
        </w:tc>
      </w:tr>
      <w:tr w:rsidR="00713B2B" w14:paraId="24F87EBA" w14:textId="77777777">
        <w:trPr>
          <w:jc w:val="center"/>
        </w:trPr>
        <w:tc>
          <w:tcPr>
            <w:tcW w:w="1384" w:type="dxa"/>
            <w:vMerge/>
            <w:vAlign w:val="center"/>
          </w:tcPr>
          <w:p w14:paraId="3AD3C7F7" w14:textId="77777777" w:rsidR="00713B2B" w:rsidRDefault="00713B2B">
            <w:pPr>
              <w:jc w:val="center"/>
              <w:rPr>
                <w:rFonts w:ascii="Times New Roman" w:hAnsi="Times New Roman"/>
              </w:rPr>
            </w:pPr>
          </w:p>
        </w:tc>
        <w:tc>
          <w:tcPr>
            <w:tcW w:w="1843" w:type="dxa"/>
            <w:vAlign w:val="center"/>
          </w:tcPr>
          <w:p w14:paraId="69AB3288" w14:textId="77777777" w:rsidR="00713B2B" w:rsidRDefault="00D04354">
            <w:pPr>
              <w:jc w:val="center"/>
              <w:rPr>
                <w:rFonts w:ascii="Times New Roman" w:hAnsi="Times New Roman"/>
              </w:rPr>
            </w:pPr>
            <w:r>
              <w:rPr>
                <w:rFonts w:ascii="Times New Roman" w:hAnsi="Times New Roman" w:hint="eastAsia"/>
              </w:rPr>
              <w:t>10-15</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701" w:type="dxa"/>
            <w:vAlign w:val="center"/>
          </w:tcPr>
          <w:p w14:paraId="67BE8982" w14:textId="77777777" w:rsidR="00713B2B" w:rsidRDefault="00D04354">
            <w:pPr>
              <w:jc w:val="center"/>
              <w:rPr>
                <w:rFonts w:ascii="Times New Roman" w:hAnsi="Times New Roman"/>
              </w:rPr>
            </w:pPr>
            <w:r>
              <w:rPr>
                <w:rFonts w:ascii="Times New Roman" w:hAnsi="Times New Roman"/>
              </w:rPr>
              <w:t>-0.401</w:t>
            </w:r>
          </w:p>
        </w:tc>
        <w:tc>
          <w:tcPr>
            <w:tcW w:w="1134" w:type="dxa"/>
            <w:vAlign w:val="center"/>
          </w:tcPr>
          <w:p w14:paraId="13AE34F8" w14:textId="77777777" w:rsidR="00713B2B" w:rsidRDefault="00D04354">
            <w:pPr>
              <w:jc w:val="center"/>
              <w:rPr>
                <w:rFonts w:ascii="Times New Roman" w:hAnsi="Times New Roman"/>
              </w:rPr>
            </w:pPr>
            <w:r>
              <w:rPr>
                <w:rFonts w:ascii="Times New Roman" w:hAnsi="Times New Roman"/>
              </w:rPr>
              <w:t>0.271</w:t>
            </w:r>
          </w:p>
        </w:tc>
        <w:tc>
          <w:tcPr>
            <w:tcW w:w="850" w:type="dxa"/>
            <w:vAlign w:val="center"/>
          </w:tcPr>
          <w:p w14:paraId="1D32C16C" w14:textId="77777777" w:rsidR="00713B2B" w:rsidRDefault="00D04354">
            <w:pPr>
              <w:jc w:val="center"/>
              <w:rPr>
                <w:rFonts w:ascii="Times New Roman" w:hAnsi="Times New Roman"/>
              </w:rPr>
            </w:pPr>
            <w:r>
              <w:rPr>
                <w:rFonts w:ascii="Times New Roman" w:hAnsi="Times New Roman"/>
              </w:rPr>
              <w:t>0.143</w:t>
            </w:r>
          </w:p>
        </w:tc>
        <w:tc>
          <w:tcPr>
            <w:tcW w:w="1610" w:type="dxa"/>
            <w:vAlign w:val="center"/>
          </w:tcPr>
          <w:p w14:paraId="3F330FF8" w14:textId="77777777" w:rsidR="00713B2B" w:rsidRDefault="00D04354">
            <w:pPr>
              <w:jc w:val="center"/>
              <w:rPr>
                <w:rFonts w:ascii="Times New Roman" w:hAnsi="Times New Roman"/>
              </w:rPr>
            </w:pPr>
            <w:r>
              <w:rPr>
                <w:rFonts w:ascii="Times New Roman" w:hAnsi="Times New Roman"/>
              </w:rPr>
              <w:t>[-0.940, 0.138]</w:t>
            </w:r>
          </w:p>
        </w:tc>
      </w:tr>
      <w:tr w:rsidR="00713B2B" w14:paraId="3A9A10BB" w14:textId="77777777">
        <w:trPr>
          <w:jc w:val="center"/>
        </w:trPr>
        <w:tc>
          <w:tcPr>
            <w:tcW w:w="1384" w:type="dxa"/>
            <w:vMerge/>
            <w:vAlign w:val="center"/>
          </w:tcPr>
          <w:p w14:paraId="6C22730B" w14:textId="77777777" w:rsidR="00713B2B" w:rsidRDefault="00713B2B">
            <w:pPr>
              <w:jc w:val="center"/>
              <w:rPr>
                <w:rFonts w:ascii="Times New Roman" w:hAnsi="Times New Roman"/>
              </w:rPr>
            </w:pPr>
          </w:p>
        </w:tc>
        <w:tc>
          <w:tcPr>
            <w:tcW w:w="1843" w:type="dxa"/>
            <w:vAlign w:val="center"/>
          </w:tcPr>
          <w:p w14:paraId="00A46629" w14:textId="77777777" w:rsidR="00713B2B" w:rsidRDefault="00D04354">
            <w:pPr>
              <w:jc w:val="center"/>
              <w:rPr>
                <w:rFonts w:ascii="Times New Roman" w:hAnsi="Times New Roman"/>
              </w:rPr>
            </w:pPr>
            <w:r>
              <w:rPr>
                <w:rFonts w:ascii="Times New Roman" w:hAnsi="Times New Roman" w:hint="eastAsia"/>
              </w:rPr>
              <w:t>5-10</w:t>
            </w:r>
            <w:r>
              <w:rPr>
                <w:rFonts w:ascii="Times New Roman" w:hAnsi="Times New Roman" w:hint="eastAsia"/>
              </w:rPr>
              <w:t>件</w:t>
            </w:r>
            <w:r>
              <w:rPr>
                <w:rFonts w:ascii="Times New Roman" w:hAnsi="Times New Roman" w:hint="eastAsia"/>
              </w:rPr>
              <w:t>/</w:t>
            </w:r>
            <w:r>
              <w:rPr>
                <w:rFonts w:ascii="Times New Roman" w:hAnsi="Times New Roman" w:hint="eastAsia"/>
              </w:rPr>
              <w:t>月</w:t>
            </w:r>
          </w:p>
        </w:tc>
        <w:tc>
          <w:tcPr>
            <w:tcW w:w="1701" w:type="dxa"/>
            <w:vAlign w:val="center"/>
          </w:tcPr>
          <w:p w14:paraId="3DEFDB6E" w14:textId="77777777" w:rsidR="00713B2B" w:rsidRDefault="00D04354">
            <w:pPr>
              <w:jc w:val="center"/>
              <w:rPr>
                <w:rFonts w:ascii="Times New Roman" w:hAnsi="Times New Roman"/>
              </w:rPr>
            </w:pPr>
            <w:r>
              <w:rPr>
                <w:rFonts w:ascii="Times New Roman" w:hAnsi="Times New Roman"/>
              </w:rPr>
              <w:t>-0.323</w:t>
            </w:r>
          </w:p>
        </w:tc>
        <w:tc>
          <w:tcPr>
            <w:tcW w:w="1134" w:type="dxa"/>
            <w:vAlign w:val="center"/>
          </w:tcPr>
          <w:p w14:paraId="35C1EF11" w14:textId="77777777" w:rsidR="00713B2B" w:rsidRDefault="00D04354">
            <w:pPr>
              <w:jc w:val="center"/>
              <w:rPr>
                <w:rFonts w:ascii="Times New Roman" w:hAnsi="Times New Roman"/>
              </w:rPr>
            </w:pPr>
            <w:r>
              <w:rPr>
                <w:rFonts w:ascii="Times New Roman" w:hAnsi="Times New Roman"/>
              </w:rPr>
              <w:t>0.252</w:t>
            </w:r>
          </w:p>
        </w:tc>
        <w:tc>
          <w:tcPr>
            <w:tcW w:w="850" w:type="dxa"/>
            <w:vAlign w:val="center"/>
          </w:tcPr>
          <w:p w14:paraId="6BFD37E3" w14:textId="77777777" w:rsidR="00713B2B" w:rsidRDefault="00D04354">
            <w:pPr>
              <w:jc w:val="center"/>
              <w:rPr>
                <w:rFonts w:ascii="Times New Roman" w:hAnsi="Times New Roman"/>
              </w:rPr>
            </w:pPr>
            <w:r>
              <w:rPr>
                <w:rFonts w:ascii="Times New Roman" w:hAnsi="Times New Roman"/>
              </w:rPr>
              <w:t>0.204</w:t>
            </w:r>
          </w:p>
        </w:tc>
        <w:tc>
          <w:tcPr>
            <w:tcW w:w="1610" w:type="dxa"/>
            <w:vAlign w:val="center"/>
          </w:tcPr>
          <w:p w14:paraId="6C560210" w14:textId="77777777" w:rsidR="00713B2B" w:rsidRDefault="00D04354">
            <w:pPr>
              <w:jc w:val="center"/>
              <w:rPr>
                <w:rFonts w:ascii="Times New Roman" w:hAnsi="Times New Roman"/>
              </w:rPr>
            </w:pPr>
            <w:r>
              <w:rPr>
                <w:rFonts w:ascii="Times New Roman" w:hAnsi="Times New Roman"/>
              </w:rPr>
              <w:t>[-0.826, 0.179]</w:t>
            </w:r>
          </w:p>
        </w:tc>
      </w:tr>
    </w:tbl>
    <w:p w14:paraId="4380A595" w14:textId="77777777" w:rsidR="00713B2B" w:rsidRDefault="00D04354">
      <w:pPr>
        <w:pStyle w:val="a"/>
        <w:spacing w:before="156" w:after="156"/>
      </w:pPr>
      <w:bookmarkStart w:id="128" w:name="_Toc192688335"/>
      <w:r>
        <w:rPr>
          <w:rFonts w:hint="eastAsia"/>
        </w:rPr>
        <w:t>4</w:t>
      </w:r>
      <w:r>
        <w:t xml:space="preserve">.4 </w:t>
      </w:r>
      <w:r>
        <w:rPr>
          <w:rFonts w:hint="eastAsia"/>
        </w:rPr>
        <w:t>讨论</w:t>
      </w:r>
      <w:bookmarkEnd w:id="128"/>
    </w:p>
    <w:p w14:paraId="395D2231" w14:textId="77777777" w:rsidR="00713B2B" w:rsidRDefault="00D04354">
      <w:pPr>
        <w:pStyle w:val="11"/>
      </w:pPr>
      <w:r>
        <w:rPr>
          <w:rFonts w:hint="eastAsia"/>
        </w:rPr>
        <w:t>本研究采用信息干预随机对照试验方法，通过不同的信息推送策略影响参与者的回收意愿和回收行为。实验设计将参与者随机分为四组，分别接受不同频率（高频</w:t>
      </w:r>
      <w:r>
        <w:rPr>
          <w:rFonts w:hint="eastAsia"/>
        </w:rPr>
        <w:t xml:space="preserve"> vs. </w:t>
      </w:r>
      <w:r>
        <w:rPr>
          <w:rFonts w:hint="eastAsia"/>
        </w:rPr>
        <w:t>低频）和不同语言强度（坚定主张</w:t>
      </w:r>
      <w:r>
        <w:rPr>
          <w:rFonts w:hint="eastAsia"/>
        </w:rPr>
        <w:t xml:space="preserve"> vs. </w:t>
      </w:r>
      <w:r>
        <w:rPr>
          <w:rFonts w:hint="eastAsia"/>
        </w:rPr>
        <w:t>非坚定主张）的信息干预。在实验前（</w:t>
      </w:r>
      <w:r>
        <w:rPr>
          <w:rFonts w:hint="eastAsia"/>
        </w:rPr>
        <w:t>T0</w:t>
      </w:r>
      <w:r>
        <w:rPr>
          <w:rFonts w:hint="eastAsia"/>
        </w:rPr>
        <w:t>）、实验过程中（</w:t>
      </w:r>
      <w:r>
        <w:rPr>
          <w:rFonts w:hint="eastAsia"/>
        </w:rPr>
        <w:t>T1</w:t>
      </w:r>
      <w:r>
        <w:rPr>
          <w:rFonts w:hint="eastAsia"/>
        </w:rPr>
        <w:t>）和实验结束（</w:t>
      </w:r>
      <w:r>
        <w:rPr>
          <w:rFonts w:hint="eastAsia"/>
        </w:rPr>
        <w:t>T2</w:t>
      </w:r>
      <w:r>
        <w:rPr>
          <w:rFonts w:hint="eastAsia"/>
        </w:rPr>
        <w:t>）三个时间点，对所有参与者的回收意愿和回收行为进行测量，以评估信息干预的影响。信息干预材料包括关于个人动机、社会规范和行为能力的内容，并通过实验周期内的不同推送频率进行干预。数据分析采用重复测量</w:t>
      </w:r>
      <w:r>
        <w:rPr>
          <w:rFonts w:hint="eastAsia"/>
        </w:rPr>
        <w:t xml:space="preserve"> ANOVA</w:t>
      </w:r>
      <w:r>
        <w:rPr>
          <w:rFonts w:hint="eastAsia"/>
        </w:rPr>
        <w:t>评估回收意愿及回收行为在干预前后的变化，单因素方差分析及多变量方差分析进一步探讨不同信息干预策略的影响差异，并结合</w:t>
      </w:r>
      <w:r>
        <w:rPr>
          <w:rFonts w:hint="eastAsia"/>
        </w:rPr>
        <w:t xml:space="preserve">LSD </w:t>
      </w:r>
      <w:r>
        <w:rPr>
          <w:rFonts w:hint="eastAsia"/>
        </w:rPr>
        <w:t>事后检验识别具体的组间差异。</w:t>
      </w:r>
    </w:p>
    <w:p w14:paraId="44F57C34" w14:textId="77777777" w:rsidR="00713B2B" w:rsidRDefault="00D04354">
      <w:pPr>
        <w:pStyle w:val="11"/>
      </w:pPr>
      <w:r>
        <w:rPr>
          <w:rFonts w:hint="eastAsia"/>
        </w:rPr>
        <w:t>差异分析研究结果表明，信息干预在整体上对回收意愿和回收行为均具有一定的促进作用。重复测量方差分析结果显示，回收意愿的时间主效应显著，说明随着干预的进行，参与者的回收意愿在实验期间有所提升。尽管</w:t>
      </w:r>
      <w:r>
        <w:rPr>
          <w:rFonts w:hint="eastAsia"/>
        </w:rPr>
        <w:t xml:space="preserve"> T0 </w:t>
      </w:r>
      <w:r>
        <w:rPr>
          <w:rFonts w:hint="eastAsia"/>
        </w:rPr>
        <w:t>与</w:t>
      </w:r>
      <w:r>
        <w:rPr>
          <w:rFonts w:hint="eastAsia"/>
        </w:rPr>
        <w:t xml:space="preserve"> T1 </w:t>
      </w:r>
      <w:r>
        <w:rPr>
          <w:rFonts w:hint="eastAsia"/>
        </w:rPr>
        <w:t>以及</w:t>
      </w:r>
      <w:r>
        <w:rPr>
          <w:rFonts w:hint="eastAsia"/>
        </w:rPr>
        <w:t xml:space="preserve"> T1 </w:t>
      </w:r>
      <w:r>
        <w:rPr>
          <w:rFonts w:hint="eastAsia"/>
        </w:rPr>
        <w:t>与</w:t>
      </w:r>
      <w:r>
        <w:rPr>
          <w:rFonts w:hint="eastAsia"/>
        </w:rPr>
        <w:t xml:space="preserve"> T2 </w:t>
      </w:r>
      <w:r>
        <w:rPr>
          <w:rFonts w:hint="eastAsia"/>
        </w:rPr>
        <w:t>之间的差异未达到显著水平，但</w:t>
      </w:r>
      <w:r>
        <w:rPr>
          <w:rFonts w:hint="eastAsia"/>
        </w:rPr>
        <w:t xml:space="preserve"> T0 </w:t>
      </w:r>
      <w:r>
        <w:rPr>
          <w:rFonts w:hint="eastAsia"/>
        </w:rPr>
        <w:t>与</w:t>
      </w:r>
      <w:r>
        <w:rPr>
          <w:rFonts w:hint="eastAsia"/>
        </w:rPr>
        <w:t xml:space="preserve"> T2 </w:t>
      </w:r>
      <w:r>
        <w:rPr>
          <w:rFonts w:hint="eastAsia"/>
        </w:rPr>
        <w:t>之间的差异接近显著，表明信息干预可能在较长时间内对回收意愿产生积累效应。相比之下，回收行为的时间主效应显著，且</w:t>
      </w:r>
      <w:r>
        <w:rPr>
          <w:rFonts w:hint="eastAsia"/>
        </w:rPr>
        <w:t xml:space="preserve"> T0 </w:t>
      </w:r>
      <w:r>
        <w:rPr>
          <w:rFonts w:hint="eastAsia"/>
        </w:rPr>
        <w:t>与</w:t>
      </w:r>
      <w:r>
        <w:rPr>
          <w:rFonts w:hint="eastAsia"/>
        </w:rPr>
        <w:t xml:space="preserve"> T2 </w:t>
      </w:r>
      <w:r>
        <w:rPr>
          <w:rFonts w:hint="eastAsia"/>
        </w:rPr>
        <w:t>之间的</w:t>
      </w:r>
      <w:r>
        <w:rPr>
          <w:rFonts w:hint="eastAsia"/>
        </w:rPr>
        <w:t xml:space="preserve"> LSD </w:t>
      </w:r>
      <w:r>
        <w:rPr>
          <w:rFonts w:hint="eastAsia"/>
        </w:rPr>
        <w:t>事后检验结果进一步支持了干预效果，说明实验结束时（</w:t>
      </w:r>
      <w:r>
        <w:rPr>
          <w:rFonts w:hint="eastAsia"/>
        </w:rPr>
        <w:t>T2</w:t>
      </w:r>
      <w:r>
        <w:rPr>
          <w:rFonts w:hint="eastAsia"/>
        </w:rPr>
        <w:t>）的回收行为水平显著高于实验前（</w:t>
      </w:r>
      <w:r>
        <w:rPr>
          <w:rFonts w:hint="eastAsia"/>
        </w:rPr>
        <w:t>T0</w:t>
      </w:r>
      <w:r>
        <w:rPr>
          <w:rFonts w:hint="eastAsia"/>
        </w:rPr>
        <w:t>）。这表明，信息干预对于外显行为的影响可能更为直接，而回收意愿的转变可能需要更长时间才能显现。</w:t>
      </w:r>
    </w:p>
    <w:p w14:paraId="18AABEE5" w14:textId="77777777" w:rsidR="00713B2B" w:rsidRDefault="00D04354">
      <w:pPr>
        <w:pStyle w:val="11"/>
      </w:pPr>
      <w:r>
        <w:rPr>
          <w:rFonts w:hint="eastAsia"/>
        </w:rPr>
        <w:t>在不同信息干预策略的影响差异方面，单因素方差分析结果显示，信息投放频率对回收行为的主效应显著，而对回收意愿的影响未达显著水平。这说明高频率的信息投放可能更有助于促进个体的实际回收行为，而在短期内对回收意愿的影响相对较小。语言强度在本研究中的影响未达到显著水平，说明信息措辞的强烈程度并未显著改变回收意愿和回收行为。不同干预策略对个体回收行为的促进作用可能存在一定的相似性，因此单纯依靠信息表达方式的调整可能不足以带来显著的行为改变。</w:t>
      </w:r>
    </w:p>
    <w:p w14:paraId="696A0F29" w14:textId="77777777" w:rsidR="00713B2B" w:rsidRDefault="00D04354">
      <w:pPr>
        <w:pStyle w:val="11"/>
      </w:pPr>
      <w:r>
        <w:rPr>
          <w:rFonts w:hint="eastAsia"/>
        </w:rPr>
        <w:lastRenderedPageBreak/>
        <w:t>进一步的组别</w:t>
      </w:r>
      <w:r>
        <w:rPr>
          <w:rFonts w:hint="eastAsia"/>
        </w:rPr>
        <w:t xml:space="preserve"> </w:t>
      </w:r>
      <w:r>
        <w:rPr>
          <w:rFonts w:hint="eastAsia"/>
        </w:rPr>
        <w:t>×</w:t>
      </w:r>
      <w:r>
        <w:rPr>
          <w:rFonts w:hint="eastAsia"/>
        </w:rPr>
        <w:t xml:space="preserve"> </w:t>
      </w:r>
      <w:r>
        <w:rPr>
          <w:rFonts w:hint="eastAsia"/>
        </w:rPr>
        <w:t>时间交互效应分析结果表明，不同信息干预策略并未显著改变回收意愿和回收行为的变化趋势。所有实验组的回收行为均在</w:t>
      </w:r>
      <w:r>
        <w:rPr>
          <w:rFonts w:hint="eastAsia"/>
        </w:rPr>
        <w:t xml:space="preserve"> T2 </w:t>
      </w:r>
      <w:r>
        <w:rPr>
          <w:rFonts w:hint="eastAsia"/>
        </w:rPr>
        <w:t>时高于</w:t>
      </w:r>
      <w:r>
        <w:rPr>
          <w:rFonts w:hint="eastAsia"/>
        </w:rPr>
        <w:t xml:space="preserve"> T0</w:t>
      </w:r>
      <w:r>
        <w:rPr>
          <w:rFonts w:hint="eastAsia"/>
        </w:rPr>
        <w:t>，但不同组别的增长幅度无显著差异。这可能表明，无论采用何种信息策略，信息干预本身已经对回收行为产生了一定的积极作用，而不同策略之间的短期影响差异并不明显。此外，信息干预的长期效果可能尚未完全展现，或受个体特征和环境因素的影响，使得不同策略的干预效果趋于一致。</w:t>
      </w:r>
    </w:p>
    <w:p w14:paraId="24D48C09" w14:textId="77777777" w:rsidR="00713B2B" w:rsidRDefault="00D04354">
      <w:pPr>
        <w:pStyle w:val="11"/>
      </w:pPr>
      <w:r>
        <w:rPr>
          <w:rFonts w:hint="eastAsia"/>
        </w:rPr>
        <w:t>在人口统计学特征的影响方面，研究结果表明，不同性别、年龄、受教育程度、职业、收入和收包裹频率的个体在信息干预策略下的回收行为表现存在一定差异。在回收意愿（</w:t>
      </w:r>
      <w:r>
        <w:rPr>
          <w:rFonts w:hint="eastAsia"/>
        </w:rPr>
        <w:t>RI</w:t>
      </w:r>
      <w:r>
        <w:rPr>
          <w:rFonts w:hint="eastAsia"/>
        </w:rPr>
        <w:t>）方面，语言强度</w:t>
      </w:r>
      <w:r>
        <w:rPr>
          <w:rFonts w:hint="eastAsia"/>
        </w:rPr>
        <w:t xml:space="preserve"> </w:t>
      </w:r>
      <w:r>
        <w:rPr>
          <w:rFonts w:hint="eastAsia"/>
        </w:rPr>
        <w:t>×</w:t>
      </w:r>
      <w:r>
        <w:rPr>
          <w:rFonts w:hint="eastAsia"/>
        </w:rPr>
        <w:t xml:space="preserve"> </w:t>
      </w:r>
      <w:r>
        <w:rPr>
          <w:rFonts w:hint="eastAsia"/>
        </w:rPr>
        <w:t>受教育程度的交互效应显著，说明不同受教育程度的个体在不同语言强度的信息干预下对回收意愿的变化存在差异。具体而言，硕士研究生及以上学历个体在低频信息干预下的回收行为得分（</w:t>
      </w:r>
      <w:r>
        <w:rPr>
          <w:rFonts w:hint="eastAsia"/>
        </w:rPr>
        <w:t>M = 5.087</w:t>
      </w:r>
      <w:r>
        <w:rPr>
          <w:rFonts w:hint="eastAsia"/>
        </w:rPr>
        <w:t>，</w:t>
      </w:r>
      <w:r>
        <w:rPr>
          <w:rFonts w:hint="eastAsia"/>
        </w:rPr>
        <w:t>SD = 0.811</w:t>
      </w:r>
      <w:r>
        <w:rPr>
          <w:rFonts w:hint="eastAsia"/>
        </w:rPr>
        <w:t>）低于其他学历群体，而在高频信息干预下，该群体的回收行为得分有所上升（</w:t>
      </w:r>
      <w:r>
        <w:rPr>
          <w:rFonts w:hint="eastAsia"/>
        </w:rPr>
        <w:t>M = 5.176</w:t>
      </w:r>
      <w:r>
        <w:rPr>
          <w:rFonts w:hint="eastAsia"/>
        </w:rPr>
        <w:t>，</w:t>
      </w:r>
      <w:r>
        <w:rPr>
          <w:rFonts w:hint="eastAsia"/>
        </w:rPr>
        <w:t>SD = 0.774</w:t>
      </w:r>
      <w:r>
        <w:rPr>
          <w:rFonts w:hint="eastAsia"/>
        </w:rPr>
        <w:t>）。这一结果可能表明，高学历个体对信息干预的敏感度较低，在低频信息刺激下，他们的回收意愿未能得到有效提升，而在高频信息干预下，信息的重复强化可能提高了其对回收行为的关注度和执行意愿。</w:t>
      </w:r>
    </w:p>
    <w:p w14:paraId="090CFD94" w14:textId="77777777" w:rsidR="00713B2B" w:rsidRDefault="00D04354">
      <w:pPr>
        <w:pStyle w:val="11"/>
      </w:pPr>
      <w:r>
        <w:rPr>
          <w:rFonts w:hint="eastAsia"/>
        </w:rPr>
        <w:t>在回收行为（</w:t>
      </w:r>
      <w:r>
        <w:rPr>
          <w:rFonts w:hint="eastAsia"/>
        </w:rPr>
        <w:t>RB</w:t>
      </w:r>
      <w:r>
        <w:rPr>
          <w:rFonts w:hint="eastAsia"/>
        </w:rPr>
        <w:t>）方面，语言强度</w:t>
      </w:r>
      <w:r>
        <w:rPr>
          <w:rFonts w:hint="eastAsia"/>
        </w:rPr>
        <w:t xml:space="preserve"> </w:t>
      </w:r>
      <w:r>
        <w:rPr>
          <w:rFonts w:hint="eastAsia"/>
        </w:rPr>
        <w:t>×</w:t>
      </w:r>
      <w:r>
        <w:rPr>
          <w:rFonts w:hint="eastAsia"/>
        </w:rPr>
        <w:t xml:space="preserve"> </w:t>
      </w:r>
      <w:r>
        <w:rPr>
          <w:rFonts w:hint="eastAsia"/>
        </w:rPr>
        <w:t>收包裹频率的交互效应显著，表明不同收包裹频率的个体对语言强度信息干预的反应存在差异。</w:t>
      </w:r>
      <w:r>
        <w:rPr>
          <w:rFonts w:hint="eastAsia"/>
        </w:rPr>
        <w:t xml:space="preserve">LSD </w:t>
      </w:r>
      <w:r>
        <w:rPr>
          <w:rFonts w:hint="eastAsia"/>
        </w:rPr>
        <w:t>事后检验进一步揭示了具体的组间差异，收包裹频率为</w:t>
      </w:r>
      <w:r>
        <w:rPr>
          <w:rFonts w:hint="eastAsia"/>
        </w:rPr>
        <w:t xml:space="preserve"> 20 </w:t>
      </w:r>
      <w:r>
        <w:rPr>
          <w:rFonts w:hint="eastAsia"/>
        </w:rPr>
        <w:t>件以上</w:t>
      </w:r>
      <w:r>
        <w:rPr>
          <w:rFonts w:hint="eastAsia"/>
        </w:rPr>
        <w:t>/</w:t>
      </w:r>
      <w:r>
        <w:rPr>
          <w:rFonts w:hint="eastAsia"/>
        </w:rPr>
        <w:t>月的个体与</w:t>
      </w:r>
      <w:r>
        <w:rPr>
          <w:rFonts w:hint="eastAsia"/>
        </w:rPr>
        <w:t xml:space="preserve"> 5-10 </w:t>
      </w:r>
      <w:r>
        <w:rPr>
          <w:rFonts w:hint="eastAsia"/>
        </w:rPr>
        <w:t>件</w:t>
      </w:r>
      <w:r>
        <w:rPr>
          <w:rFonts w:hint="eastAsia"/>
        </w:rPr>
        <w:t>/</w:t>
      </w:r>
      <w:r>
        <w:rPr>
          <w:rFonts w:hint="eastAsia"/>
        </w:rPr>
        <w:t>月的个体之间的均值差异显著（</w:t>
      </w:r>
      <w:r>
        <w:rPr>
          <w:rFonts w:hint="eastAsia"/>
        </w:rPr>
        <w:t>p = 0.047</w:t>
      </w:r>
      <w:r>
        <w:rPr>
          <w:rFonts w:hint="eastAsia"/>
        </w:rPr>
        <w:t>），此外，收包裹频率为</w:t>
      </w:r>
      <w:r>
        <w:rPr>
          <w:rFonts w:hint="eastAsia"/>
        </w:rPr>
        <w:t xml:space="preserve"> 20 </w:t>
      </w:r>
      <w:r>
        <w:rPr>
          <w:rFonts w:hint="eastAsia"/>
        </w:rPr>
        <w:t>件以上</w:t>
      </w:r>
      <w:r>
        <w:rPr>
          <w:rFonts w:hint="eastAsia"/>
        </w:rPr>
        <w:t>/</w:t>
      </w:r>
      <w:r>
        <w:rPr>
          <w:rFonts w:hint="eastAsia"/>
        </w:rPr>
        <w:t>月的个体与</w:t>
      </w:r>
      <w:r>
        <w:rPr>
          <w:rFonts w:hint="eastAsia"/>
        </w:rPr>
        <w:t xml:space="preserve"> 0-5 </w:t>
      </w:r>
      <w:r>
        <w:rPr>
          <w:rFonts w:hint="eastAsia"/>
        </w:rPr>
        <w:t>件</w:t>
      </w:r>
      <w:r>
        <w:rPr>
          <w:rFonts w:hint="eastAsia"/>
        </w:rPr>
        <w:t>/</w:t>
      </w:r>
      <w:r>
        <w:rPr>
          <w:rFonts w:hint="eastAsia"/>
        </w:rPr>
        <w:t>月个体的回收行为得分差异亦达到显著水平（</w:t>
      </w:r>
      <w:r>
        <w:rPr>
          <w:rFonts w:hint="eastAsia"/>
        </w:rPr>
        <w:t>p = 0.003</w:t>
      </w:r>
      <w:r>
        <w:rPr>
          <w:rFonts w:hint="eastAsia"/>
        </w:rPr>
        <w:t>）。这一结果表明，收包裹频率较高的个体更容易受到信息干预的影响，可能是因为他们面临更高的包装废弃压力，从而对回收行为的认知和实践更为敏感。尤其是在高强度语言干预的情况下，信息对高频收包裹个体的回收行为促进作用更为明显，说明该群体可能更倾向于在环境信息和社会规范的影响下采取回收行动。</w:t>
      </w:r>
    </w:p>
    <w:p w14:paraId="5268D51B" w14:textId="77777777" w:rsidR="00713B2B" w:rsidRDefault="00D04354">
      <w:pPr>
        <w:pStyle w:val="11"/>
      </w:pPr>
      <w:r>
        <w:rPr>
          <w:rFonts w:hint="eastAsia"/>
        </w:rPr>
        <w:t>总体来看，本研究表明信息干预能够有效提升回收行为，并在一定程度上促进回收意愿，但不同干预策略的影响差异并不显著。信息投放频率的增加有助于提升回收行为，但语言强度的作用相对较弱，且人口统计学变量在信息干预策略的影响过程中起到了一定的调节作用。在短期实验周期内，不同信息策略对回收</w:t>
      </w:r>
      <w:r>
        <w:rPr>
          <w:rFonts w:hint="eastAsia"/>
        </w:rPr>
        <w:lastRenderedPageBreak/>
        <w:t>行为的促进效果较为相似，可能意味着信息干预的效果需要更长时间才能展现出策略间的差异。未来研究可进一步延长实验周期或结合其他干预方式，以深入探讨信息干预对回收行为的长期影响。</w:t>
      </w:r>
    </w:p>
    <w:p w14:paraId="1AC44B72" w14:textId="77777777" w:rsidR="00713B2B" w:rsidRDefault="00713B2B">
      <w:pPr>
        <w:pStyle w:val="a3"/>
      </w:pPr>
    </w:p>
    <w:p w14:paraId="778F17B2" w14:textId="77777777" w:rsidR="00713B2B" w:rsidRDefault="00713B2B">
      <w:pPr>
        <w:pStyle w:val="a3"/>
      </w:pPr>
    </w:p>
    <w:p w14:paraId="478D0C36" w14:textId="77777777" w:rsidR="00713B2B" w:rsidRDefault="00713B2B">
      <w:pPr>
        <w:pStyle w:val="a3"/>
      </w:pPr>
    </w:p>
    <w:p w14:paraId="091A59E6" w14:textId="77777777" w:rsidR="00713B2B" w:rsidRDefault="00713B2B">
      <w:pPr>
        <w:pStyle w:val="a3"/>
      </w:pPr>
    </w:p>
    <w:p w14:paraId="52F77DB5" w14:textId="77777777" w:rsidR="00713B2B" w:rsidRDefault="00713B2B">
      <w:pPr>
        <w:pStyle w:val="a3"/>
      </w:pPr>
    </w:p>
    <w:p w14:paraId="7B9E6895" w14:textId="77777777" w:rsidR="00713B2B" w:rsidRDefault="00713B2B">
      <w:pPr>
        <w:pStyle w:val="a3"/>
      </w:pPr>
    </w:p>
    <w:p w14:paraId="071F288C" w14:textId="77777777" w:rsidR="00713B2B" w:rsidRDefault="00713B2B">
      <w:pPr>
        <w:pStyle w:val="a3"/>
      </w:pPr>
    </w:p>
    <w:p w14:paraId="5163459F" w14:textId="77777777" w:rsidR="00713B2B" w:rsidRDefault="00713B2B">
      <w:pPr>
        <w:pStyle w:val="a3"/>
      </w:pPr>
    </w:p>
    <w:p w14:paraId="6872B888" w14:textId="77777777" w:rsidR="00713B2B" w:rsidRDefault="00713B2B">
      <w:pPr>
        <w:pStyle w:val="a3"/>
      </w:pPr>
    </w:p>
    <w:p w14:paraId="141E1618" w14:textId="77777777" w:rsidR="00713B2B" w:rsidRDefault="00713B2B">
      <w:pPr>
        <w:pStyle w:val="a3"/>
      </w:pPr>
    </w:p>
    <w:p w14:paraId="614264A4" w14:textId="77777777" w:rsidR="00713B2B" w:rsidRDefault="00713B2B">
      <w:pPr>
        <w:pStyle w:val="a3"/>
      </w:pPr>
    </w:p>
    <w:p w14:paraId="4B1BE42F" w14:textId="77777777" w:rsidR="00713B2B" w:rsidRDefault="00713B2B">
      <w:pPr>
        <w:pStyle w:val="a3"/>
      </w:pPr>
    </w:p>
    <w:p w14:paraId="080DBB8A" w14:textId="77777777" w:rsidR="00713B2B" w:rsidRDefault="00713B2B">
      <w:pPr>
        <w:pStyle w:val="a3"/>
      </w:pPr>
    </w:p>
    <w:p w14:paraId="11E05628" w14:textId="77777777" w:rsidR="00713B2B" w:rsidRDefault="00713B2B">
      <w:pPr>
        <w:pStyle w:val="a3"/>
      </w:pPr>
    </w:p>
    <w:p w14:paraId="6655F8C6" w14:textId="77777777" w:rsidR="00713B2B" w:rsidRDefault="00713B2B">
      <w:pPr>
        <w:pStyle w:val="a3"/>
      </w:pPr>
    </w:p>
    <w:p w14:paraId="0B359F45" w14:textId="77777777" w:rsidR="00713B2B" w:rsidRDefault="00713B2B">
      <w:pPr>
        <w:pStyle w:val="a3"/>
      </w:pPr>
    </w:p>
    <w:p w14:paraId="232BDDA7" w14:textId="77777777" w:rsidR="00713B2B" w:rsidRDefault="00713B2B">
      <w:pPr>
        <w:pStyle w:val="a3"/>
      </w:pPr>
    </w:p>
    <w:p w14:paraId="64E3235C" w14:textId="77777777" w:rsidR="00713B2B" w:rsidRDefault="00713B2B">
      <w:pPr>
        <w:pStyle w:val="a3"/>
      </w:pPr>
    </w:p>
    <w:p w14:paraId="78D07C80" w14:textId="77777777" w:rsidR="00713B2B" w:rsidRDefault="00713B2B">
      <w:pPr>
        <w:pStyle w:val="a3"/>
      </w:pPr>
    </w:p>
    <w:p w14:paraId="714532E8" w14:textId="77777777" w:rsidR="00713B2B" w:rsidRDefault="00713B2B">
      <w:pPr>
        <w:pStyle w:val="a3"/>
      </w:pPr>
    </w:p>
    <w:p w14:paraId="06BEEA97" w14:textId="77777777" w:rsidR="00713B2B" w:rsidRDefault="00D04354">
      <w:pPr>
        <w:pStyle w:val="a3"/>
      </w:pPr>
      <w:bookmarkStart w:id="129" w:name="_Toc192688336"/>
      <w:r>
        <w:rPr>
          <w:rFonts w:hint="eastAsia"/>
        </w:rPr>
        <w:lastRenderedPageBreak/>
        <w:t>5</w:t>
      </w:r>
      <w:r>
        <w:t xml:space="preserve"> </w:t>
      </w:r>
      <w:r>
        <w:rPr>
          <w:rFonts w:hint="eastAsia"/>
        </w:rPr>
        <w:t>结论与展望</w:t>
      </w:r>
      <w:bookmarkEnd w:id="129"/>
    </w:p>
    <w:p w14:paraId="653A6384" w14:textId="77777777" w:rsidR="00713B2B" w:rsidRDefault="00D04354">
      <w:pPr>
        <w:pStyle w:val="a"/>
        <w:spacing w:before="156" w:after="156"/>
      </w:pPr>
      <w:bookmarkStart w:id="130" w:name="_Toc192688337"/>
      <w:r>
        <w:rPr>
          <w:rFonts w:hint="eastAsia"/>
        </w:rPr>
        <w:t>5</w:t>
      </w:r>
      <w:r>
        <w:t xml:space="preserve">.1 </w:t>
      </w:r>
      <w:r>
        <w:rPr>
          <w:rFonts w:hint="eastAsia"/>
        </w:rPr>
        <w:t>主要研究结论</w:t>
      </w:r>
      <w:bookmarkEnd w:id="130"/>
    </w:p>
    <w:p w14:paraId="0C08B5CB" w14:textId="77777777" w:rsidR="00713B2B" w:rsidRDefault="00D04354">
      <w:pPr>
        <w:pStyle w:val="11"/>
      </w:pPr>
      <w:r>
        <w:rPr>
          <w:rFonts w:hint="eastAsia"/>
        </w:rPr>
        <w:t>本研究基于拓展计划行为理论，结合信息干预随机对照试验，系统探讨了消费者快递包装回收行为的决策机制及信息干预策略的影响效果。研究分别采用结构方程模型解析回收行为的决策机制，并通过重复测量</w:t>
      </w:r>
      <w:r>
        <w:rPr>
          <w:rFonts w:hint="eastAsia"/>
        </w:rPr>
        <w:t>ANOVA</w:t>
      </w:r>
      <w:r>
        <w:rPr>
          <w:rFonts w:hint="eastAsia"/>
        </w:rPr>
        <w:t>、单因素方差分析及多变量方差分析评估不同信息干预策略的效果及在人口统计学变量中的适用性。研究结论主要包括以下两个方面：</w:t>
      </w:r>
    </w:p>
    <w:p w14:paraId="4532E35E" w14:textId="77777777" w:rsidR="00713B2B" w:rsidRDefault="00D04354">
      <w:pPr>
        <w:pStyle w:val="a1"/>
        <w:spacing w:before="156" w:after="156"/>
      </w:pPr>
      <w:r>
        <w:t xml:space="preserve">5.1.1 </w:t>
      </w:r>
      <w:r>
        <w:rPr>
          <w:rFonts w:hint="eastAsia"/>
        </w:rPr>
        <w:t>消费者快递包装回收行为的决策机制</w:t>
      </w:r>
    </w:p>
    <w:p w14:paraId="4C4976F2" w14:textId="77777777" w:rsidR="00713B2B" w:rsidRDefault="00D04354">
      <w:pPr>
        <w:pStyle w:val="11"/>
      </w:pPr>
      <w:r>
        <w:rPr>
          <w:rFonts w:hint="eastAsia"/>
        </w:rPr>
        <w:t>基于拓展</w:t>
      </w:r>
      <w:r>
        <w:rPr>
          <w:rFonts w:hint="eastAsia"/>
        </w:rPr>
        <w:t xml:space="preserve"> TPB </w:t>
      </w:r>
      <w:r>
        <w:rPr>
          <w:rFonts w:hint="eastAsia"/>
        </w:rPr>
        <w:t>建构的结构方程模型验证了消费者回收行为的决策过程，研究结果表明，该模型具备良好的解释力，回收意愿的形成受到多重因素的影响，同时，外部情境因素也在促进回收行为中起到重要作用。</w:t>
      </w:r>
    </w:p>
    <w:p w14:paraId="39650E09" w14:textId="77777777" w:rsidR="00713B2B" w:rsidRDefault="00D04354">
      <w:pPr>
        <w:pStyle w:val="11"/>
      </w:pPr>
      <w:r>
        <w:rPr>
          <w:rFonts w:hint="eastAsia"/>
        </w:rPr>
        <w:t>（</w:t>
      </w:r>
      <w:r>
        <w:rPr>
          <w:rFonts w:hint="eastAsia"/>
        </w:rPr>
        <w:t>1</w:t>
      </w:r>
      <w:r>
        <w:rPr>
          <w:rFonts w:hint="eastAsia"/>
        </w:rPr>
        <w:t>）回收意愿的形成受态度、知觉行为控制和主观规范的共同影响</w:t>
      </w:r>
    </w:p>
    <w:p w14:paraId="74D84D3A" w14:textId="77777777" w:rsidR="00713B2B" w:rsidRDefault="00D04354">
      <w:pPr>
        <w:pStyle w:val="11"/>
      </w:pPr>
      <w:r>
        <w:rPr>
          <w:rFonts w:hint="eastAsia"/>
        </w:rPr>
        <w:t>研究发现，态度、知觉行为控制及主观规范均对回收意愿呈显著正相关，其中知觉行为控制的影响最为显著（β</w:t>
      </w:r>
      <w:r>
        <w:rPr>
          <w:rFonts w:hint="eastAsia"/>
        </w:rPr>
        <w:t xml:space="preserve"> = 0.474, p = 0.000</w:t>
      </w:r>
      <w:r>
        <w:rPr>
          <w:rFonts w:hint="eastAsia"/>
        </w:rPr>
        <w:t>）。这表明，消费者对自身回收能力的认知（如资源可得性、知识掌握程度、操作便利性等）在决定其回收意愿方面起着关键作用。因此，提高消费者对回收行为的信心、提供清晰的操作指南，并优化设施布局是提升回收意愿的重要策略。此外，态度对回收意愿的影响（β</w:t>
      </w:r>
      <w:r>
        <w:rPr>
          <w:rFonts w:hint="eastAsia"/>
        </w:rPr>
        <w:t xml:space="preserve"> = 0.342</w:t>
      </w:r>
      <w:r>
        <w:rPr>
          <w:rFonts w:hint="eastAsia"/>
        </w:rPr>
        <w:t>）高于主观规范（β</w:t>
      </w:r>
      <w:r>
        <w:rPr>
          <w:rFonts w:hint="eastAsia"/>
        </w:rPr>
        <w:t xml:space="preserve"> = 0.092</w:t>
      </w:r>
      <w:r>
        <w:rPr>
          <w:rFonts w:hint="eastAsia"/>
        </w:rPr>
        <w:t>），说明个体的环保意识和情感驱动在促进回收意愿方面比社会规范更具决定性。然而，尽管主观规范的影响较弱，其对社会期望和群体行为塑造的意义依然重要，表明提升社会支持和行为引导在快递包装回收领域不可忽视。</w:t>
      </w:r>
    </w:p>
    <w:p w14:paraId="2917A1BC" w14:textId="77777777" w:rsidR="00713B2B" w:rsidRDefault="00D04354">
      <w:pPr>
        <w:pStyle w:val="11"/>
      </w:pPr>
      <w:r>
        <w:rPr>
          <w:rFonts w:hint="eastAsia"/>
        </w:rPr>
        <w:t>（</w:t>
      </w:r>
      <w:r>
        <w:rPr>
          <w:rFonts w:hint="eastAsia"/>
        </w:rPr>
        <w:t>2</w:t>
      </w:r>
      <w:r>
        <w:rPr>
          <w:rFonts w:hint="eastAsia"/>
        </w:rPr>
        <w:t>）外部情境因素可降低回收行为障碍，但难以单独促成意愿向行为的转化</w:t>
      </w:r>
    </w:p>
    <w:p w14:paraId="0AA45FEC" w14:textId="77777777" w:rsidR="00713B2B" w:rsidRDefault="00D04354">
      <w:pPr>
        <w:pStyle w:val="11"/>
      </w:pPr>
      <w:r>
        <w:rPr>
          <w:rFonts w:hint="eastAsia"/>
        </w:rPr>
        <w:t>研究进一步发现，外部环境因素（激励措施、回收便利性）对回收行为的促进作用显著，但单一情境优化不足以确保意愿向行为的高效转化。经济激励措施显著提高了消费者的回收积极性，但若缺乏其他辅助机制，回收行为可能难以长期持续。此外，便捷的回收设施能够有效降低回收行为的实施难度，但仍需要结</w:t>
      </w:r>
      <w:r>
        <w:rPr>
          <w:rFonts w:hint="eastAsia"/>
        </w:rPr>
        <w:lastRenderedPageBreak/>
        <w:t>合信息宣传、行为引导等方式，进一步增强消费者的主动性。因此，单一的外部措施难以实现长期的回收习惯塑造，需结合内部动机强化手段，以更有效地促进意愿向行为的转化。</w:t>
      </w:r>
    </w:p>
    <w:p w14:paraId="5F00A42B" w14:textId="77777777" w:rsidR="00713B2B" w:rsidRDefault="00D04354">
      <w:pPr>
        <w:pStyle w:val="11"/>
      </w:pPr>
      <w:r>
        <w:rPr>
          <w:rFonts w:hint="eastAsia"/>
        </w:rPr>
        <w:t>（</w:t>
      </w:r>
      <w:r>
        <w:rPr>
          <w:rFonts w:hint="eastAsia"/>
        </w:rPr>
        <w:t>3</w:t>
      </w:r>
      <w:r>
        <w:rPr>
          <w:rFonts w:hint="eastAsia"/>
        </w:rPr>
        <w:t>）信息宣传在促进意愿向行为转化过程中起到关键作用</w:t>
      </w:r>
    </w:p>
    <w:p w14:paraId="36A6F1BE" w14:textId="77777777" w:rsidR="00713B2B" w:rsidRDefault="00D04354">
      <w:pPr>
        <w:pStyle w:val="11"/>
      </w:pPr>
      <w:r>
        <w:rPr>
          <w:rFonts w:hint="eastAsia"/>
        </w:rPr>
        <w:t>研究结果表明，信息宣传是提升回收行为的重要手段，并在意愿向行为的转化过程中发挥着关键桥梁作用。即使消费者具有较高的回收意愿，若缺乏清晰的指导或必要的动机强化，其行为仍可能停留在意愿阶段。有效的信息宣传能够通过提供具体的行为指引、增强个体的环境责任感，从而提高回收行为的执行可能性。尤其是在环境意识不断增强的背景下，信息宣传不仅能提高公众对快递包装污染的认知，还能强化回收的紧迫性，使其成为更具社会责任感的行为决策。此外，社会规范类的信息干预在增强群体压力和社会认同方面的作用较为突出，能够促使个体在社会环境影响下更主动地进行快递包装回收。</w:t>
      </w:r>
    </w:p>
    <w:p w14:paraId="3D94E3FC" w14:textId="77777777" w:rsidR="00713B2B" w:rsidRDefault="00D04354">
      <w:pPr>
        <w:pStyle w:val="a1"/>
        <w:spacing w:before="156" w:after="156"/>
      </w:pPr>
      <w:r>
        <w:t xml:space="preserve">5.1.2 </w:t>
      </w:r>
      <w:r>
        <w:rPr>
          <w:rFonts w:hint="eastAsia"/>
        </w:rPr>
        <w:t>信息干预策略对回收行为的影响</w:t>
      </w:r>
    </w:p>
    <w:p w14:paraId="13FB0BD9" w14:textId="77777777" w:rsidR="00713B2B" w:rsidRDefault="00D04354">
      <w:pPr>
        <w:pStyle w:val="11"/>
      </w:pPr>
      <w:r>
        <w:rPr>
          <w:rFonts w:hint="eastAsia"/>
        </w:rPr>
        <w:t>本研究进一步采用信息干预实验，探讨不同信息推送策略在促进回收行为方面的效果。实验结果表明，信息干预显著促进了回收行为的提升，不同信息策略的影响效果存在差异，且在人口统计学变量中的适用性不同。</w:t>
      </w:r>
    </w:p>
    <w:p w14:paraId="21023A62" w14:textId="77777777" w:rsidR="00713B2B" w:rsidRDefault="00D04354">
      <w:pPr>
        <w:pStyle w:val="11"/>
      </w:pPr>
      <w:r>
        <w:rPr>
          <w:rFonts w:hint="eastAsia"/>
        </w:rPr>
        <w:t>（</w:t>
      </w:r>
      <w:r>
        <w:rPr>
          <w:rFonts w:hint="eastAsia"/>
        </w:rPr>
        <w:t>1</w:t>
      </w:r>
      <w:r>
        <w:rPr>
          <w:rFonts w:hint="eastAsia"/>
        </w:rPr>
        <w:t>）信息干预显著提升回收行为，但对回收意愿的直接影响有限</w:t>
      </w:r>
    </w:p>
    <w:p w14:paraId="6D867E11" w14:textId="77777777" w:rsidR="00713B2B" w:rsidRDefault="00D04354">
      <w:pPr>
        <w:pStyle w:val="11"/>
      </w:pPr>
      <w:r>
        <w:rPr>
          <w:rFonts w:hint="eastAsia"/>
        </w:rPr>
        <w:t>研究发现，信息干预能有效提升回收行为，但对回收意愿的直接影响不显著。实验后期，各组的回收行为得分显著高于实验前，但回收意愿的变化未达到显著水平。这一结果表明，信息干预的核心作用在于外部行为塑造，而非直接改变消费者的内在意愿。此外，成对比较分析显示，不同信息策略的干预效果在实验后期趋于收敛，说明长期的信息强化能够促进行为习惯的养成。</w:t>
      </w:r>
      <w:r>
        <w:rPr>
          <w:rFonts w:hint="eastAsia"/>
        </w:rPr>
        <w:t xml:space="preserve"> </w:t>
      </w:r>
    </w:p>
    <w:p w14:paraId="5B9F426B" w14:textId="77777777" w:rsidR="00713B2B" w:rsidRDefault="00D04354">
      <w:pPr>
        <w:pStyle w:val="11"/>
      </w:pPr>
      <w:r>
        <w:rPr>
          <w:rFonts w:hint="eastAsia"/>
        </w:rPr>
        <w:t>（</w:t>
      </w:r>
      <w:r>
        <w:rPr>
          <w:rFonts w:hint="eastAsia"/>
        </w:rPr>
        <w:t>2</w:t>
      </w:r>
      <w:r>
        <w:rPr>
          <w:rFonts w:hint="eastAsia"/>
        </w:rPr>
        <w:t>）不同类型的信息干预策略的效果存在差异，高频推送更有效</w:t>
      </w:r>
    </w:p>
    <w:p w14:paraId="07C3E09C" w14:textId="77777777" w:rsidR="00713B2B" w:rsidRDefault="00D04354">
      <w:pPr>
        <w:pStyle w:val="11"/>
      </w:pPr>
      <w:r>
        <w:rPr>
          <w:rFonts w:hint="eastAsia"/>
        </w:rPr>
        <w:t>实验结果表明，高频信息干预较低频信息干预更能促进回收行为，可能是由于高频信息能够强化个体的行为意识，使信息在消费者决策中的权重更高。然而，信息类别和推送频率的交互效应未达到显著水平，说明不同信息类型在不同推送频率下的效果保持相对稳定。</w:t>
      </w:r>
    </w:p>
    <w:p w14:paraId="008C7D11" w14:textId="77777777" w:rsidR="00713B2B" w:rsidRDefault="00D04354">
      <w:pPr>
        <w:pStyle w:val="11"/>
      </w:pPr>
      <w:r>
        <w:rPr>
          <w:rFonts w:hint="eastAsia"/>
        </w:rPr>
        <w:t>（</w:t>
      </w:r>
      <w:r>
        <w:rPr>
          <w:rFonts w:hint="eastAsia"/>
        </w:rPr>
        <w:t>3</w:t>
      </w:r>
      <w:r>
        <w:rPr>
          <w:rFonts w:hint="eastAsia"/>
        </w:rPr>
        <w:t>）信息干预在不同人口群体中的影响存在显著差异</w:t>
      </w:r>
    </w:p>
    <w:p w14:paraId="28A6B817" w14:textId="77777777" w:rsidR="00713B2B" w:rsidRDefault="00D04354">
      <w:pPr>
        <w:pStyle w:val="11"/>
      </w:pPr>
      <w:r>
        <w:rPr>
          <w:rFonts w:hint="eastAsia"/>
        </w:rPr>
        <w:lastRenderedPageBreak/>
        <w:t>信息干预的效果在不同人口群体中的适用性不同，其中，受教育程度和收包裹频率是关键调节因素。受教育程度：语言强度</w:t>
      </w:r>
      <w:r>
        <w:rPr>
          <w:rFonts w:hint="eastAsia"/>
        </w:rPr>
        <w:t xml:space="preserve"> </w:t>
      </w:r>
      <w:r>
        <w:rPr>
          <w:rFonts w:hint="eastAsia"/>
        </w:rPr>
        <w:t>×</w:t>
      </w:r>
      <w:r>
        <w:rPr>
          <w:rFonts w:hint="eastAsia"/>
        </w:rPr>
        <w:t xml:space="preserve"> </w:t>
      </w:r>
      <w:r>
        <w:rPr>
          <w:rFonts w:hint="eastAsia"/>
        </w:rPr>
        <w:t>受教育程度的交互效应显著，硕士研究生及以上学历个体在低频信息干预下的回收行为得分较低（</w:t>
      </w:r>
      <w:r>
        <w:rPr>
          <w:rFonts w:hint="eastAsia"/>
        </w:rPr>
        <w:t>M = 5.087</w:t>
      </w:r>
      <w:r>
        <w:rPr>
          <w:rFonts w:hint="eastAsia"/>
        </w:rPr>
        <w:t>，</w:t>
      </w:r>
      <w:r>
        <w:rPr>
          <w:rFonts w:hint="eastAsia"/>
        </w:rPr>
        <w:t>SD = 0.811</w:t>
      </w:r>
      <w:r>
        <w:rPr>
          <w:rFonts w:hint="eastAsia"/>
        </w:rPr>
        <w:t>），但在高频信息干预下有所提升（</w:t>
      </w:r>
      <w:r>
        <w:rPr>
          <w:rFonts w:hint="eastAsia"/>
        </w:rPr>
        <w:t>M = 5.176</w:t>
      </w:r>
      <w:r>
        <w:rPr>
          <w:rFonts w:hint="eastAsia"/>
        </w:rPr>
        <w:t>，</w:t>
      </w:r>
      <w:r>
        <w:rPr>
          <w:rFonts w:hint="eastAsia"/>
        </w:rPr>
        <w:t>SD = 0.774</w:t>
      </w:r>
      <w:r>
        <w:rPr>
          <w:rFonts w:hint="eastAsia"/>
        </w:rPr>
        <w:t>），表明高学历个体可能需要更强的信息刺激才能提高回收行为。收包裹频率：语言强度</w:t>
      </w:r>
      <w:r>
        <w:rPr>
          <w:rFonts w:hint="eastAsia"/>
        </w:rPr>
        <w:t xml:space="preserve"> </w:t>
      </w:r>
      <w:r>
        <w:rPr>
          <w:rFonts w:hint="eastAsia"/>
        </w:rPr>
        <w:t>×</w:t>
      </w:r>
      <w:r>
        <w:rPr>
          <w:rFonts w:hint="eastAsia"/>
        </w:rPr>
        <w:t xml:space="preserve"> </w:t>
      </w:r>
      <w:r>
        <w:rPr>
          <w:rFonts w:hint="eastAsia"/>
        </w:rPr>
        <w:t>收包裹频率的交互效应显著，收包裹频率较高（</w:t>
      </w:r>
      <w:r>
        <w:rPr>
          <w:rFonts w:hint="eastAsia"/>
        </w:rPr>
        <w:t xml:space="preserve">20 </w:t>
      </w:r>
      <w:r>
        <w:rPr>
          <w:rFonts w:hint="eastAsia"/>
        </w:rPr>
        <w:t>件以上</w:t>
      </w:r>
      <w:r>
        <w:rPr>
          <w:rFonts w:hint="eastAsia"/>
        </w:rPr>
        <w:t>/</w:t>
      </w:r>
      <w:r>
        <w:rPr>
          <w:rFonts w:hint="eastAsia"/>
        </w:rPr>
        <w:t>月）的个体与低收包裹频率（</w:t>
      </w:r>
      <w:r>
        <w:rPr>
          <w:rFonts w:hint="eastAsia"/>
        </w:rPr>
        <w:t xml:space="preserve">0-5 </w:t>
      </w:r>
      <w:r>
        <w:rPr>
          <w:rFonts w:hint="eastAsia"/>
        </w:rPr>
        <w:t>件</w:t>
      </w:r>
      <w:r>
        <w:rPr>
          <w:rFonts w:hint="eastAsia"/>
        </w:rPr>
        <w:t>/</w:t>
      </w:r>
      <w:r>
        <w:rPr>
          <w:rFonts w:hint="eastAsia"/>
        </w:rPr>
        <w:t>月）个体之间的回收行为得分存在显著差异（</w:t>
      </w:r>
      <w:r>
        <w:rPr>
          <w:rFonts w:hint="eastAsia"/>
        </w:rPr>
        <w:t>p = 0.003</w:t>
      </w:r>
      <w:r>
        <w:rPr>
          <w:rFonts w:hint="eastAsia"/>
        </w:rPr>
        <w:t>），表明高收包裹频率个体更容易受到信息干预影响。</w:t>
      </w:r>
    </w:p>
    <w:p w14:paraId="1EF105B4" w14:textId="77777777" w:rsidR="00713B2B" w:rsidRDefault="00D04354">
      <w:pPr>
        <w:pStyle w:val="a"/>
        <w:spacing w:before="156" w:after="156"/>
      </w:pPr>
      <w:bookmarkStart w:id="131" w:name="_Toc192688338"/>
      <w:r>
        <w:rPr>
          <w:rFonts w:hint="eastAsia"/>
        </w:rPr>
        <w:t>5.2</w:t>
      </w:r>
      <w:r>
        <w:t xml:space="preserve"> </w:t>
      </w:r>
      <w:r>
        <w:rPr>
          <w:rFonts w:hint="eastAsia"/>
        </w:rPr>
        <w:t>管理启示与建议</w:t>
      </w:r>
      <w:bookmarkEnd w:id="131"/>
    </w:p>
    <w:p w14:paraId="1F7483FA" w14:textId="77777777" w:rsidR="00713B2B" w:rsidRDefault="00D04354">
      <w:pPr>
        <w:pStyle w:val="11"/>
      </w:pPr>
      <w:r>
        <w:rPr>
          <w:rFonts w:hint="eastAsia"/>
        </w:rPr>
        <w:t>本研究围绕快递包装回收行为，探讨了回收意愿的形成机制及信息干预策略的影响效果，研究发现，提高回收率需要从优化消费者认知、改善回收环境及精准信息干预等多个方面入手，以形成系统性的回收促进体系。基于此，提出以下针对三个关键利益相关者：政府、企业和消费者的管理启示与建议。</w:t>
      </w:r>
    </w:p>
    <w:p w14:paraId="53F7C4C8" w14:textId="77777777" w:rsidR="00713B2B" w:rsidRDefault="00D04354">
      <w:pPr>
        <w:pStyle w:val="11"/>
      </w:pPr>
      <w:r>
        <w:rPr>
          <w:rFonts w:hint="eastAsia"/>
        </w:rPr>
        <w:t>对于政府而言，本研究强调了推动快递包装回收的政策制定和信息干预的重要性。政府应当加强环境教育和宣传策略，优化信息干预手段，提高公众对快递包装回收的认知与行为参与度。研究结果表明，高频信息干预较低频信息干预更有效，因此政府可利用社交媒体、政府公告、社区宣传等方式，定期推送快递包装回收的相关信息，强化公众的环保意识。此外，政府可制定激励措施，如税收减免、补贴政策，鼓励企业和消费者积极参与回收行动。研究发现，信息宣传能够促进回收意愿向行为的转化，因此政府可开发智能化信息平台，提供可视化的回收数据反馈，使消费者能直观了解自身行为对环境的贡献。此外，为提高回收便利性，政府可增加快递包装回收设施的覆盖范围，如在居民区、写字楼、商场等公共区域设立专门的回收点，并结合智能回收设备，提高回收效率。通过这些措施，政府不仅能够促进资源的循环利用，还能提升全民的环保意识，为可持续发展奠定坚实的基础。</w:t>
      </w:r>
    </w:p>
    <w:p w14:paraId="6344FC44" w14:textId="77777777" w:rsidR="00713B2B" w:rsidRDefault="00D04354">
      <w:pPr>
        <w:pStyle w:val="11"/>
      </w:pPr>
      <w:r>
        <w:rPr>
          <w:rFonts w:hint="eastAsia"/>
        </w:rPr>
        <w:t>企业作为快递行业的重要参与者，也应当在快递包装回收中承担起相应的责任，并在信息干预策略上发挥积极作用。本研究发现，不同信息干预策略在不同群体中的影响存在差异，因此企业应结合用户特征，精准优化信息干预内容。例</w:t>
      </w:r>
      <w:r>
        <w:rPr>
          <w:rFonts w:hint="eastAsia"/>
        </w:rPr>
        <w:lastRenderedPageBreak/>
        <w:t>如，针对高收包裹频率的消费者，可通过高频推送的方式，提高其回收意愿；针对高学历消费者，可通过数据可视化、互动学习等方式增强信息的影响力。企业还可以通过透明的信息宣传，向消费者传达包装材料的可回收性和环境影响，使其更清楚地了解回收的必要性。此外，企业可在产品包装创新上加大投入，设计可重复使用或可降解的环保包装，减少包装浪费，并增强回收的便捷性。这样的措施不仅有助于提升企业的社会形象，还能在竞争中占据有利位置，满足日益增长的环境保护需求。</w:t>
      </w:r>
    </w:p>
    <w:p w14:paraId="688EA97F" w14:textId="77777777" w:rsidR="00713B2B" w:rsidRDefault="00D04354">
      <w:pPr>
        <w:pStyle w:val="11"/>
      </w:pPr>
      <w:r>
        <w:rPr>
          <w:rFonts w:hint="eastAsia"/>
        </w:rPr>
        <w:t>对于消费者而言，作为最终决策者，其行为和态度对快递包装回收的成效至关重要。本研究提示消费者在回收行为中的重要角色，鼓励他们在信息干预的指导下主动养成回收习惯。研究表明，社会规范类的信息干预能够提升消费者的群体责任感，因此消费者可在社交平台分享回收经验、参与社区回收活动，形成良好的环保氛围。此外，研究发现，高收包裹频率群体对信息干预的响应较高，因此这类消费者可主动关注电商平台、物流企业的回收政策，积极使用绿色回收服务，如循环包装、共享包装箱等。同时，消费者也应关注企业的可持续性实践，支持那些在回收与环保方面有积极行动的品牌，从而在市场中形成对可持续消费的选择偏好，推动整体环保意识的提升。</w:t>
      </w:r>
    </w:p>
    <w:p w14:paraId="44096373" w14:textId="77777777" w:rsidR="00713B2B" w:rsidRDefault="00D04354">
      <w:pPr>
        <w:pStyle w:val="a"/>
        <w:spacing w:before="156" w:after="156"/>
      </w:pPr>
      <w:bookmarkStart w:id="132" w:name="_Toc192688339"/>
      <w:r>
        <w:rPr>
          <w:rFonts w:hint="eastAsia"/>
        </w:rPr>
        <w:t>5.3</w:t>
      </w:r>
      <w:r>
        <w:t xml:space="preserve"> </w:t>
      </w:r>
      <w:r>
        <w:rPr>
          <w:rFonts w:hint="eastAsia"/>
        </w:rPr>
        <w:t>研究局限与展望</w:t>
      </w:r>
      <w:bookmarkEnd w:id="132"/>
    </w:p>
    <w:p w14:paraId="37390559" w14:textId="77777777" w:rsidR="00713B2B" w:rsidRDefault="00D04354">
      <w:pPr>
        <w:pStyle w:val="11"/>
      </w:pPr>
      <w:r>
        <w:rPr>
          <w:rFonts w:hint="eastAsia"/>
        </w:rPr>
        <w:t>尽管本研究揭示了快递包装回收行为的决策机制及信息干预策略的影响，但仍存在一定局限性。首先，研究样本主要来源于特定地区，尽管我们尝试收集来自不同背景和地区的消费者数据，以增强样本的广泛性和代表性，但所选取的样本可能仍然未能充分反映出整体消费者的全貌。鉴于快递包装回收行为可能深受地域文化、经济发展水平以及当地政策环境等多重因素的影响。因此，未来的研究可以扩大样本范围，涵盖更多不同背景的参与者，以提升研究结果的普遍适用性和可靠性。其次，研究采用短期实验设计，未能充分考察信息干预对回收行为的长期影响，未来可通过长期追踪研究，探索干预策略的可持续效果。此外，本研究主要考察了单一信息干预策略的影响，而现实情境中，多种干预手段可能存在交互作用，未来可进一步研究不同干预策略的组合效应，以优化干预方案。</w:t>
      </w:r>
    </w:p>
    <w:p w14:paraId="218F079E" w14:textId="77777777" w:rsidR="00713B2B" w:rsidRDefault="00D04354">
      <w:pPr>
        <w:pStyle w:val="11"/>
      </w:pPr>
      <w:r>
        <w:rPr>
          <w:rFonts w:hint="eastAsia"/>
        </w:rPr>
        <w:t>最后，本研究虽然在计划行为理论和情境因素的结合上进行了探索，但仍未</w:t>
      </w:r>
      <w:r>
        <w:rPr>
          <w:rFonts w:hint="eastAsia"/>
        </w:rPr>
        <w:lastRenderedPageBreak/>
        <w:t>考虑到其他可能影响消费者快递包装回收行为的因素。例如，社会文化背景、个体价值观以及时效性等因素，在不同情境下均可能对消费者的快递包装回收行为产生重要影响。因此，未来的研究可以进一步引入其他理论框架，如社会文化理论、价值观理论等，进行多层次、多角度的综合分析，以更全面、深入地理解影响快递包装回收行为的复杂机制和多样因素。这样的研究不仅能够提升我们对该问题的认识水平，还能为制定更有效的快递包装回收政策和策略提供更为坚实的理论基础。</w:t>
      </w:r>
    </w:p>
    <w:p w14:paraId="0723FB8A" w14:textId="77777777" w:rsidR="00713B2B" w:rsidRDefault="00713B2B">
      <w:pPr>
        <w:spacing w:line="360" w:lineRule="auto"/>
        <w:ind w:firstLineChars="200" w:firstLine="480"/>
        <w:rPr>
          <w:rFonts w:ascii="SimSun" w:eastAsia="SimSun" w:hAnsi="SimSun" w:cs="SimSun"/>
          <w:sz w:val="24"/>
        </w:rPr>
      </w:pPr>
    </w:p>
    <w:p w14:paraId="0A758705" w14:textId="77777777" w:rsidR="00713B2B" w:rsidRDefault="00713B2B">
      <w:pPr>
        <w:spacing w:line="360" w:lineRule="auto"/>
        <w:ind w:firstLineChars="200" w:firstLine="480"/>
        <w:rPr>
          <w:rFonts w:ascii="SimSun" w:eastAsia="SimSun" w:hAnsi="SimSun" w:cs="SimSun"/>
          <w:sz w:val="24"/>
        </w:rPr>
      </w:pPr>
    </w:p>
    <w:p w14:paraId="59C992E5" w14:textId="77777777" w:rsidR="00713B2B" w:rsidRDefault="00713B2B">
      <w:pPr>
        <w:spacing w:line="360" w:lineRule="auto"/>
        <w:ind w:firstLineChars="200" w:firstLine="480"/>
        <w:rPr>
          <w:rFonts w:ascii="SimSun" w:eastAsia="SimSun" w:hAnsi="SimSun" w:cs="SimSun"/>
          <w:sz w:val="24"/>
        </w:rPr>
      </w:pPr>
    </w:p>
    <w:p w14:paraId="2515515B" w14:textId="77777777" w:rsidR="00713B2B" w:rsidRDefault="00713B2B">
      <w:pPr>
        <w:spacing w:line="360" w:lineRule="auto"/>
        <w:ind w:firstLineChars="200" w:firstLine="480"/>
        <w:rPr>
          <w:rFonts w:ascii="SimSun" w:eastAsia="SimSun" w:hAnsi="SimSun" w:cs="SimSun"/>
          <w:sz w:val="24"/>
        </w:rPr>
      </w:pPr>
    </w:p>
    <w:p w14:paraId="3DDED4B2" w14:textId="77777777" w:rsidR="00713B2B" w:rsidRDefault="00713B2B">
      <w:pPr>
        <w:spacing w:line="360" w:lineRule="auto"/>
        <w:ind w:firstLineChars="200" w:firstLine="480"/>
        <w:rPr>
          <w:rFonts w:ascii="SimSun" w:eastAsia="SimSun" w:hAnsi="SimSun" w:cs="SimSun"/>
          <w:sz w:val="24"/>
        </w:rPr>
      </w:pPr>
    </w:p>
    <w:p w14:paraId="289272D4" w14:textId="77777777" w:rsidR="00713B2B" w:rsidRDefault="00713B2B">
      <w:pPr>
        <w:spacing w:line="360" w:lineRule="auto"/>
        <w:ind w:firstLineChars="200" w:firstLine="480"/>
        <w:rPr>
          <w:rFonts w:ascii="SimSun" w:eastAsia="SimSun" w:hAnsi="SimSun" w:cs="SimSun"/>
          <w:sz w:val="24"/>
        </w:rPr>
      </w:pPr>
    </w:p>
    <w:p w14:paraId="154BF168" w14:textId="77777777" w:rsidR="00713B2B" w:rsidRDefault="00713B2B">
      <w:pPr>
        <w:spacing w:line="360" w:lineRule="auto"/>
        <w:ind w:firstLineChars="200" w:firstLine="480"/>
        <w:rPr>
          <w:rFonts w:ascii="SimSun" w:eastAsia="SimSun" w:hAnsi="SimSun" w:cs="SimSun"/>
          <w:sz w:val="24"/>
        </w:rPr>
      </w:pPr>
    </w:p>
    <w:p w14:paraId="1D78D3B6" w14:textId="77777777" w:rsidR="00713B2B" w:rsidRDefault="00713B2B">
      <w:pPr>
        <w:spacing w:line="360" w:lineRule="auto"/>
        <w:ind w:firstLineChars="200" w:firstLine="480"/>
        <w:rPr>
          <w:rFonts w:ascii="SimSun" w:eastAsia="SimSun" w:hAnsi="SimSun" w:cs="SimSun"/>
          <w:sz w:val="24"/>
        </w:rPr>
      </w:pPr>
    </w:p>
    <w:p w14:paraId="3F5EB80C" w14:textId="77777777" w:rsidR="00713B2B" w:rsidRDefault="00713B2B">
      <w:pPr>
        <w:spacing w:line="360" w:lineRule="auto"/>
        <w:ind w:firstLineChars="200" w:firstLine="480"/>
        <w:rPr>
          <w:rFonts w:ascii="SimSun" w:eastAsia="SimSun" w:hAnsi="SimSun" w:cs="SimSun"/>
          <w:sz w:val="24"/>
        </w:rPr>
      </w:pPr>
    </w:p>
    <w:p w14:paraId="2FC7706A" w14:textId="77777777" w:rsidR="00713B2B" w:rsidRDefault="00713B2B">
      <w:pPr>
        <w:spacing w:line="360" w:lineRule="auto"/>
        <w:ind w:firstLineChars="200" w:firstLine="480"/>
        <w:rPr>
          <w:rFonts w:ascii="SimSun" w:eastAsia="SimSun" w:hAnsi="SimSun" w:cs="SimSun"/>
          <w:sz w:val="24"/>
        </w:rPr>
      </w:pPr>
    </w:p>
    <w:p w14:paraId="11305400" w14:textId="77777777" w:rsidR="00713B2B" w:rsidRDefault="00713B2B">
      <w:pPr>
        <w:spacing w:line="360" w:lineRule="auto"/>
        <w:ind w:firstLineChars="200" w:firstLine="480"/>
        <w:rPr>
          <w:rFonts w:ascii="SimSun" w:eastAsia="SimSun" w:hAnsi="SimSun" w:cs="SimSun"/>
          <w:sz w:val="24"/>
        </w:rPr>
      </w:pPr>
    </w:p>
    <w:p w14:paraId="06132E0A" w14:textId="77777777" w:rsidR="00713B2B" w:rsidRDefault="00713B2B">
      <w:pPr>
        <w:spacing w:line="360" w:lineRule="auto"/>
        <w:ind w:firstLineChars="200" w:firstLine="480"/>
        <w:rPr>
          <w:rFonts w:ascii="SimSun" w:eastAsia="SimSun" w:hAnsi="SimSun" w:cs="SimSun"/>
          <w:sz w:val="24"/>
        </w:rPr>
      </w:pPr>
    </w:p>
    <w:p w14:paraId="28D9E54A" w14:textId="77777777" w:rsidR="00713B2B" w:rsidRDefault="00713B2B">
      <w:pPr>
        <w:spacing w:line="360" w:lineRule="auto"/>
        <w:ind w:firstLineChars="200" w:firstLine="480"/>
        <w:rPr>
          <w:rFonts w:ascii="SimSun" w:eastAsia="SimSun" w:hAnsi="SimSun" w:cs="SimSun"/>
          <w:sz w:val="24"/>
        </w:rPr>
      </w:pPr>
    </w:p>
    <w:p w14:paraId="4A3E0F70" w14:textId="77777777" w:rsidR="00713B2B" w:rsidRDefault="00713B2B">
      <w:pPr>
        <w:spacing w:line="360" w:lineRule="auto"/>
        <w:ind w:firstLineChars="200" w:firstLine="480"/>
        <w:rPr>
          <w:rFonts w:ascii="SimSun" w:eastAsia="SimSun" w:hAnsi="SimSun" w:cs="SimSun"/>
          <w:sz w:val="24"/>
        </w:rPr>
      </w:pPr>
    </w:p>
    <w:p w14:paraId="49E3276F" w14:textId="77777777" w:rsidR="00713B2B" w:rsidRDefault="00713B2B">
      <w:pPr>
        <w:spacing w:line="360" w:lineRule="auto"/>
        <w:ind w:firstLineChars="200" w:firstLine="480"/>
        <w:rPr>
          <w:rFonts w:ascii="SimSun" w:eastAsia="SimSun" w:hAnsi="SimSun" w:cs="SimSun"/>
          <w:sz w:val="24"/>
        </w:rPr>
      </w:pPr>
    </w:p>
    <w:p w14:paraId="2A6CAECF" w14:textId="77777777" w:rsidR="00713B2B" w:rsidRDefault="00713B2B">
      <w:pPr>
        <w:spacing w:line="360" w:lineRule="auto"/>
        <w:ind w:firstLineChars="200" w:firstLine="480"/>
        <w:rPr>
          <w:rFonts w:ascii="SimSun" w:eastAsia="SimSun" w:hAnsi="SimSun" w:cs="SimSun"/>
          <w:sz w:val="24"/>
        </w:rPr>
      </w:pPr>
    </w:p>
    <w:p w14:paraId="267AFABE" w14:textId="77777777" w:rsidR="00713B2B" w:rsidRDefault="00713B2B">
      <w:pPr>
        <w:spacing w:line="360" w:lineRule="auto"/>
        <w:ind w:firstLineChars="200" w:firstLine="480"/>
        <w:rPr>
          <w:rFonts w:ascii="SimSun" w:eastAsia="SimSun" w:hAnsi="SimSun" w:cs="SimSun"/>
          <w:sz w:val="24"/>
        </w:rPr>
      </w:pPr>
    </w:p>
    <w:p w14:paraId="56F1FFB2" w14:textId="77777777" w:rsidR="00713B2B" w:rsidRDefault="00713B2B">
      <w:pPr>
        <w:spacing w:line="360" w:lineRule="auto"/>
        <w:ind w:firstLineChars="200" w:firstLine="480"/>
        <w:rPr>
          <w:rFonts w:ascii="SimSun" w:eastAsia="SimSun" w:hAnsi="SimSun" w:cs="SimSun"/>
          <w:sz w:val="24"/>
        </w:rPr>
      </w:pPr>
    </w:p>
    <w:p w14:paraId="1CEB441B" w14:textId="77777777" w:rsidR="00713B2B" w:rsidRDefault="00713B2B">
      <w:pPr>
        <w:spacing w:line="360" w:lineRule="auto"/>
        <w:ind w:firstLineChars="200" w:firstLine="480"/>
        <w:rPr>
          <w:rFonts w:ascii="SimSun" w:eastAsia="SimSun" w:hAnsi="SimSun" w:cs="SimSun"/>
          <w:sz w:val="24"/>
        </w:rPr>
      </w:pPr>
    </w:p>
    <w:p w14:paraId="08A07DA1" w14:textId="77777777" w:rsidR="00713B2B" w:rsidRDefault="00713B2B">
      <w:pPr>
        <w:spacing w:line="360" w:lineRule="auto"/>
        <w:ind w:firstLineChars="200" w:firstLine="480"/>
        <w:rPr>
          <w:rFonts w:ascii="SimSun" w:eastAsia="SimSun" w:hAnsi="SimSun" w:cs="SimSun"/>
          <w:sz w:val="24"/>
        </w:rPr>
      </w:pPr>
    </w:p>
    <w:p w14:paraId="10003759" w14:textId="77777777" w:rsidR="00713B2B" w:rsidRDefault="00713B2B">
      <w:pPr>
        <w:spacing w:line="360" w:lineRule="auto"/>
        <w:ind w:firstLineChars="200" w:firstLine="480"/>
        <w:rPr>
          <w:rFonts w:ascii="SimSun" w:eastAsia="SimSun" w:hAnsi="SimSun" w:cs="SimSun"/>
          <w:sz w:val="24"/>
        </w:rPr>
      </w:pPr>
    </w:p>
    <w:p w14:paraId="73580B19" w14:textId="77777777" w:rsidR="00713B2B" w:rsidRDefault="00713B2B">
      <w:pPr>
        <w:spacing w:line="360" w:lineRule="auto"/>
        <w:rPr>
          <w:rFonts w:ascii="SimSun" w:eastAsia="SimSun" w:hAnsi="SimSun" w:cs="SimSun"/>
          <w:sz w:val="24"/>
        </w:rPr>
      </w:pPr>
    </w:p>
    <w:p w14:paraId="13AEC003" w14:textId="77777777" w:rsidR="00713B2B" w:rsidRDefault="00D04354">
      <w:pPr>
        <w:pStyle w:val="a3"/>
      </w:pPr>
      <w:bookmarkStart w:id="133" w:name="_Toc192688340"/>
      <w:r>
        <w:rPr>
          <w:rFonts w:hint="eastAsia"/>
        </w:rPr>
        <w:lastRenderedPageBreak/>
        <w:t>参考文献</w:t>
      </w:r>
      <w:bookmarkEnd w:id="133"/>
    </w:p>
    <w:p w14:paraId="3208E55E" w14:textId="77777777" w:rsidR="00713B2B" w:rsidRDefault="00D04354">
      <w:pPr>
        <w:pStyle w:val="FootnoteText"/>
        <w:numPr>
          <w:ilvl w:val="0"/>
          <w:numId w:val="2"/>
        </w:numPr>
        <w:spacing w:line="360" w:lineRule="auto"/>
        <w:jc w:val="both"/>
        <w:rPr>
          <w:rFonts w:ascii="Times New Roman" w:hAnsi="Times New Roman" w:cs="Times New Roman"/>
          <w:sz w:val="21"/>
          <w:szCs w:val="21"/>
        </w:rPr>
      </w:pPr>
      <w:bookmarkStart w:id="134" w:name="_Ref188948550"/>
      <w:bookmarkStart w:id="135" w:name="_Ref170819801"/>
      <w:r>
        <w:rPr>
          <w:rFonts w:ascii="Times New Roman" w:hAnsi="Times New Roman" w:cs="Times New Roman"/>
          <w:sz w:val="21"/>
          <w:szCs w:val="21"/>
        </w:rPr>
        <w:t>Stephanie Chevalier. Retail e-commerce sales worldwide from 2014 to 2027[R]. Statista, 2024.</w:t>
      </w:r>
      <w:bookmarkEnd w:id="134"/>
    </w:p>
    <w:p w14:paraId="1A541C6B"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36" w:name="_Ref188948580"/>
      <w:r>
        <w:rPr>
          <w:rFonts w:ascii="Times New Roman" w:hAnsi="Times New Roman" w:cs="SimSun" w:hint="eastAsia"/>
          <w:sz w:val="21"/>
          <w:szCs w:val="21"/>
        </w:rPr>
        <w:t>国家统计局</w:t>
      </w:r>
      <w:r>
        <w:rPr>
          <w:rFonts w:ascii="Times New Roman" w:hAnsi="Times New Roman" w:cs="SimSun" w:hint="eastAsia"/>
          <w:sz w:val="21"/>
          <w:szCs w:val="21"/>
        </w:rPr>
        <w:t>.</w:t>
      </w:r>
      <w:r>
        <w:rPr>
          <w:rFonts w:ascii="Times New Roman" w:hAnsi="Times New Roman" w:cs="SimSun"/>
          <w:sz w:val="21"/>
          <w:szCs w:val="21"/>
        </w:rPr>
        <w:t xml:space="preserve"> </w:t>
      </w:r>
      <w:r>
        <w:rPr>
          <w:rFonts w:ascii="Times New Roman" w:hAnsi="Times New Roman" w:cs="SimSun" w:hint="eastAsia"/>
          <w:sz w:val="21"/>
          <w:szCs w:val="21"/>
        </w:rPr>
        <w:t>《中华人民共和国</w:t>
      </w:r>
      <w:r>
        <w:rPr>
          <w:rFonts w:ascii="Times New Roman" w:hAnsi="Times New Roman"/>
          <w:sz w:val="21"/>
          <w:szCs w:val="21"/>
        </w:rPr>
        <w:t>2023</w:t>
      </w:r>
      <w:r>
        <w:rPr>
          <w:rFonts w:ascii="Times New Roman" w:hAnsi="Times New Roman" w:cs="SimSun" w:hint="eastAsia"/>
          <w:sz w:val="21"/>
          <w:szCs w:val="21"/>
        </w:rPr>
        <w:t>年国民经济和社会发展统计公报》</w:t>
      </w:r>
      <w:r>
        <w:rPr>
          <w:rFonts w:ascii="Times New Roman" w:hAnsi="Times New Roman"/>
          <w:sz w:val="21"/>
          <w:szCs w:val="21"/>
        </w:rPr>
        <w:t>[R]</w:t>
      </w:r>
      <w:r>
        <w:rPr>
          <w:rFonts w:ascii="Times New Roman" w:hAnsi="Times New Roman" w:cs="SimSun" w:hint="eastAsia"/>
          <w:sz w:val="21"/>
          <w:szCs w:val="21"/>
        </w:rPr>
        <w:t xml:space="preserve">. </w:t>
      </w:r>
      <w:r>
        <w:rPr>
          <w:rFonts w:ascii="Times New Roman" w:hAnsi="Times New Roman" w:cs="SimSun" w:hint="eastAsia"/>
          <w:sz w:val="21"/>
          <w:szCs w:val="21"/>
        </w:rPr>
        <w:t>国家统计局</w:t>
      </w:r>
      <w:r>
        <w:rPr>
          <w:rFonts w:ascii="Times New Roman" w:hAnsi="Times New Roman" w:cs="SimSun" w:hint="eastAsia"/>
          <w:sz w:val="21"/>
          <w:szCs w:val="21"/>
        </w:rPr>
        <w:t xml:space="preserve">, </w:t>
      </w:r>
      <w:r>
        <w:rPr>
          <w:rFonts w:ascii="Times New Roman" w:hAnsi="Times New Roman" w:cs="SimSun" w:hint="eastAsia"/>
          <w:bCs/>
          <w:sz w:val="21"/>
          <w:szCs w:val="21"/>
        </w:rPr>
        <w:t>2024</w:t>
      </w:r>
      <w:r>
        <w:rPr>
          <w:rFonts w:ascii="Times New Roman" w:hAnsi="Times New Roman" w:cs="SimSun" w:hint="eastAsia"/>
          <w:sz w:val="21"/>
          <w:szCs w:val="21"/>
        </w:rPr>
        <w:t>.</w:t>
      </w:r>
      <w:bookmarkEnd w:id="135"/>
      <w:bookmarkEnd w:id="136"/>
    </w:p>
    <w:p w14:paraId="27D30379" w14:textId="77777777" w:rsidR="00713B2B" w:rsidRDefault="00D04354">
      <w:pPr>
        <w:pStyle w:val="ListParagraph"/>
        <w:numPr>
          <w:ilvl w:val="0"/>
          <w:numId w:val="2"/>
        </w:numPr>
        <w:spacing w:line="360" w:lineRule="auto"/>
        <w:ind w:firstLineChars="0"/>
        <w:rPr>
          <w:rFonts w:ascii="Times New Roman" w:hAnsi="Times New Roman"/>
          <w:szCs w:val="21"/>
        </w:rPr>
      </w:pPr>
      <w:bookmarkStart w:id="137" w:name="_Ref188218240"/>
      <w:bookmarkStart w:id="138" w:name="_Ref330"/>
      <w:r>
        <w:rPr>
          <w:rFonts w:ascii="Times New Roman" w:hAnsi="Times New Roman"/>
          <w:szCs w:val="21"/>
        </w:rPr>
        <w:t>Wu Q, Li Y, Siddiqui F, et al. Consumer intention to express packaging recycling in China's digital economy: an expansion of the theory of planned behavior[J]. Environment, Development and Sustainability, 2024: 1-29.</w:t>
      </w:r>
      <w:bookmarkEnd w:id="137"/>
    </w:p>
    <w:p w14:paraId="65390130"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39" w:name="_Ref188218343"/>
      <w:proofErr w:type="spellStart"/>
      <w:r>
        <w:rPr>
          <w:rFonts w:ascii="Times New Roman" w:hAnsi="Times New Roman"/>
          <w:sz w:val="21"/>
          <w:szCs w:val="21"/>
        </w:rPr>
        <w:t>Lyu</w:t>
      </w:r>
      <w:proofErr w:type="spellEnd"/>
      <w:r>
        <w:rPr>
          <w:rFonts w:ascii="Times New Roman" w:hAnsi="Times New Roman"/>
          <w:sz w:val="21"/>
          <w:szCs w:val="21"/>
        </w:rPr>
        <w:t xml:space="preserve"> R, Zhang C, Li Z. Optimal strategies of green express packaging recycling and sales mode in an online platform[J]. Journal of Cleaner Production, 2023, 390: 136090.</w:t>
      </w:r>
      <w:bookmarkEnd w:id="139"/>
    </w:p>
    <w:p w14:paraId="56EF6C2C"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40" w:name="_Ref188218423"/>
      <w:r>
        <w:rPr>
          <w:rFonts w:ascii="Times New Roman" w:hAnsi="Times New Roman" w:cs="Arial"/>
          <w:color w:val="222222"/>
          <w:sz w:val="21"/>
          <w:szCs w:val="21"/>
          <w:shd w:val="clear" w:color="auto" w:fill="FFFFFF"/>
        </w:rPr>
        <w:t>Kang P, Song G, Xu M, et al. Low-carbon pathways for the booming express delivery sector in China[J]. Nature communications, 2021, 12(1): 450.</w:t>
      </w:r>
      <w:bookmarkEnd w:id="138"/>
      <w:bookmarkEnd w:id="140"/>
    </w:p>
    <w:p w14:paraId="3A15B6BE"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41" w:name="_Ref5921"/>
      <w:r>
        <w:rPr>
          <w:rFonts w:ascii="Times New Roman" w:hAnsi="Times New Roman" w:cs="Arial"/>
          <w:color w:val="222222"/>
          <w:sz w:val="21"/>
          <w:szCs w:val="21"/>
          <w:shd w:val="clear" w:color="auto" w:fill="FFFFFF"/>
        </w:rPr>
        <w:t>Shi Y, Lin Y, Wang S, et al. Resource saving and carbon footprint reduction potential of urban symbiosis strategy in express packaging waste recycling network[J]. Waste Management, 2023, 161: 17-28.</w:t>
      </w:r>
      <w:bookmarkEnd w:id="141"/>
    </w:p>
    <w:p w14:paraId="6E1059EF"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42" w:name="_Ref170820361"/>
      <w:r>
        <w:rPr>
          <w:rFonts w:ascii="Times New Roman" w:hAnsi="Times New Roman" w:cs="SimSun" w:hint="eastAsia"/>
          <w:sz w:val="21"/>
          <w:szCs w:val="21"/>
        </w:rPr>
        <w:t>李金宇</w:t>
      </w:r>
      <w:r>
        <w:rPr>
          <w:rFonts w:ascii="Times New Roman" w:hAnsi="Times New Roman" w:cs="SimSun" w:hint="eastAsia"/>
          <w:sz w:val="21"/>
          <w:szCs w:val="21"/>
        </w:rPr>
        <w:t xml:space="preserve">. </w:t>
      </w:r>
      <w:r>
        <w:rPr>
          <w:rFonts w:ascii="Times New Roman" w:hAnsi="Times New Roman" w:cs="SimSun" w:hint="eastAsia"/>
          <w:sz w:val="21"/>
          <w:szCs w:val="21"/>
        </w:rPr>
        <w:t>基于驿站服务平台的快递包装回收激励机制研究</w:t>
      </w:r>
      <w:r>
        <w:rPr>
          <w:rFonts w:ascii="Times New Roman" w:hAnsi="Times New Roman"/>
          <w:sz w:val="21"/>
          <w:szCs w:val="21"/>
        </w:rPr>
        <w:t>[D]</w:t>
      </w:r>
      <w:r>
        <w:rPr>
          <w:rFonts w:ascii="Times New Roman" w:hAnsi="Times New Roman" w:cs="SimSun" w:hint="eastAsia"/>
          <w:sz w:val="21"/>
          <w:szCs w:val="21"/>
        </w:rPr>
        <w:t xml:space="preserve">. </w:t>
      </w:r>
      <w:r>
        <w:rPr>
          <w:rFonts w:ascii="Times New Roman" w:hAnsi="Times New Roman" w:cs="SimSun" w:hint="eastAsia"/>
          <w:sz w:val="21"/>
          <w:szCs w:val="21"/>
        </w:rPr>
        <w:t>大连交通大学</w:t>
      </w:r>
      <w:r>
        <w:rPr>
          <w:rFonts w:ascii="Times New Roman" w:hAnsi="Times New Roman" w:cs="SimSun" w:hint="eastAsia"/>
          <w:sz w:val="21"/>
          <w:szCs w:val="21"/>
        </w:rPr>
        <w:t xml:space="preserve">,  </w:t>
      </w:r>
      <w:r>
        <w:rPr>
          <w:rFonts w:ascii="Times New Roman" w:hAnsi="Times New Roman"/>
          <w:sz w:val="21"/>
          <w:szCs w:val="21"/>
        </w:rPr>
        <w:t>2020</w:t>
      </w:r>
      <w:r>
        <w:rPr>
          <w:rFonts w:ascii="Times New Roman" w:hAnsi="Times New Roman" w:cs="SimSun" w:hint="eastAsia"/>
          <w:sz w:val="21"/>
          <w:szCs w:val="21"/>
        </w:rPr>
        <w:t>.</w:t>
      </w:r>
      <w:bookmarkEnd w:id="142"/>
    </w:p>
    <w:p w14:paraId="04570789" w14:textId="77777777" w:rsidR="00713B2B" w:rsidRDefault="00D04354">
      <w:pPr>
        <w:pStyle w:val="ListParagraph"/>
        <w:numPr>
          <w:ilvl w:val="0"/>
          <w:numId w:val="2"/>
        </w:numPr>
        <w:spacing w:line="360" w:lineRule="auto"/>
        <w:ind w:firstLineChars="0"/>
        <w:rPr>
          <w:rFonts w:ascii="Times New Roman" w:hAnsi="Times New Roman"/>
          <w:szCs w:val="21"/>
        </w:rPr>
      </w:pPr>
      <w:bookmarkStart w:id="143" w:name="_Ref188573156"/>
      <w:bookmarkStart w:id="144" w:name="_Ref170843234"/>
      <w:r>
        <w:rPr>
          <w:rFonts w:ascii="Times New Roman" w:hAnsi="Times New Roman" w:hint="eastAsia"/>
          <w:szCs w:val="21"/>
        </w:rPr>
        <w:t>贾亚娟</w:t>
      </w:r>
      <w:r>
        <w:rPr>
          <w:rFonts w:ascii="Times New Roman" w:hAnsi="Times New Roman" w:hint="eastAsia"/>
          <w:szCs w:val="21"/>
        </w:rPr>
        <w:t xml:space="preserve">, </w:t>
      </w:r>
      <w:r>
        <w:rPr>
          <w:rFonts w:ascii="Times New Roman" w:hAnsi="Times New Roman" w:hint="eastAsia"/>
          <w:szCs w:val="21"/>
        </w:rPr>
        <w:t>张新奇</w:t>
      </w:r>
      <w:r>
        <w:rPr>
          <w:rFonts w:ascii="Times New Roman" w:hAnsi="Times New Roman" w:hint="eastAsia"/>
          <w:szCs w:val="21"/>
        </w:rPr>
        <w:t xml:space="preserve">, </w:t>
      </w:r>
      <w:r>
        <w:rPr>
          <w:rFonts w:ascii="Times New Roman" w:hAnsi="Times New Roman" w:hint="eastAsia"/>
          <w:szCs w:val="21"/>
        </w:rPr>
        <w:t>卢玮楠</w:t>
      </w:r>
      <w:r>
        <w:rPr>
          <w:rFonts w:ascii="Times New Roman" w:hAnsi="Times New Roman" w:hint="eastAsia"/>
          <w:szCs w:val="21"/>
        </w:rPr>
        <w:t xml:space="preserve">. </w:t>
      </w:r>
      <w:r>
        <w:rPr>
          <w:rFonts w:ascii="Times New Roman" w:hAnsi="Times New Roman" w:hint="eastAsia"/>
          <w:szCs w:val="21"/>
        </w:rPr>
        <w:t>消费者意愿外化行为影响机制研究——以快递包装分类回收为例</w:t>
      </w:r>
      <w:r>
        <w:rPr>
          <w:rFonts w:ascii="Times New Roman" w:hAnsi="Times New Roman" w:hint="eastAsia"/>
          <w:szCs w:val="21"/>
        </w:rPr>
        <w:t xml:space="preserve">[J]. </w:t>
      </w:r>
      <w:r>
        <w:rPr>
          <w:rFonts w:ascii="Times New Roman" w:hAnsi="Times New Roman" w:hint="eastAsia"/>
          <w:szCs w:val="21"/>
        </w:rPr>
        <w:t>干旱区资源与环境</w:t>
      </w:r>
      <w:r>
        <w:rPr>
          <w:rFonts w:ascii="Times New Roman" w:hAnsi="Times New Roman" w:hint="eastAsia"/>
          <w:szCs w:val="21"/>
        </w:rPr>
        <w:t>, 2024, 38(04): 29-37.</w:t>
      </w:r>
      <w:bookmarkEnd w:id="143"/>
    </w:p>
    <w:p w14:paraId="19C8C0DA"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45" w:name="_Ref188573173"/>
      <w:r>
        <w:rPr>
          <w:rFonts w:ascii="Times New Roman" w:hAnsi="Times New Roman" w:hint="eastAsia"/>
          <w:sz w:val="21"/>
          <w:szCs w:val="21"/>
        </w:rPr>
        <w:t>诸大建</w:t>
      </w:r>
      <w:r>
        <w:rPr>
          <w:rFonts w:ascii="Times New Roman" w:hAnsi="Times New Roman" w:hint="eastAsia"/>
          <w:sz w:val="21"/>
          <w:szCs w:val="21"/>
        </w:rPr>
        <w:t xml:space="preserve">. </w:t>
      </w:r>
      <w:r>
        <w:rPr>
          <w:rFonts w:ascii="Times New Roman" w:hAnsi="Times New Roman" w:hint="eastAsia"/>
          <w:sz w:val="21"/>
          <w:szCs w:val="21"/>
        </w:rPr>
        <w:t>绿色消费</w:t>
      </w:r>
      <w:r>
        <w:rPr>
          <w:rFonts w:ascii="Times New Roman" w:hAnsi="Times New Roman" w:hint="eastAsia"/>
          <w:sz w:val="21"/>
          <w:szCs w:val="21"/>
        </w:rPr>
        <w:t xml:space="preserve">: </w:t>
      </w:r>
      <w:r>
        <w:rPr>
          <w:rFonts w:ascii="Times New Roman" w:hAnsi="Times New Roman" w:hint="eastAsia"/>
          <w:sz w:val="21"/>
          <w:szCs w:val="21"/>
        </w:rPr>
        <w:t>基于物质流和消费效率的研究</w:t>
      </w:r>
      <w:r>
        <w:rPr>
          <w:rFonts w:ascii="Times New Roman" w:hAnsi="Times New Roman" w:hint="eastAsia"/>
          <w:sz w:val="21"/>
          <w:szCs w:val="21"/>
        </w:rPr>
        <w:t xml:space="preserve">[J]. </w:t>
      </w:r>
      <w:r>
        <w:rPr>
          <w:rFonts w:ascii="Times New Roman" w:hAnsi="Times New Roman" w:hint="eastAsia"/>
          <w:sz w:val="21"/>
          <w:szCs w:val="21"/>
        </w:rPr>
        <w:t>中国科学院院刊</w:t>
      </w:r>
      <w:r>
        <w:rPr>
          <w:rFonts w:ascii="Times New Roman" w:hAnsi="Times New Roman" w:hint="eastAsia"/>
          <w:sz w:val="21"/>
          <w:szCs w:val="21"/>
        </w:rPr>
        <w:t>, 2017, 32(06): 547-553.</w:t>
      </w:r>
      <w:bookmarkEnd w:id="144"/>
      <w:bookmarkEnd w:id="145"/>
    </w:p>
    <w:p w14:paraId="459B39DF"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46" w:name="_Ref6077"/>
      <w:bookmarkStart w:id="147" w:name="_Ref170830443"/>
      <w:bookmarkStart w:id="148" w:name="_Ref5711"/>
      <w:proofErr w:type="spellStart"/>
      <w:r>
        <w:rPr>
          <w:rFonts w:ascii="Times New Roman" w:hAnsi="Times New Roman"/>
          <w:sz w:val="21"/>
          <w:szCs w:val="21"/>
        </w:rPr>
        <w:t>Geng</w:t>
      </w:r>
      <w:proofErr w:type="spellEnd"/>
      <w:r>
        <w:rPr>
          <w:rFonts w:ascii="Times New Roman" w:hAnsi="Times New Roman"/>
          <w:sz w:val="21"/>
          <w:szCs w:val="21"/>
        </w:rPr>
        <w:t xml:space="preserve"> J, Long R, Chen H. Impact of information intervention on travel mode choice of urban residents with different goal frames: A controlled trial in Xuzhou, China[J]. Transportation Research Part A: Policy and Practice, 2016, 91: 134-147.</w:t>
      </w:r>
      <w:bookmarkEnd w:id="146"/>
    </w:p>
    <w:p w14:paraId="6F07EF35"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49" w:name="_Ref170835004"/>
      <w:r>
        <w:rPr>
          <w:rFonts w:ascii="Times New Roman" w:hAnsi="Times New Roman" w:hint="eastAsia"/>
          <w:sz w:val="21"/>
          <w:szCs w:val="21"/>
        </w:rPr>
        <w:t>陈凯</w:t>
      </w:r>
      <w:r>
        <w:rPr>
          <w:rFonts w:ascii="Times New Roman" w:hAnsi="Times New Roman" w:hint="eastAsia"/>
          <w:sz w:val="21"/>
          <w:szCs w:val="21"/>
        </w:rPr>
        <w:t xml:space="preserve">. </w:t>
      </w:r>
      <w:r>
        <w:rPr>
          <w:rFonts w:ascii="Times New Roman" w:hAnsi="Times New Roman" w:hint="eastAsia"/>
          <w:sz w:val="21"/>
          <w:szCs w:val="21"/>
        </w:rPr>
        <w:t>信息干预对绿色消费行为的影响分析</w:t>
      </w:r>
      <w:r>
        <w:rPr>
          <w:rFonts w:ascii="Times New Roman" w:hAnsi="Times New Roman" w:hint="eastAsia"/>
          <w:sz w:val="21"/>
          <w:szCs w:val="21"/>
        </w:rPr>
        <w:t xml:space="preserve">[J]. </w:t>
      </w:r>
      <w:r>
        <w:rPr>
          <w:rFonts w:ascii="Times New Roman" w:hAnsi="Times New Roman" w:hint="eastAsia"/>
          <w:sz w:val="21"/>
          <w:szCs w:val="21"/>
        </w:rPr>
        <w:t>中国特色社会主义研究</w:t>
      </w:r>
      <w:r>
        <w:rPr>
          <w:rFonts w:ascii="Times New Roman" w:hAnsi="Times New Roman" w:hint="eastAsia"/>
          <w:sz w:val="21"/>
          <w:szCs w:val="21"/>
        </w:rPr>
        <w:t>, 2020(5): 126-131.</w:t>
      </w:r>
      <w:bookmarkEnd w:id="149"/>
    </w:p>
    <w:p w14:paraId="1E70C43C"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50" w:name="_Ref170820468"/>
      <w:r>
        <w:rPr>
          <w:rFonts w:ascii="Times New Roman" w:hAnsi="Times New Roman"/>
          <w:sz w:val="21"/>
          <w:szCs w:val="21"/>
        </w:rPr>
        <w:t xml:space="preserve">Chen H, Long R, </w:t>
      </w:r>
      <w:proofErr w:type="spellStart"/>
      <w:r>
        <w:rPr>
          <w:rFonts w:ascii="Times New Roman" w:hAnsi="Times New Roman"/>
          <w:sz w:val="21"/>
          <w:szCs w:val="21"/>
        </w:rPr>
        <w:t>Niu</w:t>
      </w:r>
      <w:proofErr w:type="spellEnd"/>
      <w:r>
        <w:rPr>
          <w:rFonts w:ascii="Times New Roman" w:hAnsi="Times New Roman"/>
          <w:sz w:val="21"/>
          <w:szCs w:val="21"/>
        </w:rPr>
        <w:t xml:space="preserve"> W, et al. How does individual low-carbon consumption behavior occur? – An analysis based on attitude process[J]. Applied Energy, 2014, 116: 376-386.</w:t>
      </w:r>
      <w:bookmarkEnd w:id="150"/>
    </w:p>
    <w:p w14:paraId="6724EE90"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51" w:name="_Ref170845413"/>
      <w:r>
        <w:rPr>
          <w:rFonts w:ascii="Times New Roman" w:hAnsi="Times New Roman" w:hint="eastAsia"/>
          <w:sz w:val="21"/>
          <w:szCs w:val="21"/>
        </w:rPr>
        <w:t>王建明</w:t>
      </w:r>
      <w:r>
        <w:rPr>
          <w:rFonts w:ascii="Times New Roman" w:hAnsi="Times New Roman" w:hint="eastAsia"/>
          <w:sz w:val="21"/>
          <w:szCs w:val="21"/>
        </w:rPr>
        <w:t xml:space="preserve">, </w:t>
      </w:r>
      <w:r>
        <w:rPr>
          <w:rFonts w:ascii="Times New Roman" w:hAnsi="Times New Roman" w:hint="eastAsia"/>
          <w:sz w:val="21"/>
          <w:szCs w:val="21"/>
        </w:rPr>
        <w:t>孙彦</w:t>
      </w:r>
      <w:r>
        <w:rPr>
          <w:rFonts w:ascii="Times New Roman" w:hAnsi="Times New Roman" w:hint="eastAsia"/>
          <w:sz w:val="21"/>
          <w:szCs w:val="21"/>
        </w:rPr>
        <w:t xml:space="preserve">. </w:t>
      </w:r>
      <w:r>
        <w:rPr>
          <w:rFonts w:ascii="Times New Roman" w:hAnsi="Times New Roman" w:hint="eastAsia"/>
          <w:sz w:val="21"/>
          <w:szCs w:val="21"/>
        </w:rPr>
        <w:t>定制化信息对家庭节能行为决策过程影响的追踪研究</w:t>
      </w:r>
      <w:r>
        <w:rPr>
          <w:rFonts w:ascii="Times New Roman" w:hAnsi="Times New Roman" w:hint="eastAsia"/>
          <w:sz w:val="21"/>
          <w:szCs w:val="21"/>
        </w:rPr>
        <w:t xml:space="preserve">[J]. </w:t>
      </w:r>
      <w:r>
        <w:rPr>
          <w:rFonts w:ascii="Times New Roman" w:hAnsi="Times New Roman" w:hint="eastAsia"/>
          <w:sz w:val="21"/>
          <w:szCs w:val="21"/>
        </w:rPr>
        <w:t>心理科学进展</w:t>
      </w:r>
      <w:r>
        <w:rPr>
          <w:rFonts w:ascii="Times New Roman" w:hAnsi="Times New Roman" w:hint="eastAsia"/>
          <w:sz w:val="21"/>
          <w:szCs w:val="21"/>
        </w:rPr>
        <w:t>, 2018, 26(04): 571-583.</w:t>
      </w:r>
      <w:bookmarkEnd w:id="151"/>
    </w:p>
    <w:p w14:paraId="0EE0F012" w14:textId="77777777" w:rsidR="00713B2B" w:rsidRDefault="00D04354">
      <w:pPr>
        <w:pStyle w:val="FootnoteText"/>
        <w:numPr>
          <w:ilvl w:val="0"/>
          <w:numId w:val="2"/>
        </w:numPr>
        <w:spacing w:line="360" w:lineRule="auto"/>
        <w:rPr>
          <w:rFonts w:ascii="Times New Roman" w:hAnsi="Times New Roman"/>
          <w:sz w:val="21"/>
          <w:szCs w:val="21"/>
        </w:rPr>
      </w:pPr>
      <w:bookmarkStart w:id="152" w:name="_Ref188573611"/>
      <w:r>
        <w:rPr>
          <w:rFonts w:ascii="Times New Roman" w:hAnsi="Times New Roman"/>
          <w:sz w:val="21"/>
          <w:szCs w:val="21"/>
        </w:rPr>
        <w:t xml:space="preserve">Steg, L., </w:t>
      </w:r>
      <w:proofErr w:type="spellStart"/>
      <w:r>
        <w:rPr>
          <w:rFonts w:ascii="Times New Roman" w:hAnsi="Times New Roman"/>
          <w:sz w:val="21"/>
          <w:szCs w:val="21"/>
        </w:rPr>
        <w:t>Vlek</w:t>
      </w:r>
      <w:proofErr w:type="spellEnd"/>
      <w:r>
        <w:rPr>
          <w:rFonts w:ascii="Times New Roman" w:hAnsi="Times New Roman"/>
          <w:sz w:val="21"/>
          <w:szCs w:val="21"/>
        </w:rPr>
        <w:t xml:space="preserve">, C., 2009. Encouraging pro-environmental </w:t>
      </w:r>
      <w:proofErr w:type="spellStart"/>
      <w:r>
        <w:rPr>
          <w:rFonts w:ascii="Times New Roman" w:hAnsi="Times New Roman"/>
          <w:sz w:val="21"/>
          <w:szCs w:val="21"/>
        </w:rPr>
        <w:t>behaviour</w:t>
      </w:r>
      <w:proofErr w:type="spellEnd"/>
      <w:r>
        <w:rPr>
          <w:rFonts w:ascii="Times New Roman" w:hAnsi="Times New Roman"/>
          <w:sz w:val="21"/>
          <w:szCs w:val="21"/>
        </w:rPr>
        <w:t>: an integrative review and research agenda</w:t>
      </w:r>
      <w:bookmarkEnd w:id="147"/>
      <w:r>
        <w:rPr>
          <w:rFonts w:ascii="Times New Roman" w:hAnsi="Times New Roman"/>
          <w:sz w:val="21"/>
          <w:szCs w:val="21"/>
        </w:rPr>
        <w:t>[J].</w:t>
      </w:r>
      <w:r>
        <w:rPr>
          <w:rFonts w:ascii="Times New Roman" w:hAnsi="Times New Roman" w:hint="eastAsia"/>
          <w:sz w:val="21"/>
          <w:szCs w:val="21"/>
        </w:rPr>
        <w:t xml:space="preserve"> </w:t>
      </w:r>
      <w:r>
        <w:rPr>
          <w:rFonts w:ascii="Times New Roman" w:hAnsi="Times New Roman"/>
          <w:sz w:val="21"/>
          <w:szCs w:val="21"/>
        </w:rPr>
        <w:t>Journal of Environmental Psychology, 2009, 29(3): 309-317.</w:t>
      </w:r>
      <w:bookmarkEnd w:id="148"/>
      <w:bookmarkEnd w:id="152"/>
    </w:p>
    <w:p w14:paraId="66668946"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53" w:name="_Ref12513"/>
      <w:bookmarkStart w:id="154" w:name="_Ref5822"/>
      <w:bookmarkStart w:id="155" w:name="_Ref170832167"/>
      <w:r>
        <w:rPr>
          <w:rFonts w:ascii="Times New Roman" w:hAnsi="Times New Roman" w:cs="Arial"/>
          <w:color w:val="222222"/>
          <w:sz w:val="21"/>
          <w:szCs w:val="21"/>
          <w:shd w:val="clear" w:color="auto" w:fill="FFFFFF"/>
        </w:rPr>
        <w:t xml:space="preserve">Kumar A. Exploring young </w:t>
      </w:r>
      <w:proofErr w:type="spellStart"/>
      <w:r>
        <w:rPr>
          <w:rFonts w:ascii="Times New Roman" w:hAnsi="Times New Roman" w:cs="Arial"/>
          <w:color w:val="222222"/>
          <w:sz w:val="21"/>
          <w:szCs w:val="21"/>
          <w:shd w:val="clear" w:color="auto" w:fill="FFFFFF"/>
        </w:rPr>
        <w:t>adults’e</w:t>
      </w:r>
      <w:proofErr w:type="spellEnd"/>
      <w:r>
        <w:rPr>
          <w:rFonts w:ascii="Times New Roman" w:hAnsi="Times New Roman" w:cs="Arial"/>
          <w:color w:val="222222"/>
          <w:sz w:val="21"/>
          <w:szCs w:val="21"/>
          <w:shd w:val="clear" w:color="auto" w:fill="FFFFFF"/>
        </w:rPr>
        <w:t xml:space="preserve">-waste recycling </w:t>
      </w:r>
      <w:proofErr w:type="spellStart"/>
      <w:r>
        <w:rPr>
          <w:rFonts w:ascii="Times New Roman" w:hAnsi="Times New Roman" w:cs="Arial"/>
          <w:color w:val="222222"/>
          <w:sz w:val="21"/>
          <w:szCs w:val="21"/>
          <w:shd w:val="clear" w:color="auto" w:fill="FFFFFF"/>
        </w:rPr>
        <w:t>behaviour</w:t>
      </w:r>
      <w:proofErr w:type="spellEnd"/>
      <w:r>
        <w:rPr>
          <w:rFonts w:ascii="Times New Roman" w:hAnsi="Times New Roman" w:cs="Arial"/>
          <w:color w:val="222222"/>
          <w:sz w:val="21"/>
          <w:szCs w:val="21"/>
          <w:shd w:val="clear" w:color="auto" w:fill="FFFFFF"/>
        </w:rPr>
        <w:t xml:space="preserve"> using an extended theory of planned </w:t>
      </w:r>
      <w:proofErr w:type="spellStart"/>
      <w:r>
        <w:rPr>
          <w:rFonts w:ascii="Times New Roman" w:hAnsi="Times New Roman" w:cs="Arial"/>
          <w:color w:val="222222"/>
          <w:sz w:val="21"/>
          <w:szCs w:val="21"/>
          <w:shd w:val="clear" w:color="auto" w:fill="FFFFFF"/>
        </w:rPr>
        <w:t>behaviour</w:t>
      </w:r>
      <w:proofErr w:type="spellEnd"/>
      <w:r>
        <w:rPr>
          <w:rFonts w:ascii="Times New Roman" w:hAnsi="Times New Roman" w:cs="Arial"/>
          <w:color w:val="222222"/>
          <w:sz w:val="21"/>
          <w:szCs w:val="21"/>
          <w:shd w:val="clear" w:color="auto" w:fill="FFFFFF"/>
        </w:rPr>
        <w:t xml:space="preserve"> model: A cross-cultural study[J]. Resources, Conservation and Recycling, 2019, 141: 378-389.</w:t>
      </w:r>
      <w:bookmarkEnd w:id="153"/>
    </w:p>
    <w:p w14:paraId="06AD3F1D"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56" w:name="_Ref188575803"/>
      <w:r>
        <w:rPr>
          <w:rFonts w:ascii="Times New Roman" w:hAnsi="Times New Roman"/>
          <w:sz w:val="21"/>
          <w:szCs w:val="21"/>
        </w:rPr>
        <w:t xml:space="preserve">Piao X, </w:t>
      </w:r>
      <w:proofErr w:type="spellStart"/>
      <w:r>
        <w:rPr>
          <w:rFonts w:ascii="Times New Roman" w:hAnsi="Times New Roman"/>
          <w:sz w:val="21"/>
          <w:szCs w:val="21"/>
        </w:rPr>
        <w:t>Managi</w:t>
      </w:r>
      <w:proofErr w:type="spellEnd"/>
      <w:r>
        <w:rPr>
          <w:rFonts w:ascii="Times New Roman" w:hAnsi="Times New Roman"/>
          <w:sz w:val="21"/>
          <w:szCs w:val="21"/>
        </w:rPr>
        <w:t xml:space="preserve"> S. Determinants of pro-environmental </w:t>
      </w:r>
      <w:proofErr w:type="spellStart"/>
      <w:r>
        <w:rPr>
          <w:rFonts w:ascii="Times New Roman" w:hAnsi="Times New Roman"/>
          <w:sz w:val="21"/>
          <w:szCs w:val="21"/>
        </w:rPr>
        <w:t>behaviour</w:t>
      </w:r>
      <w:proofErr w:type="spellEnd"/>
      <w:r>
        <w:rPr>
          <w:rFonts w:ascii="Times New Roman" w:hAnsi="Times New Roman"/>
          <w:sz w:val="21"/>
          <w:szCs w:val="21"/>
        </w:rPr>
        <w:t>: effects of socioeconomic, subjective, and psychological well-being factors from 37 countries[J]. Humanities and social sciences communications, 2024, 11(1): 1-17.</w:t>
      </w:r>
      <w:bookmarkEnd w:id="156"/>
    </w:p>
    <w:p w14:paraId="3F5AF89A"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57" w:name="_Ref188714935"/>
      <w:proofErr w:type="spellStart"/>
      <w:r>
        <w:rPr>
          <w:rFonts w:ascii="Times New Roman" w:hAnsi="Times New Roman"/>
          <w:sz w:val="21"/>
          <w:szCs w:val="21"/>
        </w:rPr>
        <w:lastRenderedPageBreak/>
        <w:t>Staats</w:t>
      </w:r>
      <w:proofErr w:type="spellEnd"/>
      <w:r>
        <w:rPr>
          <w:rFonts w:ascii="Times New Roman" w:hAnsi="Times New Roman"/>
          <w:sz w:val="21"/>
          <w:szCs w:val="21"/>
        </w:rPr>
        <w:t xml:space="preserve"> H. Understanding </w:t>
      </w:r>
      <w:proofErr w:type="spellStart"/>
      <w:r>
        <w:rPr>
          <w:rFonts w:ascii="Times New Roman" w:hAnsi="Times New Roman"/>
          <w:sz w:val="21"/>
          <w:szCs w:val="21"/>
        </w:rPr>
        <w:t>proenvironmental</w:t>
      </w:r>
      <w:proofErr w:type="spellEnd"/>
      <w:r>
        <w:rPr>
          <w:rFonts w:ascii="Times New Roman" w:hAnsi="Times New Roman"/>
          <w:sz w:val="21"/>
          <w:szCs w:val="21"/>
        </w:rPr>
        <w:t xml:space="preserve"> attitudes and behavior: An analysis and review of research based on the theory of planned behavior[M]. </w:t>
      </w:r>
      <w:proofErr w:type="spellStart"/>
      <w:r>
        <w:rPr>
          <w:rFonts w:ascii="Times New Roman" w:hAnsi="Times New Roman"/>
          <w:sz w:val="21"/>
          <w:szCs w:val="21"/>
        </w:rPr>
        <w:t>na</w:t>
      </w:r>
      <w:proofErr w:type="spellEnd"/>
      <w:r>
        <w:rPr>
          <w:rFonts w:ascii="Times New Roman" w:hAnsi="Times New Roman"/>
          <w:sz w:val="21"/>
          <w:szCs w:val="21"/>
        </w:rPr>
        <w:t>, 2003.</w:t>
      </w:r>
      <w:bookmarkEnd w:id="157"/>
    </w:p>
    <w:p w14:paraId="20000736"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58" w:name="_Ref188715156"/>
      <w:r>
        <w:rPr>
          <w:rFonts w:ascii="Times New Roman" w:hAnsi="Times New Roman"/>
          <w:sz w:val="21"/>
          <w:szCs w:val="21"/>
        </w:rPr>
        <w:t>Ajzen I. The theory of planned behavior: Frequently asked questions[J]. Human behavior and emerging technologies, 2020, 2(4): 314-324.</w:t>
      </w:r>
      <w:bookmarkEnd w:id="158"/>
    </w:p>
    <w:p w14:paraId="3C215F3C"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59" w:name="_Ref188715910"/>
      <w:r>
        <w:rPr>
          <w:rFonts w:ascii="Times New Roman" w:hAnsi="Times New Roman"/>
          <w:sz w:val="21"/>
          <w:szCs w:val="21"/>
        </w:rPr>
        <w:t>Jiao J, Chen N, Yang R. How to promote green travel effectively: a study of niche information interventions based on meta-analysis[J]. Environment, Development and Sustainability, 2024, 26(4): 8267-8301.</w:t>
      </w:r>
      <w:bookmarkEnd w:id="159"/>
    </w:p>
    <w:p w14:paraId="674F589C" w14:textId="77777777" w:rsidR="00713B2B" w:rsidRDefault="00D04354">
      <w:pPr>
        <w:pStyle w:val="ListParagraph"/>
        <w:numPr>
          <w:ilvl w:val="0"/>
          <w:numId w:val="2"/>
        </w:numPr>
        <w:spacing w:line="360" w:lineRule="auto"/>
        <w:ind w:firstLineChars="0"/>
        <w:rPr>
          <w:rFonts w:ascii="Times New Roman" w:hAnsi="Times New Roman"/>
          <w:szCs w:val="21"/>
        </w:rPr>
      </w:pPr>
      <w:bookmarkStart w:id="160" w:name="_Ref188729591"/>
      <w:r>
        <w:rPr>
          <w:rFonts w:ascii="Times New Roman" w:hAnsi="Times New Roman"/>
          <w:szCs w:val="21"/>
        </w:rPr>
        <w:t>Murphy P. A preliminary study of transportation and warehousing aspects of reverse distribution[J]. Transportation Journal, 1986: 12-21.</w:t>
      </w:r>
      <w:bookmarkEnd w:id="160"/>
    </w:p>
    <w:p w14:paraId="6A075460"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61" w:name="_Ref170820516"/>
      <w:bookmarkEnd w:id="154"/>
      <w:bookmarkEnd w:id="155"/>
      <w:r>
        <w:rPr>
          <w:rFonts w:ascii="Times New Roman" w:hAnsi="Times New Roman"/>
          <w:sz w:val="21"/>
          <w:szCs w:val="21"/>
          <w:shd w:val="clear" w:color="auto" w:fill="FFFFFF"/>
        </w:rPr>
        <w:t>Stock J R. Development and implementation of reverse logistics programs[C]// A</w:t>
      </w:r>
      <w:r>
        <w:rPr>
          <w:rFonts w:ascii="Times New Roman" w:hAnsi="Times New Roman" w:hint="eastAsia"/>
          <w:sz w:val="21"/>
          <w:szCs w:val="21"/>
          <w:shd w:val="clear" w:color="auto" w:fill="FFFFFF"/>
        </w:rPr>
        <w:t>nnual</w:t>
      </w:r>
      <w:r>
        <w:rPr>
          <w:rFonts w:ascii="Times New Roman" w:hAnsi="Times New Roman"/>
          <w:sz w:val="21"/>
          <w:szCs w:val="21"/>
          <w:shd w:val="clear" w:color="auto" w:fill="FFFFFF"/>
        </w:rPr>
        <w:t xml:space="preserve"> Conference Proceedings, Council of Logistics Management. 1998.</w:t>
      </w:r>
      <w:bookmarkEnd w:id="161"/>
    </w:p>
    <w:p w14:paraId="363CE2CF"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62" w:name="_Ref170820532"/>
      <w:r>
        <w:rPr>
          <w:rFonts w:ascii="Times New Roman" w:hAnsi="Times New Roman"/>
          <w:sz w:val="21"/>
          <w:szCs w:val="21"/>
          <w:shd w:val="clear" w:color="auto" w:fill="FFFFFF"/>
        </w:rPr>
        <w:t xml:space="preserve">Fleischmann M, </w:t>
      </w:r>
      <w:proofErr w:type="spellStart"/>
      <w:r>
        <w:rPr>
          <w:rFonts w:ascii="Times New Roman" w:hAnsi="Times New Roman"/>
          <w:sz w:val="21"/>
          <w:szCs w:val="21"/>
          <w:shd w:val="clear" w:color="auto" w:fill="FFFFFF"/>
        </w:rPr>
        <w:t>Bloemhof-Ruwaard</w:t>
      </w:r>
      <w:proofErr w:type="spellEnd"/>
      <w:r>
        <w:rPr>
          <w:rFonts w:ascii="Times New Roman" w:hAnsi="Times New Roman"/>
          <w:sz w:val="21"/>
          <w:szCs w:val="21"/>
          <w:shd w:val="clear" w:color="auto" w:fill="FFFFFF"/>
        </w:rPr>
        <w:t xml:space="preserve"> J M, Dekker R, et al. Quantitative models for reverse logistics: A review[J]. European Journal of Operational Research, 1997, 103(1): 1-17.</w:t>
      </w:r>
      <w:bookmarkEnd w:id="162"/>
    </w:p>
    <w:p w14:paraId="58D5E34F"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63" w:name="_Ref170820546"/>
      <w:r>
        <w:rPr>
          <w:rFonts w:ascii="Times New Roman" w:hAnsi="Times New Roman"/>
          <w:sz w:val="21"/>
          <w:szCs w:val="21"/>
          <w:shd w:val="clear" w:color="auto" w:fill="FFFFFF"/>
        </w:rPr>
        <w:t xml:space="preserve">Fleischmann M, </w:t>
      </w:r>
      <w:proofErr w:type="spellStart"/>
      <w:r>
        <w:rPr>
          <w:rFonts w:ascii="Times New Roman" w:hAnsi="Times New Roman"/>
          <w:sz w:val="21"/>
          <w:szCs w:val="21"/>
          <w:shd w:val="clear" w:color="auto" w:fill="FFFFFF"/>
        </w:rPr>
        <w:t>Bloemhof-Ruwaard</w:t>
      </w:r>
      <w:proofErr w:type="spellEnd"/>
      <w:r>
        <w:rPr>
          <w:rFonts w:ascii="Times New Roman" w:hAnsi="Times New Roman"/>
          <w:sz w:val="21"/>
          <w:szCs w:val="21"/>
          <w:shd w:val="clear" w:color="auto" w:fill="FFFFFF"/>
        </w:rPr>
        <w:t xml:space="preserve"> J M, </w:t>
      </w:r>
      <w:proofErr w:type="spellStart"/>
      <w:r>
        <w:rPr>
          <w:rFonts w:ascii="Times New Roman" w:hAnsi="Times New Roman"/>
          <w:sz w:val="21"/>
          <w:szCs w:val="21"/>
          <w:shd w:val="clear" w:color="auto" w:fill="FFFFFF"/>
        </w:rPr>
        <w:t>Beullens</w:t>
      </w:r>
      <w:proofErr w:type="spellEnd"/>
      <w:r>
        <w:rPr>
          <w:rFonts w:ascii="Times New Roman" w:hAnsi="Times New Roman"/>
          <w:sz w:val="21"/>
          <w:szCs w:val="21"/>
          <w:shd w:val="clear" w:color="auto" w:fill="FFFFFF"/>
        </w:rPr>
        <w:t xml:space="preserve"> P, et al. Reverse logistics network design[J]. Reverse Logistics: Quantitative Models for Closed-loop Supply Chains, 2004: 65-94.</w:t>
      </w:r>
      <w:bookmarkStart w:id="164" w:name="OLE_LINK2"/>
      <w:bookmarkEnd w:id="163"/>
    </w:p>
    <w:p w14:paraId="207E2BD0"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65" w:name="_Ref170820564"/>
      <w:r>
        <w:rPr>
          <w:rFonts w:ascii="Times New Roman" w:hAnsi="Times New Roman"/>
          <w:sz w:val="21"/>
          <w:szCs w:val="21"/>
          <w:shd w:val="clear" w:color="auto" w:fill="FFFFFF"/>
        </w:rPr>
        <w:t xml:space="preserve">Cruz-Rivera R, </w:t>
      </w:r>
      <w:proofErr w:type="spellStart"/>
      <w:r>
        <w:rPr>
          <w:rFonts w:ascii="Times New Roman" w:hAnsi="Times New Roman"/>
          <w:sz w:val="21"/>
          <w:szCs w:val="21"/>
          <w:shd w:val="clear" w:color="auto" w:fill="FFFFFF"/>
        </w:rPr>
        <w:t>Ertel</w:t>
      </w:r>
      <w:bookmarkEnd w:id="164"/>
      <w:proofErr w:type="spellEnd"/>
      <w:r>
        <w:rPr>
          <w:rFonts w:ascii="Times New Roman" w:hAnsi="Times New Roman"/>
          <w:sz w:val="21"/>
          <w:szCs w:val="21"/>
          <w:shd w:val="clear" w:color="auto" w:fill="FFFFFF"/>
        </w:rPr>
        <w:t xml:space="preserve"> J. Reverse logistics network design for the collection of end-of-life vehicles in Mexico[J]. European Journal of Operational Research, 2009, 196(3): 930-939.</w:t>
      </w:r>
      <w:bookmarkEnd w:id="165"/>
    </w:p>
    <w:p w14:paraId="2363836F"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66" w:name="_Ref170820580"/>
      <w:proofErr w:type="spellStart"/>
      <w:r>
        <w:rPr>
          <w:rFonts w:ascii="Times New Roman" w:hAnsi="Times New Roman"/>
          <w:sz w:val="21"/>
          <w:szCs w:val="21"/>
          <w:shd w:val="clear" w:color="auto" w:fill="FFFFFF"/>
        </w:rPr>
        <w:t>Ramezani</w:t>
      </w:r>
      <w:proofErr w:type="spellEnd"/>
      <w:r>
        <w:rPr>
          <w:rFonts w:ascii="Times New Roman" w:hAnsi="Times New Roman"/>
          <w:sz w:val="21"/>
          <w:szCs w:val="21"/>
          <w:shd w:val="clear" w:color="auto" w:fill="FFFFFF"/>
        </w:rPr>
        <w:t xml:space="preserve"> M, </w:t>
      </w:r>
      <w:proofErr w:type="spellStart"/>
      <w:r>
        <w:rPr>
          <w:rFonts w:ascii="Times New Roman" w:hAnsi="Times New Roman"/>
          <w:sz w:val="21"/>
          <w:szCs w:val="21"/>
          <w:shd w:val="clear" w:color="auto" w:fill="FFFFFF"/>
        </w:rPr>
        <w:t>Bashiri</w:t>
      </w:r>
      <w:proofErr w:type="spellEnd"/>
      <w:r>
        <w:rPr>
          <w:rFonts w:ascii="Times New Roman" w:hAnsi="Times New Roman"/>
          <w:sz w:val="21"/>
          <w:szCs w:val="21"/>
          <w:shd w:val="clear" w:color="auto" w:fill="FFFFFF"/>
        </w:rPr>
        <w:t xml:space="preserve"> M, </w:t>
      </w:r>
      <w:proofErr w:type="spellStart"/>
      <w:r>
        <w:rPr>
          <w:rFonts w:ascii="Times New Roman" w:hAnsi="Times New Roman"/>
          <w:sz w:val="21"/>
          <w:szCs w:val="21"/>
          <w:shd w:val="clear" w:color="auto" w:fill="FFFFFF"/>
        </w:rPr>
        <w:t>Tavakkoli</w:t>
      </w:r>
      <w:proofErr w:type="spellEnd"/>
      <w:r>
        <w:rPr>
          <w:rFonts w:ascii="Times New Roman" w:hAnsi="Times New Roman"/>
          <w:sz w:val="21"/>
          <w:szCs w:val="21"/>
          <w:shd w:val="clear" w:color="auto" w:fill="FFFFFF"/>
        </w:rPr>
        <w:t>-Moghaddam R. A new multi-objective stochastic model for a forward/reverse logistic network design with responsiveness and quality level[J]. Applied Mathematical Modelling, 2013, 37(1-2): 328-344.</w:t>
      </w:r>
      <w:bookmarkEnd w:id="166"/>
    </w:p>
    <w:p w14:paraId="3BB60DFE"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67" w:name="_Ref170820595"/>
      <w:proofErr w:type="spellStart"/>
      <w:r>
        <w:rPr>
          <w:rFonts w:ascii="Times New Roman" w:hAnsi="Times New Roman"/>
          <w:sz w:val="21"/>
          <w:szCs w:val="21"/>
          <w:shd w:val="clear" w:color="auto" w:fill="FFFFFF"/>
        </w:rPr>
        <w:t>Alshamsi</w:t>
      </w:r>
      <w:proofErr w:type="spellEnd"/>
      <w:r>
        <w:rPr>
          <w:rFonts w:ascii="Times New Roman" w:hAnsi="Times New Roman"/>
          <w:sz w:val="21"/>
          <w:szCs w:val="21"/>
          <w:shd w:val="clear" w:color="auto" w:fill="FFFFFF"/>
        </w:rPr>
        <w:t xml:space="preserve"> A, </w:t>
      </w:r>
      <w:proofErr w:type="spellStart"/>
      <w:r>
        <w:rPr>
          <w:rFonts w:ascii="Times New Roman" w:hAnsi="Times New Roman"/>
          <w:sz w:val="21"/>
          <w:szCs w:val="21"/>
          <w:shd w:val="clear" w:color="auto" w:fill="FFFFFF"/>
        </w:rPr>
        <w:t>Diabat</w:t>
      </w:r>
      <w:proofErr w:type="spellEnd"/>
      <w:r>
        <w:rPr>
          <w:rFonts w:ascii="Times New Roman" w:hAnsi="Times New Roman"/>
          <w:sz w:val="21"/>
          <w:szCs w:val="21"/>
          <w:shd w:val="clear" w:color="auto" w:fill="FFFFFF"/>
        </w:rPr>
        <w:t xml:space="preserve"> A. A reverse logistics network design[J]. Journal of Manufacturing Systems, 2015, 37: 589-598.</w:t>
      </w:r>
      <w:bookmarkStart w:id="168" w:name="OLE_LINK3"/>
      <w:bookmarkEnd w:id="167"/>
    </w:p>
    <w:p w14:paraId="5243ACDA"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69" w:name="_Ref170820607"/>
      <w:r>
        <w:rPr>
          <w:rFonts w:ascii="Times New Roman" w:hAnsi="Times New Roman"/>
          <w:sz w:val="21"/>
          <w:szCs w:val="21"/>
          <w:shd w:val="clear" w:color="auto" w:fill="FFFFFF"/>
        </w:rPr>
        <w:t>Mishra S, Singh</w:t>
      </w:r>
      <w:bookmarkEnd w:id="168"/>
      <w:r>
        <w:rPr>
          <w:rFonts w:ascii="Times New Roman" w:hAnsi="Times New Roman"/>
          <w:sz w:val="21"/>
          <w:szCs w:val="21"/>
          <w:shd w:val="clear" w:color="auto" w:fill="FFFFFF"/>
        </w:rPr>
        <w:t xml:space="preserve"> S P. A stochastic disaster-resilient and sustainable reverse logistics model in big data environment[J]. Annals of Operations Research, 2022: 1-32.</w:t>
      </w:r>
      <w:bookmarkEnd w:id="169"/>
    </w:p>
    <w:p w14:paraId="094B1066"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70" w:name="_Ref170820622"/>
      <w:r>
        <w:rPr>
          <w:rFonts w:ascii="Times New Roman" w:hAnsi="Times New Roman"/>
          <w:sz w:val="21"/>
          <w:szCs w:val="21"/>
        </w:rPr>
        <w:t>Safdar N, Khalid R, Ahmed W, et al. Reverse logistics network design of e-waste management under the triple bottom line approach[J]. Journal of Cleaner Production, 2020, 272: 122662.</w:t>
      </w:r>
      <w:bookmarkEnd w:id="170"/>
    </w:p>
    <w:p w14:paraId="1FC0CD6F"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71" w:name="_Ref170820635"/>
      <w:proofErr w:type="spellStart"/>
      <w:r>
        <w:rPr>
          <w:rFonts w:ascii="Times New Roman" w:hAnsi="Times New Roman"/>
          <w:sz w:val="21"/>
          <w:szCs w:val="21"/>
        </w:rPr>
        <w:t>Tosarkani</w:t>
      </w:r>
      <w:proofErr w:type="spellEnd"/>
      <w:r>
        <w:rPr>
          <w:rFonts w:ascii="Times New Roman" w:hAnsi="Times New Roman"/>
          <w:sz w:val="21"/>
          <w:szCs w:val="21"/>
        </w:rPr>
        <w:t xml:space="preserve"> B M, Amin S H, </w:t>
      </w:r>
      <w:proofErr w:type="spellStart"/>
      <w:r>
        <w:rPr>
          <w:rFonts w:ascii="Times New Roman" w:hAnsi="Times New Roman"/>
          <w:sz w:val="21"/>
          <w:szCs w:val="21"/>
        </w:rPr>
        <w:t>Ghiasvand</w:t>
      </w:r>
      <w:proofErr w:type="spellEnd"/>
      <w:r>
        <w:rPr>
          <w:rFonts w:ascii="Times New Roman" w:hAnsi="Times New Roman"/>
          <w:sz w:val="21"/>
          <w:szCs w:val="21"/>
        </w:rPr>
        <w:t xml:space="preserve"> M R. Designing a sustainable plastic bottle reverse logistics network: A data-driven optimization approach[J]. Expert Systems with Applications, 2024, 251: 123918.</w:t>
      </w:r>
      <w:bookmarkEnd w:id="171"/>
    </w:p>
    <w:p w14:paraId="4295CD87"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72" w:name="_Ref170820646"/>
      <w:proofErr w:type="spellStart"/>
      <w:r>
        <w:rPr>
          <w:rFonts w:ascii="Times New Roman" w:hAnsi="Times New Roman"/>
          <w:sz w:val="21"/>
          <w:szCs w:val="21"/>
          <w:shd w:val="clear" w:color="auto" w:fill="FFFFFF"/>
        </w:rPr>
        <w:t>Onwezen</w:t>
      </w:r>
      <w:proofErr w:type="spellEnd"/>
      <w:r>
        <w:rPr>
          <w:rFonts w:ascii="Times New Roman" w:hAnsi="Times New Roman"/>
          <w:sz w:val="21"/>
          <w:szCs w:val="21"/>
          <w:shd w:val="clear" w:color="auto" w:fill="FFFFFF"/>
        </w:rPr>
        <w:t xml:space="preserve"> M C, </w:t>
      </w:r>
      <w:proofErr w:type="spellStart"/>
      <w:r>
        <w:rPr>
          <w:rFonts w:ascii="Times New Roman" w:hAnsi="Times New Roman"/>
          <w:sz w:val="21"/>
          <w:szCs w:val="21"/>
          <w:shd w:val="clear" w:color="auto" w:fill="FFFFFF"/>
        </w:rPr>
        <w:t>Antonides</w:t>
      </w:r>
      <w:proofErr w:type="spellEnd"/>
      <w:r>
        <w:rPr>
          <w:rFonts w:ascii="Times New Roman" w:hAnsi="Times New Roman"/>
          <w:sz w:val="21"/>
          <w:szCs w:val="21"/>
          <w:shd w:val="clear" w:color="auto" w:fill="FFFFFF"/>
        </w:rPr>
        <w:t xml:space="preserve"> G, Bartels J. The Norm Activation Model: An exploration of the functions of anticipated pride and guilt in pro-environmental </w:t>
      </w:r>
      <w:proofErr w:type="spellStart"/>
      <w:r>
        <w:rPr>
          <w:rFonts w:ascii="Times New Roman" w:hAnsi="Times New Roman"/>
          <w:sz w:val="21"/>
          <w:szCs w:val="21"/>
          <w:shd w:val="clear" w:color="auto" w:fill="FFFFFF"/>
        </w:rPr>
        <w:t>behaviour</w:t>
      </w:r>
      <w:proofErr w:type="spellEnd"/>
      <w:r>
        <w:rPr>
          <w:rFonts w:ascii="Times New Roman" w:hAnsi="Times New Roman"/>
          <w:sz w:val="21"/>
          <w:szCs w:val="21"/>
          <w:shd w:val="clear" w:color="auto" w:fill="FFFFFF"/>
        </w:rPr>
        <w:t>[J]. Journal of Economic Psychology, 2013, 39: 141-153.</w:t>
      </w:r>
      <w:bookmarkEnd w:id="172"/>
    </w:p>
    <w:p w14:paraId="07FA8259"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73" w:name="_Ref170820669"/>
      <w:proofErr w:type="spellStart"/>
      <w:r>
        <w:rPr>
          <w:rFonts w:ascii="Times New Roman" w:hAnsi="Times New Roman"/>
          <w:sz w:val="21"/>
          <w:szCs w:val="21"/>
          <w:shd w:val="clear" w:color="auto" w:fill="FFFFFF"/>
        </w:rPr>
        <w:t>Tonglet</w:t>
      </w:r>
      <w:proofErr w:type="spellEnd"/>
      <w:r>
        <w:rPr>
          <w:rFonts w:ascii="Times New Roman" w:hAnsi="Times New Roman"/>
          <w:sz w:val="21"/>
          <w:szCs w:val="21"/>
          <w:shd w:val="clear" w:color="auto" w:fill="FFFFFF"/>
        </w:rPr>
        <w:t xml:space="preserve"> M, Phillips P S, Read A D. Using the Theory of Planned </w:t>
      </w:r>
      <w:proofErr w:type="spellStart"/>
      <w:r>
        <w:rPr>
          <w:rFonts w:ascii="Times New Roman" w:hAnsi="Times New Roman"/>
          <w:sz w:val="21"/>
          <w:szCs w:val="21"/>
          <w:shd w:val="clear" w:color="auto" w:fill="FFFFFF"/>
        </w:rPr>
        <w:t>Behaviour</w:t>
      </w:r>
      <w:proofErr w:type="spellEnd"/>
      <w:r>
        <w:rPr>
          <w:rFonts w:ascii="Times New Roman" w:hAnsi="Times New Roman"/>
          <w:sz w:val="21"/>
          <w:szCs w:val="21"/>
          <w:shd w:val="clear" w:color="auto" w:fill="FFFFFF"/>
        </w:rPr>
        <w:t xml:space="preserve"> to investigate the determinants of recycling </w:t>
      </w:r>
      <w:proofErr w:type="spellStart"/>
      <w:r>
        <w:rPr>
          <w:rFonts w:ascii="Times New Roman" w:hAnsi="Times New Roman"/>
          <w:sz w:val="21"/>
          <w:szCs w:val="21"/>
          <w:shd w:val="clear" w:color="auto" w:fill="FFFFFF"/>
        </w:rPr>
        <w:t>behaviour</w:t>
      </w:r>
      <w:proofErr w:type="spellEnd"/>
      <w:r>
        <w:rPr>
          <w:rFonts w:ascii="Times New Roman" w:hAnsi="Times New Roman"/>
          <w:sz w:val="21"/>
          <w:szCs w:val="21"/>
          <w:shd w:val="clear" w:color="auto" w:fill="FFFFFF"/>
        </w:rPr>
        <w:t>: a case study from Brixworth, UK[J]. Resources, Conservation and Recycling, 2004, 41(3): 191-214.</w:t>
      </w:r>
      <w:bookmarkEnd w:id="173"/>
    </w:p>
    <w:p w14:paraId="30673CB1"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74" w:name="_Ref170820680"/>
      <w:r>
        <w:rPr>
          <w:rFonts w:ascii="Times New Roman" w:hAnsi="Times New Roman"/>
          <w:sz w:val="21"/>
          <w:szCs w:val="21"/>
          <w:shd w:val="clear" w:color="auto" w:fill="FFFFFF"/>
        </w:rPr>
        <w:t xml:space="preserve">Mahmud S N D, Osman K. The determinants of recycling intention behavior among the </w:t>
      </w:r>
      <w:r>
        <w:rPr>
          <w:rFonts w:ascii="Times New Roman" w:hAnsi="Times New Roman"/>
          <w:sz w:val="21"/>
          <w:szCs w:val="21"/>
          <w:shd w:val="clear" w:color="auto" w:fill="FFFFFF"/>
        </w:rPr>
        <w:lastRenderedPageBreak/>
        <w:t xml:space="preserve">Malaysian school students: an application of theory of planned </w:t>
      </w:r>
      <w:proofErr w:type="spellStart"/>
      <w:r>
        <w:rPr>
          <w:rFonts w:ascii="Times New Roman" w:hAnsi="Times New Roman"/>
          <w:sz w:val="21"/>
          <w:szCs w:val="21"/>
          <w:shd w:val="clear" w:color="auto" w:fill="FFFFFF"/>
        </w:rPr>
        <w:t>behaviour</w:t>
      </w:r>
      <w:proofErr w:type="spellEnd"/>
      <w:r>
        <w:rPr>
          <w:rFonts w:ascii="Times New Roman" w:hAnsi="Times New Roman"/>
          <w:sz w:val="21"/>
          <w:szCs w:val="21"/>
          <w:shd w:val="clear" w:color="auto" w:fill="FFFFFF"/>
        </w:rPr>
        <w:t>[J]. Procedia-Social and Behavioral Sciences, 2010, 9: 119-124.</w:t>
      </w:r>
      <w:bookmarkEnd w:id="174"/>
    </w:p>
    <w:p w14:paraId="03901A29"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75" w:name="_Ref170820696"/>
      <w:r>
        <w:rPr>
          <w:rFonts w:ascii="Times New Roman" w:hAnsi="Times New Roman"/>
          <w:sz w:val="21"/>
          <w:szCs w:val="21"/>
          <w:shd w:val="clear" w:color="auto" w:fill="FFFFFF"/>
        </w:rPr>
        <w:t xml:space="preserve">Wan C, Shen G Q, Yu A. The role of perceived effectiveness of policy measures in predicting recycling </w:t>
      </w:r>
      <w:proofErr w:type="spellStart"/>
      <w:r>
        <w:rPr>
          <w:rFonts w:ascii="Times New Roman" w:hAnsi="Times New Roman"/>
          <w:sz w:val="21"/>
          <w:szCs w:val="21"/>
          <w:shd w:val="clear" w:color="auto" w:fill="FFFFFF"/>
        </w:rPr>
        <w:t>behaviour</w:t>
      </w:r>
      <w:proofErr w:type="spellEnd"/>
      <w:r>
        <w:rPr>
          <w:rFonts w:ascii="Times New Roman" w:hAnsi="Times New Roman"/>
          <w:sz w:val="21"/>
          <w:szCs w:val="21"/>
          <w:shd w:val="clear" w:color="auto" w:fill="FFFFFF"/>
        </w:rPr>
        <w:t xml:space="preserve"> in Hong Kong[J]. Resources, Conservation and Recycling, 2014, 83: 141-151.</w:t>
      </w:r>
      <w:bookmarkEnd w:id="175"/>
    </w:p>
    <w:p w14:paraId="4A4851CA"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76" w:name="_Ref170820708"/>
      <w:r>
        <w:rPr>
          <w:rFonts w:ascii="Times New Roman" w:hAnsi="Times New Roman" w:cs="Arial"/>
          <w:sz w:val="21"/>
          <w:szCs w:val="21"/>
          <w:shd w:val="clear" w:color="auto" w:fill="FFFFFF"/>
        </w:rPr>
        <w:t>王月辉</w:t>
      </w:r>
      <w:r>
        <w:rPr>
          <w:rFonts w:ascii="Times New Roman" w:hAnsi="Times New Roman" w:cs="Arial"/>
          <w:sz w:val="21"/>
          <w:szCs w:val="21"/>
          <w:shd w:val="clear" w:color="auto" w:fill="FFFFFF"/>
        </w:rPr>
        <w:t xml:space="preserve">, </w:t>
      </w:r>
      <w:r>
        <w:rPr>
          <w:rFonts w:ascii="Times New Roman" w:hAnsi="Times New Roman" w:cs="Arial"/>
          <w:sz w:val="21"/>
          <w:szCs w:val="21"/>
          <w:shd w:val="clear" w:color="auto" w:fill="FFFFFF"/>
        </w:rPr>
        <w:t>刘爽</w:t>
      </w:r>
      <w:r>
        <w:rPr>
          <w:rFonts w:ascii="Times New Roman" w:hAnsi="Times New Roman" w:cs="Arial"/>
          <w:sz w:val="21"/>
          <w:szCs w:val="21"/>
          <w:shd w:val="clear" w:color="auto" w:fill="FFFFFF"/>
        </w:rPr>
        <w:t xml:space="preserve">, </w:t>
      </w:r>
      <w:r>
        <w:rPr>
          <w:rFonts w:ascii="Times New Roman" w:hAnsi="Times New Roman" w:cs="Arial"/>
          <w:sz w:val="21"/>
          <w:szCs w:val="21"/>
          <w:shd w:val="clear" w:color="auto" w:fill="FFFFFF"/>
        </w:rPr>
        <w:t>王茜</w:t>
      </w:r>
      <w:r>
        <w:rPr>
          <w:rFonts w:ascii="Times New Roman" w:hAnsi="Times New Roman" w:cs="Arial"/>
          <w:sz w:val="21"/>
          <w:szCs w:val="21"/>
          <w:shd w:val="clear" w:color="auto" w:fill="FFFFFF"/>
        </w:rPr>
        <w:t xml:space="preserve">, </w:t>
      </w:r>
      <w:r>
        <w:rPr>
          <w:rFonts w:ascii="Times New Roman" w:hAnsi="Times New Roman" w:cs="Arial"/>
          <w:sz w:val="21"/>
          <w:szCs w:val="21"/>
          <w:shd w:val="clear" w:color="auto" w:fill="FFFFFF"/>
        </w:rPr>
        <w:t>等</w:t>
      </w:r>
      <w:r>
        <w:rPr>
          <w:rFonts w:ascii="Times New Roman" w:hAnsi="Times New Roman" w:cs="Arial"/>
          <w:sz w:val="21"/>
          <w:szCs w:val="21"/>
          <w:shd w:val="clear" w:color="auto" w:fill="FFFFFF"/>
        </w:rPr>
        <w:t>.</w:t>
      </w:r>
      <w:r>
        <w:rPr>
          <w:rFonts w:ascii="Times New Roman" w:hAnsi="Times New Roman" w:cs="Arial" w:hint="eastAsia"/>
          <w:sz w:val="21"/>
          <w:szCs w:val="21"/>
          <w:shd w:val="clear" w:color="auto" w:fill="FFFFFF"/>
        </w:rPr>
        <w:t xml:space="preserve"> </w:t>
      </w:r>
      <w:r>
        <w:rPr>
          <w:rFonts w:ascii="Times New Roman" w:hAnsi="Times New Roman" w:cs="Arial"/>
          <w:sz w:val="21"/>
          <w:szCs w:val="21"/>
          <w:shd w:val="clear" w:color="auto" w:fill="FFFFFF"/>
        </w:rPr>
        <w:t>城市消费者参与快递包装回收行为影响因素</w:t>
      </w:r>
      <w:r>
        <w:rPr>
          <w:rFonts w:ascii="Times New Roman" w:hAnsi="Times New Roman" w:cs="Arial"/>
          <w:sz w:val="21"/>
          <w:szCs w:val="21"/>
          <w:shd w:val="clear" w:color="auto" w:fill="FFFFFF"/>
        </w:rPr>
        <w:t>——</w:t>
      </w:r>
      <w:r>
        <w:rPr>
          <w:rFonts w:ascii="Times New Roman" w:hAnsi="Times New Roman" w:cs="Arial"/>
          <w:sz w:val="21"/>
          <w:szCs w:val="21"/>
          <w:shd w:val="clear" w:color="auto" w:fill="FFFFFF"/>
        </w:rPr>
        <w:t>基于</w:t>
      </w:r>
      <w:r>
        <w:rPr>
          <w:rFonts w:ascii="Times New Roman" w:hAnsi="Times New Roman" w:cs="Arial"/>
          <w:sz w:val="21"/>
          <w:szCs w:val="21"/>
          <w:shd w:val="clear" w:color="auto" w:fill="FFFFFF"/>
        </w:rPr>
        <w:t>452</w:t>
      </w:r>
      <w:r>
        <w:rPr>
          <w:rFonts w:ascii="Times New Roman" w:hAnsi="Times New Roman" w:cs="Arial"/>
          <w:sz w:val="21"/>
          <w:szCs w:val="21"/>
          <w:shd w:val="clear" w:color="auto" w:fill="FFFFFF"/>
        </w:rPr>
        <w:t>份有效样本的实证检验</w:t>
      </w:r>
      <w:r>
        <w:rPr>
          <w:rFonts w:ascii="Times New Roman" w:hAnsi="Times New Roman" w:cs="Arial"/>
          <w:sz w:val="21"/>
          <w:szCs w:val="21"/>
          <w:shd w:val="clear" w:color="auto" w:fill="FFFFFF"/>
        </w:rPr>
        <w:t xml:space="preserve">[J]. </w:t>
      </w:r>
      <w:r>
        <w:rPr>
          <w:rFonts w:ascii="Times New Roman" w:hAnsi="Times New Roman" w:cs="Arial"/>
          <w:sz w:val="21"/>
          <w:szCs w:val="21"/>
          <w:shd w:val="clear" w:color="auto" w:fill="FFFFFF"/>
        </w:rPr>
        <w:t>中国软科学研究会</w:t>
      </w:r>
      <w:r>
        <w:rPr>
          <w:rFonts w:ascii="Times New Roman" w:hAnsi="Times New Roman" w:cs="Arial"/>
          <w:sz w:val="21"/>
          <w:szCs w:val="21"/>
          <w:shd w:val="clear" w:color="auto" w:fill="FFFFFF"/>
        </w:rPr>
        <w:t>2019</w:t>
      </w:r>
      <w:r>
        <w:rPr>
          <w:rFonts w:ascii="Times New Roman" w:hAnsi="Times New Roman" w:cs="Arial"/>
          <w:sz w:val="21"/>
          <w:szCs w:val="21"/>
          <w:shd w:val="clear" w:color="auto" w:fill="FFFFFF"/>
        </w:rPr>
        <w:t>年中国软科学文集</w:t>
      </w:r>
      <w:r>
        <w:rPr>
          <w:rFonts w:ascii="Times New Roman" w:hAnsi="Times New Roman" w:cs="Arial"/>
          <w:sz w:val="21"/>
          <w:szCs w:val="21"/>
          <w:shd w:val="clear" w:color="auto" w:fill="FFFFFF"/>
        </w:rPr>
        <w:t>, 2020.</w:t>
      </w:r>
      <w:bookmarkEnd w:id="176"/>
    </w:p>
    <w:p w14:paraId="53768361"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77" w:name="_Ref170820717"/>
      <w:proofErr w:type="spellStart"/>
      <w:r>
        <w:rPr>
          <w:rFonts w:ascii="Times New Roman" w:hAnsi="Times New Roman"/>
          <w:sz w:val="21"/>
          <w:szCs w:val="21"/>
          <w:shd w:val="clear" w:color="auto" w:fill="FFFFFF"/>
        </w:rPr>
        <w:t>Kianpour</w:t>
      </w:r>
      <w:proofErr w:type="spellEnd"/>
      <w:r>
        <w:rPr>
          <w:rFonts w:ascii="Times New Roman" w:hAnsi="Times New Roman"/>
          <w:sz w:val="21"/>
          <w:szCs w:val="21"/>
          <w:shd w:val="clear" w:color="auto" w:fill="FFFFFF"/>
        </w:rPr>
        <w:t xml:space="preserve"> K, </w:t>
      </w:r>
      <w:proofErr w:type="spellStart"/>
      <w:r>
        <w:rPr>
          <w:rFonts w:ascii="Times New Roman" w:hAnsi="Times New Roman"/>
          <w:sz w:val="21"/>
          <w:szCs w:val="21"/>
          <w:shd w:val="clear" w:color="auto" w:fill="FFFFFF"/>
        </w:rPr>
        <w:t>Jusoh</w:t>
      </w:r>
      <w:proofErr w:type="spellEnd"/>
      <w:r>
        <w:rPr>
          <w:rFonts w:ascii="Times New Roman" w:hAnsi="Times New Roman"/>
          <w:sz w:val="21"/>
          <w:szCs w:val="21"/>
          <w:shd w:val="clear" w:color="auto" w:fill="FFFFFF"/>
        </w:rPr>
        <w:t xml:space="preserve"> A, </w:t>
      </w:r>
      <w:proofErr w:type="spellStart"/>
      <w:r>
        <w:rPr>
          <w:rFonts w:ascii="Times New Roman" w:hAnsi="Times New Roman"/>
          <w:sz w:val="21"/>
          <w:szCs w:val="21"/>
          <w:shd w:val="clear" w:color="auto" w:fill="FFFFFF"/>
        </w:rPr>
        <w:t>Mardani</w:t>
      </w:r>
      <w:proofErr w:type="spellEnd"/>
      <w:r>
        <w:rPr>
          <w:rFonts w:ascii="Times New Roman" w:hAnsi="Times New Roman"/>
          <w:sz w:val="21"/>
          <w:szCs w:val="21"/>
          <w:shd w:val="clear" w:color="auto" w:fill="FFFFFF"/>
        </w:rPr>
        <w:t xml:space="preserve"> A, et al. Factors influencing consumers’ intention to return the </w:t>
      </w:r>
      <w:proofErr w:type="gramStart"/>
      <w:r>
        <w:rPr>
          <w:rFonts w:ascii="Times New Roman" w:hAnsi="Times New Roman"/>
          <w:sz w:val="21"/>
          <w:szCs w:val="21"/>
          <w:shd w:val="clear" w:color="auto" w:fill="FFFFFF"/>
        </w:rPr>
        <w:t>end of life</w:t>
      </w:r>
      <w:proofErr w:type="gramEnd"/>
      <w:r>
        <w:rPr>
          <w:rFonts w:ascii="Times New Roman" w:hAnsi="Times New Roman"/>
          <w:sz w:val="21"/>
          <w:szCs w:val="21"/>
          <w:shd w:val="clear" w:color="auto" w:fill="FFFFFF"/>
        </w:rPr>
        <w:t xml:space="preserve"> electronic products through reverse supply chain management for reuse, repair and recycling[J]. Sustainability, 2017, 9(9): 1657.</w:t>
      </w:r>
      <w:bookmarkEnd w:id="177"/>
    </w:p>
    <w:p w14:paraId="049B07A5"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78" w:name="_Ref170820778"/>
      <w:proofErr w:type="spellStart"/>
      <w:r>
        <w:rPr>
          <w:rFonts w:ascii="Times New Roman" w:hAnsi="Times New Roman"/>
          <w:sz w:val="21"/>
          <w:szCs w:val="21"/>
          <w:shd w:val="clear" w:color="auto" w:fill="FFFFFF"/>
        </w:rPr>
        <w:t>Aboelmaged</w:t>
      </w:r>
      <w:proofErr w:type="spellEnd"/>
      <w:r>
        <w:rPr>
          <w:rFonts w:ascii="Times New Roman" w:hAnsi="Times New Roman"/>
          <w:sz w:val="21"/>
          <w:szCs w:val="21"/>
          <w:shd w:val="clear" w:color="auto" w:fill="FFFFFF"/>
        </w:rPr>
        <w:t xml:space="preserve"> M. E-waste recycling </w:t>
      </w:r>
      <w:proofErr w:type="spellStart"/>
      <w:r>
        <w:rPr>
          <w:rFonts w:ascii="Times New Roman" w:hAnsi="Times New Roman"/>
          <w:sz w:val="21"/>
          <w:szCs w:val="21"/>
          <w:shd w:val="clear" w:color="auto" w:fill="FFFFFF"/>
        </w:rPr>
        <w:t>behaviour</w:t>
      </w:r>
      <w:proofErr w:type="spellEnd"/>
      <w:r>
        <w:rPr>
          <w:rFonts w:ascii="Times New Roman" w:hAnsi="Times New Roman"/>
          <w:sz w:val="21"/>
          <w:szCs w:val="21"/>
          <w:shd w:val="clear" w:color="auto" w:fill="FFFFFF"/>
        </w:rPr>
        <w:t xml:space="preserve">: An integration of recycling habits into the theory of planned </w:t>
      </w:r>
      <w:proofErr w:type="spellStart"/>
      <w:r>
        <w:rPr>
          <w:rFonts w:ascii="Times New Roman" w:hAnsi="Times New Roman"/>
          <w:sz w:val="21"/>
          <w:szCs w:val="21"/>
          <w:shd w:val="clear" w:color="auto" w:fill="FFFFFF"/>
        </w:rPr>
        <w:t>behaviour</w:t>
      </w:r>
      <w:proofErr w:type="spellEnd"/>
      <w:r>
        <w:rPr>
          <w:rFonts w:ascii="Times New Roman" w:hAnsi="Times New Roman"/>
          <w:sz w:val="21"/>
          <w:szCs w:val="21"/>
          <w:shd w:val="clear" w:color="auto" w:fill="FFFFFF"/>
        </w:rPr>
        <w:t>[J]. Journal of Cleaner Production, 2021, 278: 124182.</w:t>
      </w:r>
      <w:bookmarkEnd w:id="178"/>
    </w:p>
    <w:p w14:paraId="4A80EB87"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79" w:name="_Ref170820732"/>
      <w:r>
        <w:rPr>
          <w:rFonts w:ascii="Times New Roman" w:hAnsi="Times New Roman" w:cs="Arial"/>
          <w:sz w:val="21"/>
          <w:szCs w:val="21"/>
          <w:shd w:val="clear" w:color="auto" w:fill="FFFFFF"/>
        </w:rPr>
        <w:t>廖媛红</w:t>
      </w:r>
      <w:r>
        <w:rPr>
          <w:rFonts w:ascii="Times New Roman" w:hAnsi="Times New Roman" w:cs="Arial"/>
          <w:sz w:val="21"/>
          <w:szCs w:val="21"/>
          <w:shd w:val="clear" w:color="auto" w:fill="FFFFFF"/>
        </w:rPr>
        <w:t xml:space="preserve">, </w:t>
      </w:r>
      <w:r>
        <w:rPr>
          <w:rFonts w:ascii="Times New Roman" w:hAnsi="Times New Roman" w:cs="Arial"/>
          <w:sz w:val="21"/>
          <w:szCs w:val="21"/>
          <w:shd w:val="clear" w:color="auto" w:fill="FFFFFF"/>
        </w:rPr>
        <w:t>杨玮宏</w:t>
      </w:r>
      <w:r>
        <w:rPr>
          <w:rFonts w:ascii="Times New Roman" w:hAnsi="Times New Roman" w:cs="Arial"/>
          <w:sz w:val="21"/>
          <w:szCs w:val="21"/>
          <w:shd w:val="clear" w:color="auto" w:fill="FFFFFF"/>
        </w:rPr>
        <w:t xml:space="preserve">. </w:t>
      </w:r>
      <w:r>
        <w:rPr>
          <w:rFonts w:ascii="Times New Roman" w:hAnsi="Times New Roman" w:cs="Arial"/>
          <w:sz w:val="21"/>
          <w:szCs w:val="21"/>
          <w:shd w:val="clear" w:color="auto" w:fill="FFFFFF"/>
        </w:rPr>
        <w:t>情境约束对城市消费者私域亲环境行为的作用机制</w:t>
      </w:r>
      <w:r>
        <w:rPr>
          <w:rFonts w:ascii="Times New Roman" w:hAnsi="Times New Roman" w:cs="Arial"/>
          <w:sz w:val="21"/>
          <w:szCs w:val="21"/>
          <w:shd w:val="clear" w:color="auto" w:fill="FFFFFF"/>
        </w:rPr>
        <w:t>——</w:t>
      </w:r>
      <w:r>
        <w:rPr>
          <w:rFonts w:ascii="Times New Roman" w:hAnsi="Times New Roman" w:cs="Arial"/>
          <w:sz w:val="21"/>
          <w:szCs w:val="21"/>
          <w:shd w:val="clear" w:color="auto" w:fill="FFFFFF"/>
        </w:rPr>
        <w:t>以北京市和上海市为例</w:t>
      </w:r>
      <w:r>
        <w:rPr>
          <w:rFonts w:ascii="Times New Roman" w:hAnsi="Times New Roman" w:cs="Arial"/>
          <w:sz w:val="21"/>
          <w:szCs w:val="21"/>
          <w:shd w:val="clear" w:color="auto" w:fill="FFFFFF"/>
        </w:rPr>
        <w:t xml:space="preserve">[J]. </w:t>
      </w:r>
      <w:r>
        <w:rPr>
          <w:rFonts w:ascii="Times New Roman" w:hAnsi="Times New Roman" w:cs="Arial"/>
          <w:sz w:val="21"/>
          <w:szCs w:val="21"/>
          <w:shd w:val="clear" w:color="auto" w:fill="FFFFFF"/>
        </w:rPr>
        <w:t>城市问题</w:t>
      </w:r>
      <w:r>
        <w:rPr>
          <w:rFonts w:ascii="Times New Roman" w:hAnsi="Times New Roman" w:cs="Arial"/>
          <w:sz w:val="21"/>
          <w:szCs w:val="21"/>
          <w:shd w:val="clear" w:color="auto" w:fill="FFFFFF"/>
        </w:rPr>
        <w:t>, 2020.</w:t>
      </w:r>
      <w:bookmarkEnd w:id="179"/>
    </w:p>
    <w:p w14:paraId="4ED888C9"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80" w:name="_Ref170820742"/>
      <w:r>
        <w:rPr>
          <w:rFonts w:ascii="Times New Roman" w:hAnsi="Times New Roman" w:hint="eastAsia"/>
          <w:sz w:val="21"/>
          <w:szCs w:val="21"/>
        </w:rPr>
        <w:t>谢蔚泓</w:t>
      </w:r>
      <w:r>
        <w:rPr>
          <w:rFonts w:ascii="Times New Roman" w:hAnsi="Times New Roman" w:hint="eastAsia"/>
          <w:sz w:val="21"/>
          <w:szCs w:val="21"/>
        </w:rPr>
        <w:t xml:space="preserve">. </w:t>
      </w:r>
      <w:r>
        <w:rPr>
          <w:rFonts w:ascii="Times New Roman" w:hAnsi="Times New Roman" w:hint="eastAsia"/>
          <w:sz w:val="21"/>
          <w:szCs w:val="21"/>
        </w:rPr>
        <w:t>资源配置机制下快递包装回收关键问题研究</w:t>
      </w:r>
      <w:r>
        <w:rPr>
          <w:rFonts w:ascii="Times New Roman" w:hAnsi="Times New Roman" w:hint="eastAsia"/>
          <w:sz w:val="21"/>
          <w:szCs w:val="21"/>
        </w:rPr>
        <w:t xml:space="preserve">[D]. </w:t>
      </w:r>
      <w:r>
        <w:rPr>
          <w:rFonts w:ascii="Times New Roman" w:hAnsi="Times New Roman" w:hint="eastAsia"/>
          <w:sz w:val="21"/>
          <w:szCs w:val="21"/>
        </w:rPr>
        <w:t>合肥工业大学</w:t>
      </w:r>
      <w:r>
        <w:rPr>
          <w:rFonts w:ascii="Times New Roman" w:hAnsi="Times New Roman" w:hint="eastAsia"/>
          <w:sz w:val="21"/>
          <w:szCs w:val="21"/>
        </w:rPr>
        <w:t>, 2021.</w:t>
      </w:r>
      <w:bookmarkEnd w:id="180"/>
    </w:p>
    <w:p w14:paraId="640472B1"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81" w:name="_Ref170821262"/>
      <w:r>
        <w:rPr>
          <w:rFonts w:ascii="Times New Roman" w:hAnsi="Times New Roman" w:hint="eastAsia"/>
          <w:sz w:val="21"/>
          <w:szCs w:val="21"/>
        </w:rPr>
        <w:t>宁鹏飞</w:t>
      </w:r>
      <w:r>
        <w:rPr>
          <w:rFonts w:ascii="Times New Roman" w:hAnsi="Times New Roman" w:hint="eastAsia"/>
          <w:sz w:val="21"/>
          <w:szCs w:val="21"/>
        </w:rPr>
        <w:t xml:space="preserve">. </w:t>
      </w:r>
      <w:r>
        <w:rPr>
          <w:rFonts w:ascii="Times New Roman" w:hAnsi="Times New Roman" w:hint="eastAsia"/>
          <w:sz w:val="21"/>
          <w:szCs w:val="21"/>
        </w:rPr>
        <w:t>基于数据包络分析法的快递废弃包装循环再利用效率评估</w:t>
      </w:r>
      <w:r>
        <w:rPr>
          <w:rFonts w:ascii="Times New Roman" w:hAnsi="Times New Roman" w:hint="eastAsia"/>
          <w:sz w:val="21"/>
          <w:szCs w:val="21"/>
        </w:rPr>
        <w:t xml:space="preserve">[J]. </w:t>
      </w:r>
      <w:r>
        <w:rPr>
          <w:rFonts w:ascii="Times New Roman" w:hAnsi="Times New Roman" w:hint="eastAsia"/>
          <w:sz w:val="21"/>
          <w:szCs w:val="21"/>
        </w:rPr>
        <w:t>科学技术与工程</w:t>
      </w:r>
      <w:r>
        <w:rPr>
          <w:rFonts w:ascii="Times New Roman" w:hAnsi="Times New Roman" w:hint="eastAsia"/>
          <w:sz w:val="21"/>
          <w:szCs w:val="21"/>
        </w:rPr>
        <w:t>, 2019, 19(4): 173-178.</w:t>
      </w:r>
      <w:bookmarkEnd w:id="181"/>
    </w:p>
    <w:p w14:paraId="19B0CAD1"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82" w:name="_Ref170821274"/>
      <w:r>
        <w:rPr>
          <w:rFonts w:ascii="Times New Roman" w:hAnsi="Times New Roman"/>
          <w:sz w:val="21"/>
          <w:szCs w:val="21"/>
          <w:shd w:val="clear" w:color="auto" w:fill="FFFFFF"/>
        </w:rPr>
        <w:t xml:space="preserve">Mishra A R, Rani P, </w:t>
      </w:r>
      <w:proofErr w:type="spellStart"/>
      <w:r>
        <w:rPr>
          <w:rFonts w:ascii="Times New Roman" w:hAnsi="Times New Roman"/>
          <w:sz w:val="21"/>
          <w:szCs w:val="21"/>
          <w:shd w:val="clear" w:color="auto" w:fill="FFFFFF"/>
        </w:rPr>
        <w:t>Krishankumar</w:t>
      </w:r>
      <w:proofErr w:type="spellEnd"/>
      <w:r>
        <w:rPr>
          <w:rFonts w:ascii="Times New Roman" w:hAnsi="Times New Roman"/>
          <w:sz w:val="21"/>
          <w:szCs w:val="21"/>
          <w:shd w:val="clear" w:color="auto" w:fill="FFFFFF"/>
        </w:rPr>
        <w:t xml:space="preserve"> R, et al. A hesitant fuzzy combined compromise solution framework-based on discrimination measure for ranking sustainable third-party reverse logistic providers[J]. Sustainability, 2021, 13(4): 2064.</w:t>
      </w:r>
      <w:bookmarkEnd w:id="182"/>
    </w:p>
    <w:p w14:paraId="2E617796"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83" w:name="_Ref170821283"/>
      <w:r>
        <w:rPr>
          <w:rFonts w:ascii="Times New Roman" w:hAnsi="Times New Roman"/>
          <w:sz w:val="21"/>
          <w:szCs w:val="21"/>
          <w:shd w:val="clear" w:color="auto" w:fill="FFFFFF"/>
        </w:rPr>
        <w:t xml:space="preserve">Jauhar S K, Amin S H, </w:t>
      </w:r>
      <w:proofErr w:type="spellStart"/>
      <w:r>
        <w:rPr>
          <w:rFonts w:ascii="Times New Roman" w:hAnsi="Times New Roman"/>
          <w:sz w:val="21"/>
          <w:szCs w:val="21"/>
          <w:shd w:val="clear" w:color="auto" w:fill="FFFFFF"/>
        </w:rPr>
        <w:t>Zolfagharinia</w:t>
      </w:r>
      <w:proofErr w:type="spellEnd"/>
      <w:r>
        <w:rPr>
          <w:rFonts w:ascii="Times New Roman" w:hAnsi="Times New Roman"/>
          <w:sz w:val="21"/>
          <w:szCs w:val="21"/>
          <w:shd w:val="clear" w:color="auto" w:fill="FFFFFF"/>
        </w:rPr>
        <w:t xml:space="preserve"> H. A proposed method for third-party reverse logistics partner selection and order allocation in the cellphone industry[J]. Computers &amp; Industrial Engineering, 2021, 162: 107719.</w:t>
      </w:r>
      <w:bookmarkEnd w:id="183"/>
    </w:p>
    <w:p w14:paraId="6C359027"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84" w:name="_Ref170821305"/>
      <w:r>
        <w:rPr>
          <w:rFonts w:ascii="Times New Roman" w:hAnsi="Times New Roman" w:hint="eastAsia"/>
          <w:sz w:val="21"/>
          <w:szCs w:val="21"/>
        </w:rPr>
        <w:t>公彦德</w:t>
      </w:r>
      <w:r>
        <w:rPr>
          <w:rFonts w:ascii="Times New Roman" w:hAnsi="Times New Roman" w:hint="eastAsia"/>
          <w:sz w:val="21"/>
          <w:szCs w:val="21"/>
        </w:rPr>
        <w:t xml:space="preserve">, </w:t>
      </w:r>
      <w:r>
        <w:rPr>
          <w:rFonts w:ascii="Times New Roman" w:hAnsi="Times New Roman" w:hint="eastAsia"/>
          <w:sz w:val="21"/>
          <w:szCs w:val="21"/>
        </w:rPr>
        <w:t>蒋雨薇</w:t>
      </w:r>
      <w:r>
        <w:rPr>
          <w:rFonts w:ascii="Times New Roman" w:hAnsi="Times New Roman" w:hint="eastAsia"/>
          <w:sz w:val="21"/>
          <w:szCs w:val="21"/>
        </w:rPr>
        <w:t xml:space="preserve">, </w:t>
      </w:r>
      <w:r>
        <w:rPr>
          <w:rFonts w:ascii="Times New Roman" w:hAnsi="Times New Roman" w:hint="eastAsia"/>
          <w:sz w:val="21"/>
          <w:szCs w:val="21"/>
        </w:rPr>
        <w:t>达庆利</w:t>
      </w:r>
      <w:r>
        <w:rPr>
          <w:rFonts w:ascii="Times New Roman" w:hAnsi="Times New Roman" w:hint="eastAsia"/>
          <w:sz w:val="21"/>
          <w:szCs w:val="21"/>
        </w:rPr>
        <w:t xml:space="preserve">. </w:t>
      </w:r>
      <w:r>
        <w:rPr>
          <w:rFonts w:ascii="Times New Roman" w:hAnsi="Times New Roman" w:hint="eastAsia"/>
          <w:sz w:val="21"/>
          <w:szCs w:val="21"/>
        </w:rPr>
        <w:t>不同混合回收模式和权力结构的逆向供应链决策分析</w:t>
      </w:r>
      <w:r>
        <w:rPr>
          <w:rFonts w:ascii="Times New Roman" w:hAnsi="Times New Roman" w:hint="eastAsia"/>
          <w:sz w:val="21"/>
          <w:szCs w:val="21"/>
        </w:rPr>
        <w:t>[J].</w:t>
      </w:r>
      <w:r>
        <w:rPr>
          <w:rFonts w:ascii="Times New Roman" w:hAnsi="Times New Roman" w:hint="eastAsia"/>
          <w:sz w:val="21"/>
          <w:szCs w:val="21"/>
        </w:rPr>
        <w:t>中国管理科学</w:t>
      </w:r>
      <w:r>
        <w:rPr>
          <w:rFonts w:ascii="Times New Roman" w:hAnsi="Times New Roman" w:hint="eastAsia"/>
          <w:sz w:val="21"/>
          <w:szCs w:val="21"/>
        </w:rPr>
        <w:t>, 2020, 28(10): 131-143.</w:t>
      </w:r>
      <w:bookmarkEnd w:id="184"/>
    </w:p>
    <w:p w14:paraId="5DE82020"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85" w:name="_Ref170821315"/>
      <w:r>
        <w:rPr>
          <w:rFonts w:ascii="Times New Roman" w:hAnsi="Times New Roman" w:hint="eastAsia"/>
          <w:sz w:val="21"/>
          <w:szCs w:val="21"/>
        </w:rPr>
        <w:t>成灶平</w:t>
      </w:r>
      <w:r>
        <w:rPr>
          <w:rFonts w:ascii="Times New Roman" w:hAnsi="Times New Roman" w:hint="eastAsia"/>
          <w:sz w:val="21"/>
          <w:szCs w:val="21"/>
        </w:rPr>
        <w:t xml:space="preserve">, </w:t>
      </w:r>
      <w:r>
        <w:rPr>
          <w:rFonts w:ascii="Times New Roman" w:hAnsi="Times New Roman" w:hint="eastAsia"/>
          <w:sz w:val="21"/>
          <w:szCs w:val="21"/>
        </w:rPr>
        <w:t>马良</w:t>
      </w:r>
      <w:r>
        <w:rPr>
          <w:rFonts w:ascii="Times New Roman" w:hAnsi="Times New Roman" w:hint="eastAsia"/>
          <w:sz w:val="21"/>
          <w:szCs w:val="21"/>
        </w:rPr>
        <w:t xml:space="preserve">, </w:t>
      </w:r>
      <w:r>
        <w:rPr>
          <w:rFonts w:ascii="Times New Roman" w:hAnsi="Times New Roman" w:hint="eastAsia"/>
          <w:sz w:val="21"/>
          <w:szCs w:val="21"/>
        </w:rPr>
        <w:t>从培栋</w:t>
      </w:r>
      <w:r>
        <w:rPr>
          <w:rFonts w:ascii="Times New Roman" w:hAnsi="Times New Roman" w:hint="eastAsia"/>
          <w:sz w:val="21"/>
          <w:szCs w:val="21"/>
        </w:rPr>
        <w:t xml:space="preserve">. </w:t>
      </w:r>
      <w:r>
        <w:rPr>
          <w:rFonts w:ascii="Times New Roman" w:hAnsi="Times New Roman" w:hint="eastAsia"/>
          <w:sz w:val="21"/>
          <w:szCs w:val="21"/>
        </w:rPr>
        <w:t>基于演化博弈的快递包装回收动态监管与仿真</w:t>
      </w:r>
      <w:r>
        <w:rPr>
          <w:rFonts w:ascii="Times New Roman" w:hAnsi="Times New Roman" w:hint="eastAsia"/>
          <w:sz w:val="21"/>
          <w:szCs w:val="21"/>
        </w:rPr>
        <w:t xml:space="preserve">[J]. </w:t>
      </w:r>
      <w:r>
        <w:rPr>
          <w:rFonts w:ascii="Times New Roman" w:hAnsi="Times New Roman" w:hint="eastAsia"/>
          <w:sz w:val="21"/>
          <w:szCs w:val="21"/>
        </w:rPr>
        <w:t>工业工程与管理</w:t>
      </w:r>
      <w:r>
        <w:rPr>
          <w:rFonts w:ascii="Times New Roman" w:hAnsi="Times New Roman" w:hint="eastAsia"/>
          <w:sz w:val="21"/>
          <w:szCs w:val="21"/>
        </w:rPr>
        <w:t>, 2023, 28(3): 27-35.</w:t>
      </w:r>
      <w:bookmarkEnd w:id="185"/>
    </w:p>
    <w:p w14:paraId="2D25647C"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86" w:name="_Ref170821327"/>
      <w:r>
        <w:rPr>
          <w:rFonts w:ascii="Times New Roman" w:hAnsi="Times New Roman" w:hint="eastAsia"/>
          <w:sz w:val="21"/>
          <w:szCs w:val="21"/>
        </w:rPr>
        <w:t>许民利</w:t>
      </w:r>
      <w:r>
        <w:rPr>
          <w:rFonts w:ascii="Times New Roman" w:hAnsi="Times New Roman" w:hint="eastAsia"/>
          <w:sz w:val="21"/>
          <w:szCs w:val="21"/>
        </w:rPr>
        <w:t xml:space="preserve">, </w:t>
      </w:r>
      <w:r>
        <w:rPr>
          <w:rFonts w:ascii="Times New Roman" w:hAnsi="Times New Roman" w:hint="eastAsia"/>
          <w:sz w:val="21"/>
          <w:szCs w:val="21"/>
        </w:rPr>
        <w:t>邹康来</w:t>
      </w:r>
      <w:r>
        <w:rPr>
          <w:rFonts w:ascii="Times New Roman" w:hAnsi="Times New Roman" w:hint="eastAsia"/>
          <w:sz w:val="21"/>
          <w:szCs w:val="21"/>
        </w:rPr>
        <w:t xml:space="preserve">, </w:t>
      </w:r>
      <w:r>
        <w:rPr>
          <w:rFonts w:ascii="Times New Roman" w:hAnsi="Times New Roman" w:hint="eastAsia"/>
          <w:sz w:val="21"/>
          <w:szCs w:val="21"/>
        </w:rPr>
        <w:t>简惠云</w:t>
      </w:r>
      <w:r>
        <w:rPr>
          <w:rFonts w:ascii="Times New Roman" w:hAnsi="Times New Roman" w:hint="eastAsia"/>
          <w:sz w:val="21"/>
          <w:szCs w:val="21"/>
        </w:rPr>
        <w:t>.</w:t>
      </w:r>
      <w:r>
        <w:rPr>
          <w:rFonts w:ascii="Times New Roman" w:hAnsi="Times New Roman" w:hint="eastAsia"/>
          <w:sz w:val="21"/>
          <w:szCs w:val="21"/>
        </w:rPr>
        <w:t>“互联网</w:t>
      </w:r>
      <w:r>
        <w:rPr>
          <w:rFonts w:ascii="Times New Roman" w:hAnsi="Times New Roman" w:hint="eastAsia"/>
          <w:sz w:val="21"/>
          <w:szCs w:val="21"/>
        </w:rPr>
        <w:t>+</w:t>
      </w:r>
      <w:r>
        <w:rPr>
          <w:rFonts w:ascii="Times New Roman" w:hAnsi="Times New Roman" w:hint="eastAsia"/>
          <w:sz w:val="21"/>
          <w:szCs w:val="21"/>
        </w:rPr>
        <w:t>”环境下考虑消费者行为的资源回收策略</w:t>
      </w:r>
      <w:r>
        <w:rPr>
          <w:rFonts w:ascii="Times New Roman" w:hAnsi="Times New Roman" w:hint="eastAsia"/>
          <w:sz w:val="21"/>
          <w:szCs w:val="21"/>
        </w:rPr>
        <w:t xml:space="preserve">[J]. </w:t>
      </w:r>
      <w:r>
        <w:rPr>
          <w:rFonts w:ascii="Times New Roman" w:hAnsi="Times New Roman" w:hint="eastAsia"/>
          <w:sz w:val="21"/>
          <w:szCs w:val="21"/>
        </w:rPr>
        <w:t>控制与决策</w:t>
      </w:r>
      <w:r>
        <w:rPr>
          <w:rFonts w:ascii="Times New Roman" w:hAnsi="Times New Roman" w:hint="eastAsia"/>
          <w:sz w:val="21"/>
          <w:szCs w:val="21"/>
        </w:rPr>
        <w:t>, 2019, 34(8): 1745-1753.</w:t>
      </w:r>
      <w:bookmarkEnd w:id="186"/>
    </w:p>
    <w:p w14:paraId="0E8CC25D"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87" w:name="_Ref170821341"/>
      <w:r>
        <w:rPr>
          <w:rFonts w:ascii="Times New Roman" w:hAnsi="Times New Roman"/>
          <w:sz w:val="21"/>
          <w:szCs w:val="21"/>
          <w:shd w:val="clear" w:color="auto" w:fill="FFFFFF"/>
        </w:rPr>
        <w:t>Yang J, Long R, Chen H, et al. A comparative analysis of express packaging waste recycling models based on the differential game theory[J]. Resources, Conservation and Recycling, 2021, 168: 105449.</w:t>
      </w:r>
      <w:bookmarkEnd w:id="187"/>
    </w:p>
    <w:p w14:paraId="4909310B"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88" w:name="_Ref170821354"/>
      <w:r>
        <w:rPr>
          <w:rFonts w:ascii="Times New Roman" w:hAnsi="Times New Roman"/>
          <w:sz w:val="21"/>
          <w:szCs w:val="21"/>
          <w:shd w:val="clear" w:color="auto" w:fill="FFFFFF"/>
        </w:rPr>
        <w:t>Guo Y, Luo G, Hou G. Research on the evolution of the express packaging recycling strategy, considering government subsidies and synergy benefits[J]. International Journal of Environmental Research and Public Health, 2021, 18(3): 1144.</w:t>
      </w:r>
      <w:bookmarkEnd w:id="188"/>
    </w:p>
    <w:p w14:paraId="00AB42E0"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89" w:name="_Ref170821363"/>
      <w:r>
        <w:rPr>
          <w:rFonts w:ascii="Times New Roman" w:hAnsi="Times New Roman" w:hint="eastAsia"/>
          <w:sz w:val="21"/>
          <w:szCs w:val="21"/>
        </w:rPr>
        <w:t>何海龙</w:t>
      </w:r>
      <w:r>
        <w:rPr>
          <w:rFonts w:ascii="Times New Roman" w:hAnsi="Times New Roman" w:hint="eastAsia"/>
          <w:sz w:val="21"/>
          <w:szCs w:val="21"/>
        </w:rPr>
        <w:t xml:space="preserve">, </w:t>
      </w:r>
      <w:r>
        <w:rPr>
          <w:rFonts w:ascii="Times New Roman" w:hAnsi="Times New Roman" w:hint="eastAsia"/>
          <w:sz w:val="21"/>
          <w:szCs w:val="21"/>
        </w:rPr>
        <w:t>李明琨</w:t>
      </w:r>
      <w:r>
        <w:rPr>
          <w:rFonts w:ascii="Times New Roman" w:hAnsi="Times New Roman" w:hint="eastAsia"/>
          <w:sz w:val="21"/>
          <w:szCs w:val="21"/>
        </w:rPr>
        <w:t xml:space="preserve">. </w:t>
      </w:r>
      <w:r>
        <w:rPr>
          <w:rFonts w:ascii="Times New Roman" w:hAnsi="Times New Roman" w:hint="eastAsia"/>
          <w:sz w:val="21"/>
          <w:szCs w:val="21"/>
        </w:rPr>
        <w:t>有限管制下快递包装逆向物流三方博弈行为分析</w:t>
      </w:r>
      <w:r>
        <w:rPr>
          <w:rFonts w:ascii="Times New Roman" w:hAnsi="Times New Roman" w:hint="eastAsia"/>
          <w:sz w:val="21"/>
          <w:szCs w:val="21"/>
        </w:rPr>
        <w:t xml:space="preserve">[J]. </w:t>
      </w:r>
      <w:r>
        <w:rPr>
          <w:rFonts w:ascii="Times New Roman" w:hAnsi="Times New Roman" w:hint="eastAsia"/>
          <w:sz w:val="21"/>
          <w:szCs w:val="21"/>
        </w:rPr>
        <w:t>工业工程与管理</w:t>
      </w:r>
      <w:r>
        <w:rPr>
          <w:rFonts w:ascii="Times New Roman" w:hAnsi="Times New Roman" w:hint="eastAsia"/>
          <w:sz w:val="21"/>
          <w:szCs w:val="21"/>
        </w:rPr>
        <w:t>, 2021, 26(1): 157-164.</w:t>
      </w:r>
      <w:bookmarkStart w:id="190" w:name="OLE_LINK4"/>
      <w:bookmarkEnd w:id="189"/>
    </w:p>
    <w:p w14:paraId="4531309D"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91" w:name="_Ref170821379"/>
      <w:r>
        <w:rPr>
          <w:rFonts w:ascii="Times New Roman" w:hAnsi="Times New Roman"/>
          <w:sz w:val="21"/>
          <w:szCs w:val="21"/>
          <w:shd w:val="clear" w:color="auto" w:fill="FFFFFF"/>
        </w:rPr>
        <w:lastRenderedPageBreak/>
        <w:t>Geiger</w:t>
      </w:r>
      <w:bookmarkEnd w:id="190"/>
      <w:r>
        <w:rPr>
          <w:rFonts w:ascii="Times New Roman" w:hAnsi="Times New Roman"/>
          <w:sz w:val="21"/>
          <w:szCs w:val="21"/>
          <w:shd w:val="clear" w:color="auto" w:fill="FFFFFF"/>
        </w:rPr>
        <w:t xml:space="preserve"> J L, Steg L, Van Der </w:t>
      </w:r>
      <w:proofErr w:type="spellStart"/>
      <w:r>
        <w:rPr>
          <w:rFonts w:ascii="Times New Roman" w:hAnsi="Times New Roman"/>
          <w:sz w:val="21"/>
          <w:szCs w:val="21"/>
          <w:shd w:val="clear" w:color="auto" w:fill="FFFFFF"/>
        </w:rPr>
        <w:t>Werff</w:t>
      </w:r>
      <w:proofErr w:type="spellEnd"/>
      <w:r>
        <w:rPr>
          <w:rFonts w:ascii="Times New Roman" w:hAnsi="Times New Roman"/>
          <w:sz w:val="21"/>
          <w:szCs w:val="21"/>
          <w:shd w:val="clear" w:color="auto" w:fill="FFFFFF"/>
        </w:rPr>
        <w:t xml:space="preserve"> E, et al. A meta-analysis of factors related to recycling[J]. Journal of Environmental Psychology, 2019, 64: 78-97.</w:t>
      </w:r>
      <w:bookmarkEnd w:id="191"/>
    </w:p>
    <w:p w14:paraId="0B22DB72"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92" w:name="_Ref170821389"/>
      <w:r>
        <w:rPr>
          <w:rFonts w:ascii="Times New Roman" w:hAnsi="Times New Roman" w:hint="eastAsia"/>
          <w:sz w:val="21"/>
          <w:szCs w:val="21"/>
        </w:rPr>
        <w:t>王月辉</w:t>
      </w:r>
      <w:r>
        <w:rPr>
          <w:rFonts w:ascii="Times New Roman" w:hAnsi="Times New Roman" w:hint="eastAsia"/>
          <w:sz w:val="21"/>
          <w:szCs w:val="21"/>
        </w:rPr>
        <w:t xml:space="preserve">, </w:t>
      </w:r>
      <w:r>
        <w:rPr>
          <w:rFonts w:ascii="Times New Roman" w:hAnsi="Times New Roman" w:hint="eastAsia"/>
          <w:sz w:val="21"/>
          <w:szCs w:val="21"/>
        </w:rPr>
        <w:t>刘爽</w:t>
      </w:r>
      <w:r>
        <w:rPr>
          <w:rFonts w:ascii="Times New Roman" w:hAnsi="Times New Roman" w:hint="eastAsia"/>
          <w:sz w:val="21"/>
          <w:szCs w:val="21"/>
        </w:rPr>
        <w:t xml:space="preserve">, </w:t>
      </w:r>
      <w:r>
        <w:rPr>
          <w:rFonts w:ascii="Times New Roman" w:hAnsi="Times New Roman" w:hint="eastAsia"/>
          <w:sz w:val="21"/>
          <w:szCs w:val="21"/>
        </w:rPr>
        <w:t>王茜等</w:t>
      </w:r>
      <w:r>
        <w:rPr>
          <w:rFonts w:ascii="Times New Roman" w:hAnsi="Times New Roman" w:hint="eastAsia"/>
          <w:sz w:val="21"/>
          <w:szCs w:val="21"/>
        </w:rPr>
        <w:t xml:space="preserve">. </w:t>
      </w:r>
      <w:r>
        <w:rPr>
          <w:rFonts w:ascii="Times New Roman" w:hAnsi="Times New Roman" w:hint="eastAsia"/>
          <w:sz w:val="21"/>
          <w:szCs w:val="21"/>
        </w:rPr>
        <w:t>城市消费者参与快递包装回收行为影响因素——基于</w:t>
      </w:r>
      <w:r>
        <w:rPr>
          <w:rFonts w:ascii="Times New Roman" w:hAnsi="Times New Roman" w:hint="eastAsia"/>
          <w:sz w:val="21"/>
          <w:szCs w:val="21"/>
        </w:rPr>
        <w:t>452</w:t>
      </w:r>
      <w:r>
        <w:rPr>
          <w:rFonts w:ascii="Times New Roman" w:hAnsi="Times New Roman" w:hint="eastAsia"/>
          <w:sz w:val="21"/>
          <w:szCs w:val="21"/>
        </w:rPr>
        <w:t>份有效样本的实证检验</w:t>
      </w:r>
      <w:r>
        <w:rPr>
          <w:rFonts w:ascii="Times New Roman" w:hAnsi="Times New Roman" w:hint="eastAsia"/>
          <w:sz w:val="21"/>
          <w:szCs w:val="21"/>
        </w:rPr>
        <w:t xml:space="preserve">[J]. </w:t>
      </w:r>
      <w:r>
        <w:rPr>
          <w:rFonts w:ascii="Times New Roman" w:hAnsi="Times New Roman" w:hint="eastAsia"/>
          <w:sz w:val="21"/>
          <w:szCs w:val="21"/>
        </w:rPr>
        <w:t>中国软科学</w:t>
      </w:r>
      <w:r>
        <w:rPr>
          <w:rFonts w:ascii="Times New Roman" w:hAnsi="Times New Roman" w:hint="eastAsia"/>
          <w:sz w:val="21"/>
          <w:szCs w:val="21"/>
        </w:rPr>
        <w:t>, 2019(S1): 142-154.</w:t>
      </w:r>
      <w:bookmarkEnd w:id="192"/>
    </w:p>
    <w:p w14:paraId="53494C46"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93" w:name="_Ref170821403"/>
      <w:proofErr w:type="spellStart"/>
      <w:r>
        <w:rPr>
          <w:rFonts w:ascii="Times New Roman" w:hAnsi="Times New Roman" w:hint="eastAsia"/>
          <w:sz w:val="21"/>
          <w:szCs w:val="21"/>
        </w:rPr>
        <w:t>Escario</w:t>
      </w:r>
      <w:proofErr w:type="spellEnd"/>
      <w:r>
        <w:rPr>
          <w:rFonts w:ascii="Times New Roman" w:hAnsi="Times New Roman" w:hint="eastAsia"/>
          <w:sz w:val="21"/>
          <w:szCs w:val="21"/>
        </w:rPr>
        <w:t xml:space="preserve"> J </w:t>
      </w:r>
      <w:proofErr w:type="spellStart"/>
      <w:r>
        <w:rPr>
          <w:rFonts w:ascii="Times New Roman" w:hAnsi="Times New Roman" w:hint="eastAsia"/>
          <w:sz w:val="21"/>
          <w:szCs w:val="21"/>
        </w:rPr>
        <w:t>J</w:t>
      </w:r>
      <w:proofErr w:type="spellEnd"/>
      <w:r>
        <w:rPr>
          <w:rFonts w:ascii="Times New Roman" w:hAnsi="Times New Roman" w:hint="eastAsia"/>
          <w:sz w:val="21"/>
          <w:szCs w:val="21"/>
        </w:rPr>
        <w:t xml:space="preserve">, Rodriguez-Sanchez C, </w:t>
      </w:r>
      <w:proofErr w:type="spellStart"/>
      <w:r>
        <w:rPr>
          <w:rFonts w:ascii="Times New Roman" w:hAnsi="Times New Roman" w:hint="eastAsia"/>
          <w:sz w:val="21"/>
          <w:szCs w:val="21"/>
        </w:rPr>
        <w:t>Casal</w:t>
      </w:r>
      <w:proofErr w:type="spellEnd"/>
      <w:r>
        <w:rPr>
          <w:rFonts w:ascii="Times New Roman" w:hAnsi="Times New Roman" w:hint="eastAsia"/>
          <w:sz w:val="21"/>
          <w:szCs w:val="21"/>
        </w:rPr>
        <w:t>ó</w:t>
      </w:r>
      <w:r>
        <w:rPr>
          <w:rFonts w:ascii="Times New Roman" w:hAnsi="Times New Roman" w:hint="eastAsia"/>
          <w:sz w:val="21"/>
          <w:szCs w:val="21"/>
        </w:rPr>
        <w:t xml:space="preserve"> L V. The influence of environmental attitudes and perceived effectiveness on recycling, reducing, and reusing packaging materials in Spain[J]. Waste Management, 2020, 113: 251-260.</w:t>
      </w:r>
      <w:bookmarkEnd w:id="193"/>
    </w:p>
    <w:p w14:paraId="3E000B8C"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94" w:name="_Ref170821419"/>
      <w:r>
        <w:rPr>
          <w:rFonts w:ascii="Times New Roman" w:hAnsi="Times New Roman" w:hint="eastAsia"/>
          <w:sz w:val="21"/>
          <w:szCs w:val="21"/>
        </w:rPr>
        <w:t>贾亚娟</w:t>
      </w:r>
      <w:r>
        <w:rPr>
          <w:rFonts w:ascii="Times New Roman" w:hAnsi="Times New Roman" w:hint="eastAsia"/>
          <w:sz w:val="21"/>
          <w:szCs w:val="21"/>
        </w:rPr>
        <w:t xml:space="preserve">, </w:t>
      </w:r>
      <w:r>
        <w:rPr>
          <w:rFonts w:ascii="Times New Roman" w:hAnsi="Times New Roman" w:hint="eastAsia"/>
          <w:sz w:val="21"/>
          <w:szCs w:val="21"/>
        </w:rPr>
        <w:t>张新奇</w:t>
      </w:r>
      <w:r>
        <w:rPr>
          <w:rFonts w:ascii="Times New Roman" w:hAnsi="Times New Roman" w:hint="eastAsia"/>
          <w:sz w:val="21"/>
          <w:szCs w:val="21"/>
        </w:rPr>
        <w:t xml:space="preserve">. </w:t>
      </w:r>
      <w:r>
        <w:rPr>
          <w:rFonts w:ascii="Times New Roman" w:hAnsi="Times New Roman" w:hint="eastAsia"/>
          <w:sz w:val="21"/>
          <w:szCs w:val="21"/>
        </w:rPr>
        <w:t>环境认知</w:t>
      </w:r>
      <w:r>
        <w:rPr>
          <w:rFonts w:ascii="Times New Roman" w:hAnsi="Times New Roman" w:hint="eastAsia"/>
          <w:sz w:val="21"/>
          <w:szCs w:val="21"/>
        </w:rPr>
        <w:t xml:space="preserve">, </w:t>
      </w:r>
      <w:r>
        <w:rPr>
          <w:rFonts w:ascii="Times New Roman" w:hAnsi="Times New Roman" w:hint="eastAsia"/>
          <w:sz w:val="21"/>
          <w:szCs w:val="21"/>
        </w:rPr>
        <w:t>感知利益对消费者参与快递包装分类回收意愿与行为悖离的影响</w:t>
      </w:r>
      <w:r>
        <w:rPr>
          <w:rFonts w:ascii="Times New Roman" w:hAnsi="Times New Roman" w:hint="eastAsia"/>
          <w:sz w:val="21"/>
          <w:szCs w:val="21"/>
        </w:rPr>
        <w:t xml:space="preserve">[J]. </w:t>
      </w:r>
      <w:r>
        <w:rPr>
          <w:rFonts w:ascii="Times New Roman" w:hAnsi="Times New Roman" w:hint="eastAsia"/>
          <w:sz w:val="21"/>
          <w:szCs w:val="21"/>
        </w:rPr>
        <w:t>资源科学</w:t>
      </w:r>
      <w:r>
        <w:rPr>
          <w:rFonts w:ascii="Times New Roman" w:hAnsi="Times New Roman" w:hint="eastAsia"/>
          <w:sz w:val="21"/>
          <w:szCs w:val="21"/>
        </w:rPr>
        <w:t>, 2022, 44(10): 2060-2073.</w:t>
      </w:r>
      <w:bookmarkEnd w:id="194"/>
    </w:p>
    <w:p w14:paraId="22C7C5D7"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95" w:name="_Ref170821434"/>
      <w:r>
        <w:rPr>
          <w:rFonts w:ascii="Times New Roman" w:hAnsi="Times New Roman" w:hint="eastAsia"/>
          <w:sz w:val="21"/>
          <w:szCs w:val="21"/>
        </w:rPr>
        <w:t>王晓红</w:t>
      </w:r>
      <w:r>
        <w:rPr>
          <w:rFonts w:ascii="Times New Roman" w:hAnsi="Times New Roman" w:hint="eastAsia"/>
          <w:sz w:val="21"/>
          <w:szCs w:val="21"/>
        </w:rPr>
        <w:t xml:space="preserve">, </w:t>
      </w:r>
      <w:r>
        <w:rPr>
          <w:rFonts w:ascii="Times New Roman" w:hAnsi="Times New Roman" w:hint="eastAsia"/>
          <w:sz w:val="21"/>
          <w:szCs w:val="21"/>
        </w:rPr>
        <w:t>胡士磊</w:t>
      </w:r>
      <w:r>
        <w:rPr>
          <w:rFonts w:ascii="Times New Roman" w:hAnsi="Times New Roman" w:hint="eastAsia"/>
          <w:sz w:val="21"/>
          <w:szCs w:val="21"/>
        </w:rPr>
        <w:t xml:space="preserve">, </w:t>
      </w:r>
      <w:r>
        <w:rPr>
          <w:rFonts w:ascii="Times New Roman" w:hAnsi="Times New Roman" w:hint="eastAsia"/>
          <w:sz w:val="21"/>
          <w:szCs w:val="21"/>
        </w:rPr>
        <w:t>张雪燕</w:t>
      </w:r>
      <w:r>
        <w:rPr>
          <w:rFonts w:ascii="Times New Roman" w:hAnsi="Times New Roman" w:hint="eastAsia"/>
          <w:sz w:val="21"/>
          <w:szCs w:val="21"/>
        </w:rPr>
        <w:t xml:space="preserve">. </w:t>
      </w:r>
      <w:r>
        <w:rPr>
          <w:rFonts w:ascii="Times New Roman" w:hAnsi="Times New Roman" w:hint="eastAsia"/>
          <w:sz w:val="21"/>
          <w:szCs w:val="21"/>
        </w:rPr>
        <w:t>消费者缘何言行不一</w:t>
      </w:r>
      <w:r>
        <w:rPr>
          <w:rFonts w:ascii="Times New Roman" w:hAnsi="Times New Roman" w:hint="eastAsia"/>
          <w:sz w:val="21"/>
          <w:szCs w:val="21"/>
        </w:rPr>
        <w:t xml:space="preserve">: </w:t>
      </w:r>
      <w:r>
        <w:rPr>
          <w:rFonts w:ascii="Times New Roman" w:hAnsi="Times New Roman" w:hint="eastAsia"/>
          <w:sz w:val="21"/>
          <w:szCs w:val="21"/>
        </w:rPr>
        <w:t>绿色消费态度</w:t>
      </w:r>
      <w:r>
        <w:rPr>
          <w:rFonts w:ascii="Times New Roman" w:hAnsi="Times New Roman" w:hint="eastAsia"/>
          <w:sz w:val="21"/>
          <w:szCs w:val="21"/>
        </w:rPr>
        <w:t>--</w:t>
      </w:r>
      <w:r>
        <w:rPr>
          <w:rFonts w:ascii="Times New Roman" w:hAnsi="Times New Roman" w:hint="eastAsia"/>
          <w:sz w:val="21"/>
          <w:szCs w:val="21"/>
        </w:rPr>
        <w:t>行为缺口研究述评与展望</w:t>
      </w:r>
      <w:r>
        <w:rPr>
          <w:rFonts w:ascii="Times New Roman" w:hAnsi="Times New Roman" w:hint="eastAsia"/>
          <w:sz w:val="21"/>
          <w:szCs w:val="21"/>
        </w:rPr>
        <w:t xml:space="preserve">[J]. </w:t>
      </w:r>
      <w:r>
        <w:rPr>
          <w:rFonts w:ascii="Times New Roman" w:hAnsi="Times New Roman" w:hint="eastAsia"/>
          <w:sz w:val="21"/>
          <w:szCs w:val="21"/>
        </w:rPr>
        <w:t>经济与管理评论</w:t>
      </w:r>
      <w:r>
        <w:rPr>
          <w:rFonts w:ascii="Times New Roman" w:hAnsi="Times New Roman" w:hint="eastAsia"/>
          <w:sz w:val="21"/>
          <w:szCs w:val="21"/>
        </w:rPr>
        <w:t>, 2018, 34(5): 52-62.</w:t>
      </w:r>
      <w:bookmarkEnd w:id="195"/>
    </w:p>
    <w:p w14:paraId="64FD839F"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96" w:name="_Ref170821445"/>
      <w:r>
        <w:rPr>
          <w:rFonts w:ascii="Times New Roman" w:hAnsi="Times New Roman" w:hint="eastAsia"/>
          <w:sz w:val="21"/>
          <w:szCs w:val="21"/>
        </w:rPr>
        <w:t>廖媛红</w:t>
      </w:r>
      <w:r>
        <w:rPr>
          <w:rFonts w:ascii="Times New Roman" w:hAnsi="Times New Roman" w:hint="eastAsia"/>
          <w:sz w:val="21"/>
          <w:szCs w:val="21"/>
        </w:rPr>
        <w:t xml:space="preserve">, </w:t>
      </w:r>
      <w:r>
        <w:rPr>
          <w:rFonts w:ascii="Times New Roman" w:hAnsi="Times New Roman" w:hint="eastAsia"/>
          <w:sz w:val="21"/>
          <w:szCs w:val="21"/>
        </w:rPr>
        <w:t>杨玮宏</w:t>
      </w:r>
      <w:r>
        <w:rPr>
          <w:rFonts w:ascii="Times New Roman" w:hAnsi="Times New Roman" w:hint="eastAsia"/>
          <w:sz w:val="21"/>
          <w:szCs w:val="21"/>
        </w:rPr>
        <w:t xml:space="preserve">. </w:t>
      </w:r>
      <w:r>
        <w:rPr>
          <w:rFonts w:ascii="Times New Roman" w:hAnsi="Times New Roman" w:hint="eastAsia"/>
          <w:sz w:val="21"/>
          <w:szCs w:val="21"/>
        </w:rPr>
        <w:t>情境约束对城市消费者私域亲环境行为的作用机制——以北京市和上海市为例</w:t>
      </w:r>
      <w:r>
        <w:rPr>
          <w:rFonts w:ascii="Times New Roman" w:hAnsi="Times New Roman" w:hint="eastAsia"/>
          <w:sz w:val="21"/>
          <w:szCs w:val="21"/>
        </w:rPr>
        <w:t xml:space="preserve">[J]. </w:t>
      </w:r>
      <w:r>
        <w:rPr>
          <w:rFonts w:ascii="Times New Roman" w:hAnsi="Times New Roman" w:hint="eastAsia"/>
          <w:sz w:val="21"/>
          <w:szCs w:val="21"/>
        </w:rPr>
        <w:t>城市问题</w:t>
      </w:r>
      <w:r>
        <w:rPr>
          <w:rFonts w:ascii="Times New Roman" w:hAnsi="Times New Roman" w:hint="eastAsia"/>
          <w:sz w:val="21"/>
          <w:szCs w:val="21"/>
        </w:rPr>
        <w:t>, 2020(10): 68-77.</w:t>
      </w:r>
      <w:bookmarkEnd w:id="196"/>
    </w:p>
    <w:p w14:paraId="6CAF65A4"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97" w:name="_Ref170821457"/>
      <w:r>
        <w:rPr>
          <w:rFonts w:ascii="Times New Roman" w:hAnsi="Times New Roman" w:hint="eastAsia"/>
          <w:sz w:val="21"/>
          <w:szCs w:val="21"/>
        </w:rPr>
        <w:t>Dong F, Hua Y. Are Chinese residents willing to recycle express packaging waste? Evidence from a Bayesian regularized neural network model[J]. Sustainability, 2018, 10(11): 4152.</w:t>
      </w:r>
      <w:bookmarkEnd w:id="197"/>
    </w:p>
    <w:p w14:paraId="1FDB4096"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98" w:name="_Ref170821468"/>
      <w:r>
        <w:rPr>
          <w:rFonts w:ascii="Times New Roman" w:hAnsi="Times New Roman" w:hint="eastAsia"/>
          <w:sz w:val="21"/>
          <w:szCs w:val="21"/>
        </w:rPr>
        <w:t>Hua</w:t>
      </w:r>
      <w:r>
        <w:rPr>
          <w:rFonts w:ascii="Times New Roman" w:hAnsi="Times New Roman"/>
          <w:sz w:val="21"/>
          <w:szCs w:val="21"/>
        </w:rPr>
        <w:t xml:space="preserve"> </w:t>
      </w:r>
      <w:r>
        <w:rPr>
          <w:rFonts w:ascii="Times New Roman" w:hAnsi="Times New Roman" w:hint="eastAsia"/>
          <w:sz w:val="21"/>
          <w:szCs w:val="21"/>
        </w:rPr>
        <w:t>Y,</w:t>
      </w:r>
      <w:r>
        <w:rPr>
          <w:rFonts w:ascii="Times New Roman" w:hAnsi="Times New Roman"/>
          <w:sz w:val="21"/>
          <w:szCs w:val="21"/>
        </w:rPr>
        <w:t xml:space="preserve"> </w:t>
      </w:r>
      <w:r>
        <w:rPr>
          <w:rFonts w:ascii="Times New Roman" w:hAnsi="Times New Roman" w:hint="eastAsia"/>
          <w:sz w:val="21"/>
          <w:szCs w:val="21"/>
        </w:rPr>
        <w:t>Dong F, Goodman J. How to leverage the role of social capital in pro-environmental behavior: A case study of residents</w:t>
      </w:r>
      <w:r>
        <w:rPr>
          <w:rFonts w:ascii="Times New Roman" w:hAnsi="Times New Roman" w:hint="eastAsia"/>
          <w:sz w:val="21"/>
          <w:szCs w:val="21"/>
        </w:rPr>
        <w:t>’</w:t>
      </w:r>
      <w:r>
        <w:rPr>
          <w:rFonts w:ascii="Times New Roman" w:hAnsi="Times New Roman" w:hint="eastAsia"/>
          <w:sz w:val="21"/>
          <w:szCs w:val="21"/>
        </w:rPr>
        <w:t xml:space="preserve"> express waste recycling behavior in China[J]. Journal of </w:t>
      </w:r>
      <w:r>
        <w:rPr>
          <w:rFonts w:ascii="Times New Roman" w:hAnsi="Times New Roman"/>
          <w:sz w:val="21"/>
          <w:szCs w:val="21"/>
        </w:rPr>
        <w:t>C</w:t>
      </w:r>
      <w:r>
        <w:rPr>
          <w:rFonts w:ascii="Times New Roman" w:hAnsi="Times New Roman" w:hint="eastAsia"/>
          <w:sz w:val="21"/>
          <w:szCs w:val="21"/>
        </w:rPr>
        <w:t xml:space="preserve">leaner </w:t>
      </w:r>
      <w:r>
        <w:rPr>
          <w:rFonts w:ascii="Times New Roman" w:hAnsi="Times New Roman"/>
          <w:sz w:val="21"/>
          <w:szCs w:val="21"/>
        </w:rPr>
        <w:t>P</w:t>
      </w:r>
      <w:r>
        <w:rPr>
          <w:rFonts w:ascii="Times New Roman" w:hAnsi="Times New Roman" w:hint="eastAsia"/>
          <w:sz w:val="21"/>
          <w:szCs w:val="21"/>
        </w:rPr>
        <w:t>roduction, 2021, 280: 124376.</w:t>
      </w:r>
      <w:bookmarkEnd w:id="198"/>
    </w:p>
    <w:p w14:paraId="394985A5" w14:textId="77777777" w:rsidR="00713B2B" w:rsidRDefault="00D04354">
      <w:pPr>
        <w:pStyle w:val="FootnoteText"/>
        <w:numPr>
          <w:ilvl w:val="0"/>
          <w:numId w:val="2"/>
        </w:numPr>
        <w:spacing w:line="360" w:lineRule="auto"/>
        <w:jc w:val="both"/>
        <w:rPr>
          <w:rFonts w:ascii="Times New Roman" w:hAnsi="Times New Roman"/>
          <w:sz w:val="21"/>
          <w:szCs w:val="21"/>
        </w:rPr>
      </w:pPr>
      <w:bookmarkStart w:id="199" w:name="_Ref170821488"/>
      <w:r>
        <w:rPr>
          <w:rFonts w:ascii="Times New Roman" w:hAnsi="Times New Roman" w:hint="eastAsia"/>
          <w:sz w:val="21"/>
          <w:szCs w:val="21"/>
        </w:rPr>
        <w:t>Wang Q, Zhang W, Tseng C P M L, et al. Intention in use recyclable express packaging in consumers</w:t>
      </w:r>
      <w:r>
        <w:rPr>
          <w:rFonts w:ascii="Times New Roman" w:hAnsi="Times New Roman"/>
          <w:sz w:val="21"/>
          <w:szCs w:val="21"/>
        </w:rPr>
        <w:t>’</w:t>
      </w:r>
      <w:r>
        <w:rPr>
          <w:rFonts w:ascii="Times New Roman" w:hAnsi="Times New Roman" w:hint="eastAsia"/>
          <w:sz w:val="21"/>
          <w:szCs w:val="21"/>
        </w:rPr>
        <w:t xml:space="preserve"> behavior: An empirical study[J]. Resources, Conservation and Recycling, 2021, 164: 105115.</w:t>
      </w:r>
      <w:bookmarkEnd w:id="199"/>
    </w:p>
    <w:p w14:paraId="5498EBE6"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00" w:name="_Ref170821498"/>
      <w:proofErr w:type="spellStart"/>
      <w:r>
        <w:rPr>
          <w:rFonts w:ascii="Times New Roman" w:hAnsi="Times New Roman" w:hint="eastAsia"/>
          <w:sz w:val="21"/>
          <w:szCs w:val="21"/>
        </w:rPr>
        <w:t>Reijonen</w:t>
      </w:r>
      <w:proofErr w:type="spellEnd"/>
      <w:r>
        <w:rPr>
          <w:rFonts w:ascii="Times New Roman" w:hAnsi="Times New Roman" w:hint="eastAsia"/>
          <w:sz w:val="21"/>
          <w:szCs w:val="21"/>
        </w:rPr>
        <w:t xml:space="preserve"> H, Bellman S, Murphy J, et al. Factors related to recycling plastic packaging in Finland</w:t>
      </w:r>
      <w:r>
        <w:rPr>
          <w:rFonts w:ascii="Times New Roman" w:hAnsi="Times New Roman"/>
          <w:sz w:val="21"/>
          <w:szCs w:val="21"/>
        </w:rPr>
        <w:t>’</w:t>
      </w:r>
      <w:r>
        <w:rPr>
          <w:rFonts w:ascii="Times New Roman" w:hAnsi="Times New Roman" w:hint="eastAsia"/>
          <w:sz w:val="21"/>
          <w:szCs w:val="21"/>
        </w:rPr>
        <w:t xml:space="preserve"> s new waste management scheme[J]. Waste Management, 2021, 131: 88-97.</w:t>
      </w:r>
      <w:bookmarkEnd w:id="200"/>
    </w:p>
    <w:p w14:paraId="099EB20C"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01" w:name="_Ref170821508"/>
      <w:r>
        <w:rPr>
          <w:rFonts w:ascii="Times New Roman" w:hAnsi="Times New Roman" w:hint="eastAsia"/>
          <w:sz w:val="21"/>
          <w:szCs w:val="21"/>
        </w:rPr>
        <w:t>Chen S, Chen Z. Influencing factors of consumers</w:t>
      </w:r>
      <w:r>
        <w:rPr>
          <w:rFonts w:ascii="Times New Roman" w:hAnsi="Times New Roman"/>
          <w:sz w:val="21"/>
          <w:szCs w:val="21"/>
        </w:rPr>
        <w:t>’</w:t>
      </w:r>
      <w:r>
        <w:rPr>
          <w:rFonts w:ascii="Times New Roman" w:hAnsi="Times New Roman" w:hint="eastAsia"/>
          <w:sz w:val="21"/>
          <w:szCs w:val="21"/>
        </w:rPr>
        <w:t xml:space="preserve"> participation in express packaging recycling: a questionnaire survey on the current situation of five provinces in China[J]. Journal of Material Cycles and Waste Management, 2024: 1-15.</w:t>
      </w:r>
      <w:bookmarkEnd w:id="201"/>
    </w:p>
    <w:p w14:paraId="28212185"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02" w:name="_Ref170821531"/>
      <w:proofErr w:type="spellStart"/>
      <w:r>
        <w:rPr>
          <w:rFonts w:ascii="Times New Roman" w:hAnsi="Times New Roman" w:hint="eastAsia"/>
          <w:sz w:val="21"/>
          <w:szCs w:val="21"/>
        </w:rPr>
        <w:t>Abrahamse</w:t>
      </w:r>
      <w:proofErr w:type="spellEnd"/>
      <w:r>
        <w:rPr>
          <w:rFonts w:ascii="Times New Roman" w:hAnsi="Times New Roman" w:hint="eastAsia"/>
          <w:sz w:val="21"/>
          <w:szCs w:val="21"/>
        </w:rPr>
        <w:t xml:space="preserve"> W, Steg L, </w:t>
      </w:r>
      <w:proofErr w:type="spellStart"/>
      <w:r>
        <w:rPr>
          <w:rFonts w:ascii="Times New Roman" w:hAnsi="Times New Roman" w:hint="eastAsia"/>
          <w:sz w:val="21"/>
          <w:szCs w:val="21"/>
        </w:rPr>
        <w:t>Vlek</w:t>
      </w:r>
      <w:proofErr w:type="spellEnd"/>
      <w:r>
        <w:rPr>
          <w:rFonts w:ascii="Times New Roman" w:hAnsi="Times New Roman" w:hint="eastAsia"/>
          <w:sz w:val="21"/>
          <w:szCs w:val="21"/>
        </w:rPr>
        <w:t xml:space="preserve"> C, et al. A review of intervention studies aimed at household energy conservation[J]. Journal of </w:t>
      </w:r>
      <w:r>
        <w:rPr>
          <w:rFonts w:ascii="Times New Roman" w:hAnsi="Times New Roman"/>
          <w:sz w:val="21"/>
          <w:szCs w:val="21"/>
        </w:rPr>
        <w:t>E</w:t>
      </w:r>
      <w:r>
        <w:rPr>
          <w:rFonts w:ascii="Times New Roman" w:hAnsi="Times New Roman" w:hint="eastAsia"/>
          <w:sz w:val="21"/>
          <w:szCs w:val="21"/>
        </w:rPr>
        <w:t xml:space="preserve">nvironmental </w:t>
      </w:r>
      <w:r>
        <w:rPr>
          <w:rFonts w:ascii="Times New Roman" w:hAnsi="Times New Roman"/>
          <w:sz w:val="21"/>
          <w:szCs w:val="21"/>
        </w:rPr>
        <w:t>P</w:t>
      </w:r>
      <w:r>
        <w:rPr>
          <w:rFonts w:ascii="Times New Roman" w:hAnsi="Times New Roman" w:hint="eastAsia"/>
          <w:sz w:val="21"/>
          <w:szCs w:val="21"/>
        </w:rPr>
        <w:t>sychology, 2005, 25(3): 273-291.</w:t>
      </w:r>
      <w:bookmarkEnd w:id="202"/>
    </w:p>
    <w:p w14:paraId="1A0FB6C6"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03" w:name="_Ref188773776"/>
      <w:r>
        <w:rPr>
          <w:rFonts w:ascii="Times New Roman" w:hAnsi="Times New Roman"/>
          <w:sz w:val="21"/>
          <w:szCs w:val="21"/>
        </w:rPr>
        <w:t>Jiao J, Chen N, Yang R. How to promote green travel effectively: a study of niche information interventions based on meta-analysis[J]. Environment, Development and Sustainability, 2024, 26(4): 8267-8301.</w:t>
      </w:r>
      <w:bookmarkEnd w:id="203"/>
    </w:p>
    <w:p w14:paraId="67E37A08"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04" w:name="_Ref188775210"/>
      <w:r>
        <w:rPr>
          <w:rFonts w:ascii="Times New Roman" w:hAnsi="Times New Roman"/>
          <w:sz w:val="21"/>
          <w:szCs w:val="21"/>
        </w:rPr>
        <w:t>Steg L. Factors influencing the acceptability and effectiveness of transport pricing[M]//Acceptability of transport pricing strategies. Emerald Group Publishing Limited, 2003: 187-202.</w:t>
      </w:r>
      <w:bookmarkEnd w:id="204"/>
    </w:p>
    <w:p w14:paraId="1CCD7646"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05" w:name="_Ref188775221"/>
      <w:r>
        <w:rPr>
          <w:rFonts w:ascii="Times New Roman" w:hAnsi="Times New Roman"/>
          <w:sz w:val="21"/>
          <w:szCs w:val="21"/>
        </w:rPr>
        <w:t xml:space="preserve">Bamberg S, </w:t>
      </w:r>
      <w:proofErr w:type="spellStart"/>
      <w:r>
        <w:rPr>
          <w:rFonts w:ascii="Times New Roman" w:hAnsi="Times New Roman"/>
          <w:sz w:val="21"/>
          <w:szCs w:val="21"/>
        </w:rPr>
        <w:t>Fujii</w:t>
      </w:r>
      <w:proofErr w:type="spellEnd"/>
      <w:r>
        <w:rPr>
          <w:rFonts w:ascii="Times New Roman" w:hAnsi="Times New Roman"/>
          <w:sz w:val="21"/>
          <w:szCs w:val="21"/>
        </w:rPr>
        <w:t xml:space="preserve"> S, </w:t>
      </w:r>
      <w:proofErr w:type="spellStart"/>
      <w:r>
        <w:rPr>
          <w:rFonts w:ascii="Times New Roman" w:hAnsi="Times New Roman"/>
          <w:sz w:val="21"/>
          <w:szCs w:val="21"/>
        </w:rPr>
        <w:t>Friman</w:t>
      </w:r>
      <w:proofErr w:type="spellEnd"/>
      <w:r>
        <w:rPr>
          <w:rFonts w:ascii="Times New Roman" w:hAnsi="Times New Roman"/>
          <w:sz w:val="21"/>
          <w:szCs w:val="21"/>
        </w:rPr>
        <w:t xml:space="preserve"> M, et al. </w:t>
      </w:r>
      <w:proofErr w:type="spellStart"/>
      <w:r>
        <w:rPr>
          <w:rFonts w:ascii="Times New Roman" w:hAnsi="Times New Roman"/>
          <w:sz w:val="21"/>
          <w:szCs w:val="21"/>
        </w:rPr>
        <w:t>Behaviour</w:t>
      </w:r>
      <w:proofErr w:type="spellEnd"/>
      <w:r>
        <w:rPr>
          <w:rFonts w:ascii="Times New Roman" w:hAnsi="Times New Roman"/>
          <w:sz w:val="21"/>
          <w:szCs w:val="21"/>
        </w:rPr>
        <w:t xml:space="preserve"> theory and soft transport policy measures[J]. Transport policy, 2011, 18(1): 228-235.</w:t>
      </w:r>
      <w:bookmarkEnd w:id="205"/>
    </w:p>
    <w:p w14:paraId="113F2E74"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06" w:name="OLE_LINK5"/>
      <w:bookmarkStart w:id="207" w:name="_Ref170821554"/>
      <w:proofErr w:type="spellStart"/>
      <w:r>
        <w:rPr>
          <w:rFonts w:ascii="Times New Roman" w:hAnsi="Times New Roman" w:hint="eastAsia"/>
          <w:sz w:val="21"/>
          <w:szCs w:val="21"/>
        </w:rPr>
        <w:t>Varotto</w:t>
      </w:r>
      <w:proofErr w:type="spellEnd"/>
      <w:r>
        <w:rPr>
          <w:rFonts w:ascii="Times New Roman" w:hAnsi="Times New Roman" w:hint="eastAsia"/>
          <w:sz w:val="21"/>
          <w:szCs w:val="21"/>
        </w:rPr>
        <w:t xml:space="preserve"> A, </w:t>
      </w:r>
      <w:proofErr w:type="spellStart"/>
      <w:r>
        <w:rPr>
          <w:rFonts w:ascii="Times New Roman" w:hAnsi="Times New Roman" w:hint="eastAsia"/>
          <w:sz w:val="21"/>
          <w:szCs w:val="21"/>
        </w:rPr>
        <w:t>Spagnolli</w:t>
      </w:r>
      <w:bookmarkEnd w:id="206"/>
      <w:proofErr w:type="spellEnd"/>
      <w:r>
        <w:rPr>
          <w:rFonts w:ascii="Times New Roman" w:hAnsi="Times New Roman" w:hint="eastAsia"/>
          <w:sz w:val="21"/>
          <w:szCs w:val="21"/>
        </w:rPr>
        <w:t xml:space="preserve"> A. Psychological strategies to promote household recycling. A </w:t>
      </w:r>
      <w:r>
        <w:rPr>
          <w:rFonts w:ascii="Times New Roman" w:hAnsi="Times New Roman" w:hint="eastAsia"/>
          <w:sz w:val="21"/>
          <w:szCs w:val="21"/>
        </w:rPr>
        <w:lastRenderedPageBreak/>
        <w:t>systematic review with meta-analysis of validated field interventions[J]. Journal of Environmental Psychology, 2017, 51: 168-188.</w:t>
      </w:r>
      <w:bookmarkEnd w:id="207"/>
    </w:p>
    <w:p w14:paraId="3FE5D582"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08" w:name="_Ref170821563"/>
      <w:r>
        <w:rPr>
          <w:rFonts w:ascii="Times New Roman" w:hAnsi="Times New Roman" w:hint="eastAsia"/>
          <w:sz w:val="21"/>
          <w:szCs w:val="21"/>
        </w:rPr>
        <w:t>Li Y, Yang D, Sun Y, et al. Motivating recycling behavior</w:t>
      </w:r>
      <w:r>
        <w:rPr>
          <w:rFonts w:ascii="Times New Roman" w:hAnsi="Times New Roman" w:hint="eastAsia"/>
          <w:sz w:val="21"/>
          <w:szCs w:val="21"/>
        </w:rPr>
        <w:t>—</w:t>
      </w:r>
      <w:r>
        <w:rPr>
          <w:rFonts w:ascii="Times New Roman" w:hAnsi="Times New Roman" w:hint="eastAsia"/>
          <w:sz w:val="21"/>
          <w:szCs w:val="21"/>
        </w:rPr>
        <w:t xml:space="preserve">Which incentives work, and </w:t>
      </w:r>
      <w:proofErr w:type="gramStart"/>
      <w:r>
        <w:rPr>
          <w:rFonts w:ascii="Times New Roman" w:hAnsi="Times New Roman" w:hint="eastAsia"/>
          <w:sz w:val="21"/>
          <w:szCs w:val="21"/>
        </w:rPr>
        <w:t>why?[</w:t>
      </w:r>
      <w:proofErr w:type="gramEnd"/>
      <w:r>
        <w:rPr>
          <w:rFonts w:ascii="Times New Roman" w:hAnsi="Times New Roman" w:hint="eastAsia"/>
          <w:sz w:val="21"/>
          <w:szCs w:val="21"/>
        </w:rPr>
        <w:t>J]. Psychology &amp; Marketing, 2021, 38(9): 1525-1537.</w:t>
      </w:r>
      <w:bookmarkEnd w:id="208"/>
    </w:p>
    <w:p w14:paraId="6F3CACFF"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09" w:name="_Ref170821591"/>
      <w:r>
        <w:rPr>
          <w:rFonts w:ascii="Times New Roman" w:hAnsi="Times New Roman" w:hint="eastAsia"/>
          <w:sz w:val="21"/>
          <w:szCs w:val="21"/>
        </w:rPr>
        <w:t xml:space="preserve">Steg L, </w:t>
      </w:r>
      <w:proofErr w:type="spellStart"/>
      <w:r>
        <w:rPr>
          <w:rFonts w:ascii="Times New Roman" w:hAnsi="Times New Roman" w:hint="eastAsia"/>
          <w:sz w:val="21"/>
          <w:szCs w:val="21"/>
        </w:rPr>
        <w:t>Vlek</w:t>
      </w:r>
      <w:proofErr w:type="spellEnd"/>
      <w:r>
        <w:rPr>
          <w:rFonts w:ascii="Times New Roman" w:hAnsi="Times New Roman" w:hint="eastAsia"/>
          <w:sz w:val="21"/>
          <w:szCs w:val="21"/>
        </w:rPr>
        <w:t xml:space="preserve"> C. Encouraging pro-environmental </w:t>
      </w:r>
      <w:proofErr w:type="spellStart"/>
      <w:r>
        <w:rPr>
          <w:rFonts w:ascii="Times New Roman" w:hAnsi="Times New Roman" w:hint="eastAsia"/>
          <w:sz w:val="21"/>
          <w:szCs w:val="21"/>
        </w:rPr>
        <w:t>behaviour</w:t>
      </w:r>
      <w:proofErr w:type="spellEnd"/>
      <w:r>
        <w:rPr>
          <w:rFonts w:ascii="Times New Roman" w:hAnsi="Times New Roman" w:hint="eastAsia"/>
          <w:sz w:val="21"/>
          <w:szCs w:val="21"/>
        </w:rPr>
        <w:t xml:space="preserve">: An integrative review and research agenda[J]. Journal of </w:t>
      </w:r>
      <w:r>
        <w:rPr>
          <w:rFonts w:ascii="Times New Roman" w:hAnsi="Times New Roman"/>
          <w:sz w:val="21"/>
          <w:szCs w:val="21"/>
        </w:rPr>
        <w:t>E</w:t>
      </w:r>
      <w:r>
        <w:rPr>
          <w:rFonts w:ascii="Times New Roman" w:hAnsi="Times New Roman" w:hint="eastAsia"/>
          <w:sz w:val="21"/>
          <w:szCs w:val="21"/>
        </w:rPr>
        <w:t xml:space="preserve">nvironmental </w:t>
      </w:r>
      <w:r>
        <w:rPr>
          <w:rFonts w:ascii="Times New Roman" w:hAnsi="Times New Roman"/>
          <w:sz w:val="21"/>
          <w:szCs w:val="21"/>
        </w:rPr>
        <w:t>P</w:t>
      </w:r>
      <w:r>
        <w:rPr>
          <w:rFonts w:ascii="Times New Roman" w:hAnsi="Times New Roman" w:hint="eastAsia"/>
          <w:sz w:val="21"/>
          <w:szCs w:val="21"/>
        </w:rPr>
        <w:t>sychology, 2009, 29(3): 309-317.</w:t>
      </w:r>
      <w:bookmarkEnd w:id="209"/>
    </w:p>
    <w:p w14:paraId="05C5AB80"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10" w:name="_Ref188775920"/>
      <w:proofErr w:type="spellStart"/>
      <w:r>
        <w:rPr>
          <w:rFonts w:ascii="Times New Roman" w:hAnsi="Times New Roman"/>
          <w:sz w:val="21"/>
          <w:szCs w:val="21"/>
        </w:rPr>
        <w:t>Karlin</w:t>
      </w:r>
      <w:proofErr w:type="spellEnd"/>
      <w:r>
        <w:rPr>
          <w:rFonts w:ascii="Times New Roman" w:hAnsi="Times New Roman"/>
          <w:sz w:val="21"/>
          <w:szCs w:val="21"/>
        </w:rPr>
        <w:t xml:space="preserve"> B, Zinger J F, Ford R. The effects of feedback on energy conservation: A meta-analysis[J]. Psychological bulletin, 2015, 141(6): 1205.</w:t>
      </w:r>
      <w:bookmarkEnd w:id="210"/>
    </w:p>
    <w:p w14:paraId="0B510088"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11" w:name="_Ref188776121"/>
      <w:proofErr w:type="spellStart"/>
      <w:r>
        <w:rPr>
          <w:rFonts w:ascii="Times New Roman" w:hAnsi="Times New Roman"/>
          <w:sz w:val="21"/>
          <w:szCs w:val="21"/>
        </w:rPr>
        <w:t>Tiefenbeck</w:t>
      </w:r>
      <w:proofErr w:type="spellEnd"/>
      <w:r>
        <w:rPr>
          <w:rFonts w:ascii="Times New Roman" w:hAnsi="Times New Roman"/>
          <w:sz w:val="21"/>
          <w:szCs w:val="21"/>
        </w:rPr>
        <w:t xml:space="preserve"> V, </w:t>
      </w:r>
      <w:proofErr w:type="spellStart"/>
      <w:r>
        <w:rPr>
          <w:rFonts w:ascii="Times New Roman" w:hAnsi="Times New Roman"/>
          <w:sz w:val="21"/>
          <w:szCs w:val="21"/>
        </w:rPr>
        <w:t>Wörner</w:t>
      </w:r>
      <w:proofErr w:type="spellEnd"/>
      <w:r>
        <w:rPr>
          <w:rFonts w:ascii="Times New Roman" w:hAnsi="Times New Roman"/>
          <w:sz w:val="21"/>
          <w:szCs w:val="21"/>
        </w:rPr>
        <w:t xml:space="preserve"> A, </w:t>
      </w:r>
      <w:proofErr w:type="spellStart"/>
      <w:r>
        <w:rPr>
          <w:rFonts w:ascii="Times New Roman" w:hAnsi="Times New Roman"/>
          <w:sz w:val="21"/>
          <w:szCs w:val="21"/>
        </w:rPr>
        <w:t>Schöb</w:t>
      </w:r>
      <w:proofErr w:type="spellEnd"/>
      <w:r>
        <w:rPr>
          <w:rFonts w:ascii="Times New Roman" w:hAnsi="Times New Roman"/>
          <w:sz w:val="21"/>
          <w:szCs w:val="21"/>
        </w:rPr>
        <w:t xml:space="preserve"> S, et al. Real-time feedback promotes energy conservation in the absence of volunteer selection bias and monetary incentives[J]. Nature Energy, 2019, 4(1): 35-41.</w:t>
      </w:r>
      <w:bookmarkEnd w:id="211"/>
    </w:p>
    <w:p w14:paraId="3D8E0945"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12" w:name="_Ref188776993"/>
      <w:proofErr w:type="spellStart"/>
      <w:r>
        <w:rPr>
          <w:rFonts w:ascii="Times New Roman" w:hAnsi="Times New Roman"/>
          <w:sz w:val="21"/>
          <w:szCs w:val="21"/>
        </w:rPr>
        <w:t>Cardella</w:t>
      </w:r>
      <w:proofErr w:type="spellEnd"/>
      <w:r>
        <w:rPr>
          <w:rFonts w:ascii="Times New Roman" w:hAnsi="Times New Roman"/>
          <w:sz w:val="21"/>
          <w:szCs w:val="21"/>
        </w:rPr>
        <w:t xml:space="preserve"> E, Ewing B T, Williams R B. Green is good—the impact of information nudges on the selection of voluntary green-power plans[J]. The Energy Journal, 2022, 43(1): 1-42.</w:t>
      </w:r>
      <w:bookmarkEnd w:id="212"/>
    </w:p>
    <w:p w14:paraId="0D0667D3"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13" w:name="_Ref188777261"/>
      <w:r>
        <w:rPr>
          <w:rFonts w:ascii="Times New Roman" w:hAnsi="Times New Roman"/>
          <w:sz w:val="21"/>
          <w:szCs w:val="21"/>
        </w:rPr>
        <w:t xml:space="preserve">Laskey H A, Fox R J, </w:t>
      </w:r>
      <w:proofErr w:type="spellStart"/>
      <w:r>
        <w:rPr>
          <w:rFonts w:ascii="Times New Roman" w:hAnsi="Times New Roman"/>
          <w:sz w:val="21"/>
          <w:szCs w:val="21"/>
        </w:rPr>
        <w:t>Crask</w:t>
      </w:r>
      <w:proofErr w:type="spellEnd"/>
      <w:r>
        <w:rPr>
          <w:rFonts w:ascii="Times New Roman" w:hAnsi="Times New Roman"/>
          <w:sz w:val="21"/>
          <w:szCs w:val="21"/>
        </w:rPr>
        <w:t xml:space="preserve"> M R. The relationship between advertising message strategy and television commercial effectiveness[J]. Journal of advertising research, 1995, 35(2): 31-40.</w:t>
      </w:r>
      <w:bookmarkEnd w:id="213"/>
    </w:p>
    <w:p w14:paraId="49C9AF44"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14" w:name="_Ref188777267"/>
      <w:r>
        <w:rPr>
          <w:rFonts w:ascii="Times New Roman" w:hAnsi="Times New Roman"/>
          <w:sz w:val="21"/>
          <w:szCs w:val="21"/>
        </w:rPr>
        <w:t>Wu B, Li D J, Qin Y. The influence of personal power state on the preference for products with other-benefit appeals[J]. Journal of Marketing Science, 2013, 9(4): 75-89.</w:t>
      </w:r>
      <w:bookmarkEnd w:id="214"/>
    </w:p>
    <w:p w14:paraId="5955A496"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15" w:name="_Ref188777273"/>
      <w:proofErr w:type="spellStart"/>
      <w:r>
        <w:rPr>
          <w:rFonts w:ascii="Times New Roman" w:hAnsi="Times New Roman"/>
          <w:sz w:val="21"/>
          <w:szCs w:val="21"/>
        </w:rPr>
        <w:t>Kronrod</w:t>
      </w:r>
      <w:proofErr w:type="spellEnd"/>
      <w:r>
        <w:rPr>
          <w:rFonts w:ascii="Times New Roman" w:hAnsi="Times New Roman"/>
          <w:sz w:val="21"/>
          <w:szCs w:val="21"/>
        </w:rPr>
        <w:t xml:space="preserve"> A, Grinstein A, </w:t>
      </w:r>
      <w:proofErr w:type="spellStart"/>
      <w:r>
        <w:rPr>
          <w:rFonts w:ascii="Times New Roman" w:hAnsi="Times New Roman"/>
          <w:sz w:val="21"/>
          <w:szCs w:val="21"/>
        </w:rPr>
        <w:t>Wathieu</w:t>
      </w:r>
      <w:proofErr w:type="spellEnd"/>
      <w:r>
        <w:rPr>
          <w:rFonts w:ascii="Times New Roman" w:hAnsi="Times New Roman"/>
          <w:sz w:val="21"/>
          <w:szCs w:val="21"/>
        </w:rPr>
        <w:t xml:space="preserve"> L. Go green! Should environmental messages be so </w:t>
      </w:r>
      <w:proofErr w:type="gramStart"/>
      <w:r>
        <w:rPr>
          <w:rFonts w:ascii="Times New Roman" w:hAnsi="Times New Roman"/>
          <w:sz w:val="21"/>
          <w:szCs w:val="21"/>
        </w:rPr>
        <w:t>assertive?[</w:t>
      </w:r>
      <w:proofErr w:type="gramEnd"/>
      <w:r>
        <w:rPr>
          <w:rFonts w:ascii="Times New Roman" w:hAnsi="Times New Roman"/>
          <w:sz w:val="21"/>
          <w:szCs w:val="21"/>
        </w:rPr>
        <w:t>J]. Journal of Marketing, 2012, 76(1): 95-102.</w:t>
      </w:r>
      <w:bookmarkEnd w:id="215"/>
    </w:p>
    <w:p w14:paraId="4597E303"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16" w:name="_Ref188777729"/>
      <w:r>
        <w:rPr>
          <w:rFonts w:ascii="Times New Roman" w:hAnsi="Times New Roman"/>
          <w:sz w:val="21"/>
          <w:szCs w:val="21"/>
        </w:rPr>
        <w:t xml:space="preserve">Laskey H A, Fox R J, </w:t>
      </w:r>
      <w:proofErr w:type="spellStart"/>
      <w:r>
        <w:rPr>
          <w:rFonts w:ascii="Times New Roman" w:hAnsi="Times New Roman"/>
          <w:sz w:val="21"/>
          <w:szCs w:val="21"/>
        </w:rPr>
        <w:t>Crask</w:t>
      </w:r>
      <w:proofErr w:type="spellEnd"/>
      <w:r>
        <w:rPr>
          <w:rFonts w:ascii="Times New Roman" w:hAnsi="Times New Roman"/>
          <w:sz w:val="21"/>
          <w:szCs w:val="21"/>
        </w:rPr>
        <w:t xml:space="preserve"> M R. The relationship between advertising message strategy and television commercial effectiveness[J]. Journal of advertising research, 1995, 35(2): 31-40.</w:t>
      </w:r>
      <w:bookmarkEnd w:id="216"/>
    </w:p>
    <w:p w14:paraId="6EECBFBB"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17" w:name="_Ref188777731"/>
      <w:r>
        <w:rPr>
          <w:rFonts w:ascii="Times New Roman" w:hAnsi="Times New Roman"/>
          <w:sz w:val="21"/>
          <w:szCs w:val="21"/>
        </w:rPr>
        <w:t xml:space="preserve">Hartmann P, </w:t>
      </w:r>
      <w:proofErr w:type="spellStart"/>
      <w:r>
        <w:rPr>
          <w:rFonts w:ascii="Times New Roman" w:hAnsi="Times New Roman"/>
          <w:sz w:val="21"/>
          <w:szCs w:val="21"/>
        </w:rPr>
        <w:t>Apaolaza</w:t>
      </w:r>
      <w:proofErr w:type="spellEnd"/>
      <w:r>
        <w:rPr>
          <w:rFonts w:ascii="Times New Roman" w:hAnsi="Times New Roman"/>
          <w:sz w:val="21"/>
          <w:szCs w:val="21"/>
        </w:rPr>
        <w:t xml:space="preserve"> Ibáñez V, </w:t>
      </w:r>
      <w:proofErr w:type="spellStart"/>
      <w:r>
        <w:rPr>
          <w:rFonts w:ascii="Times New Roman" w:hAnsi="Times New Roman"/>
          <w:sz w:val="21"/>
          <w:szCs w:val="21"/>
        </w:rPr>
        <w:t>Forcada</w:t>
      </w:r>
      <w:proofErr w:type="spellEnd"/>
      <w:r>
        <w:rPr>
          <w:rFonts w:ascii="Times New Roman" w:hAnsi="Times New Roman"/>
          <w:sz w:val="21"/>
          <w:szCs w:val="21"/>
        </w:rPr>
        <w:t xml:space="preserve"> </w:t>
      </w:r>
      <w:proofErr w:type="spellStart"/>
      <w:r>
        <w:rPr>
          <w:rFonts w:ascii="Times New Roman" w:hAnsi="Times New Roman"/>
          <w:sz w:val="21"/>
          <w:szCs w:val="21"/>
        </w:rPr>
        <w:t>Sainz</w:t>
      </w:r>
      <w:proofErr w:type="spellEnd"/>
      <w:r>
        <w:rPr>
          <w:rFonts w:ascii="Times New Roman" w:hAnsi="Times New Roman"/>
          <w:sz w:val="21"/>
          <w:szCs w:val="21"/>
        </w:rPr>
        <w:t xml:space="preserve"> F J. Green branding effects on attitude: functional versus emotional positioning strategies[J]. Marketing intelligence &amp; planning, 2005, 23(1): 9-29.</w:t>
      </w:r>
      <w:bookmarkEnd w:id="217"/>
    </w:p>
    <w:p w14:paraId="0B845A61"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18" w:name="_Ref188784801"/>
      <w:proofErr w:type="spellStart"/>
      <w:r>
        <w:rPr>
          <w:rFonts w:ascii="Times New Roman" w:hAnsi="Times New Roman"/>
          <w:sz w:val="21"/>
          <w:szCs w:val="21"/>
        </w:rPr>
        <w:t>Lantican</w:t>
      </w:r>
      <w:proofErr w:type="spellEnd"/>
      <w:r>
        <w:rPr>
          <w:rFonts w:ascii="Times New Roman" w:hAnsi="Times New Roman"/>
          <w:sz w:val="21"/>
          <w:szCs w:val="21"/>
        </w:rPr>
        <w:t xml:space="preserve"> C A O, </w:t>
      </w:r>
      <w:proofErr w:type="spellStart"/>
      <w:r>
        <w:rPr>
          <w:rFonts w:ascii="Times New Roman" w:hAnsi="Times New Roman"/>
          <w:sz w:val="21"/>
          <w:szCs w:val="21"/>
        </w:rPr>
        <w:t>Dizon</w:t>
      </w:r>
      <w:proofErr w:type="spellEnd"/>
      <w:r>
        <w:rPr>
          <w:rFonts w:ascii="Times New Roman" w:hAnsi="Times New Roman"/>
          <w:sz w:val="21"/>
          <w:szCs w:val="21"/>
        </w:rPr>
        <w:t xml:space="preserve"> M L B. Purchasing intention for green handicraft products: The role of altruistic and egoistic values in green consumer behavior[J]. Journal of Global Business and Trade, 2020, 16(2): 67-83.</w:t>
      </w:r>
      <w:bookmarkEnd w:id="218"/>
    </w:p>
    <w:p w14:paraId="6F8BEF03"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19" w:name="_Ref188785261"/>
      <w:r>
        <w:rPr>
          <w:rFonts w:ascii="Times New Roman" w:hAnsi="Times New Roman"/>
          <w:sz w:val="21"/>
          <w:szCs w:val="21"/>
        </w:rPr>
        <w:t xml:space="preserve">Dai S, Chen K, </w:t>
      </w:r>
      <w:proofErr w:type="spellStart"/>
      <w:r>
        <w:rPr>
          <w:rFonts w:ascii="Times New Roman" w:hAnsi="Times New Roman"/>
          <w:sz w:val="21"/>
          <w:szCs w:val="21"/>
        </w:rPr>
        <w:t>Jin</w:t>
      </w:r>
      <w:proofErr w:type="spellEnd"/>
      <w:r>
        <w:rPr>
          <w:rFonts w:ascii="Times New Roman" w:hAnsi="Times New Roman"/>
          <w:sz w:val="21"/>
          <w:szCs w:val="21"/>
        </w:rPr>
        <w:t xml:space="preserve"> R. The effect of message framing and language intensity on green consumption behavior willingness[J]. Environment, Development and Sustainability, 2022, 24(2): 2432-2452.</w:t>
      </w:r>
      <w:bookmarkEnd w:id="219"/>
    </w:p>
    <w:p w14:paraId="665D33A2"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20" w:name="_Ref188785701"/>
      <w:r>
        <w:rPr>
          <w:rFonts w:ascii="Times New Roman" w:hAnsi="Times New Roman"/>
          <w:sz w:val="21"/>
          <w:szCs w:val="21"/>
        </w:rPr>
        <w:t>Dillard J P, Shen L. On the nature of reactance and its role in persuasive health communication[J]. Communication monographs, 2005, 72(2): 144-168.</w:t>
      </w:r>
      <w:bookmarkEnd w:id="220"/>
    </w:p>
    <w:p w14:paraId="2092BD46"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21" w:name="_Ref188785867"/>
      <w:r>
        <w:rPr>
          <w:rFonts w:ascii="Times New Roman" w:hAnsi="Times New Roman"/>
          <w:sz w:val="21"/>
          <w:szCs w:val="21"/>
        </w:rPr>
        <w:t xml:space="preserve">Cornelissen G, </w:t>
      </w:r>
      <w:proofErr w:type="spellStart"/>
      <w:r>
        <w:rPr>
          <w:rFonts w:ascii="Times New Roman" w:hAnsi="Times New Roman"/>
          <w:sz w:val="21"/>
          <w:szCs w:val="21"/>
        </w:rPr>
        <w:t>Pandelaere</w:t>
      </w:r>
      <w:proofErr w:type="spellEnd"/>
      <w:r>
        <w:rPr>
          <w:rFonts w:ascii="Times New Roman" w:hAnsi="Times New Roman"/>
          <w:sz w:val="21"/>
          <w:szCs w:val="21"/>
        </w:rPr>
        <w:t xml:space="preserve"> M, </w:t>
      </w:r>
      <w:proofErr w:type="spellStart"/>
      <w:r>
        <w:rPr>
          <w:rFonts w:ascii="Times New Roman" w:hAnsi="Times New Roman"/>
          <w:sz w:val="21"/>
          <w:szCs w:val="21"/>
        </w:rPr>
        <w:t>Warlop</w:t>
      </w:r>
      <w:proofErr w:type="spellEnd"/>
      <w:r>
        <w:rPr>
          <w:rFonts w:ascii="Times New Roman" w:hAnsi="Times New Roman"/>
          <w:sz w:val="21"/>
          <w:szCs w:val="21"/>
        </w:rPr>
        <w:t xml:space="preserve"> L, et al. Positive cueing: Promoting sustainable consumer behavior by cueing common environmental behaviors as environmental[J]. International Journal of Research in Marketing, 2008, 25(1): 46-55.</w:t>
      </w:r>
      <w:bookmarkEnd w:id="221"/>
    </w:p>
    <w:p w14:paraId="3873DDBA"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22" w:name="_Ref188786580"/>
      <w:r>
        <w:rPr>
          <w:rFonts w:ascii="Times New Roman" w:hAnsi="Times New Roman"/>
          <w:sz w:val="21"/>
          <w:szCs w:val="21"/>
        </w:rPr>
        <w:t xml:space="preserve">Fischer C. Feedback on household electricity consumption: a tool for saving </w:t>
      </w:r>
      <w:proofErr w:type="gramStart"/>
      <w:r>
        <w:rPr>
          <w:rFonts w:ascii="Times New Roman" w:hAnsi="Times New Roman"/>
          <w:sz w:val="21"/>
          <w:szCs w:val="21"/>
        </w:rPr>
        <w:t>energy?[</w:t>
      </w:r>
      <w:proofErr w:type="gramEnd"/>
      <w:r>
        <w:rPr>
          <w:rFonts w:ascii="Times New Roman" w:hAnsi="Times New Roman"/>
          <w:sz w:val="21"/>
          <w:szCs w:val="21"/>
        </w:rPr>
        <w:t>J]. Energy efficiency, 2008, 1(1): 79-104.</w:t>
      </w:r>
      <w:bookmarkEnd w:id="222"/>
    </w:p>
    <w:p w14:paraId="500E045B"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23" w:name="_Ref188786851"/>
      <w:r>
        <w:rPr>
          <w:rFonts w:ascii="Times New Roman" w:hAnsi="Times New Roman"/>
          <w:sz w:val="21"/>
          <w:szCs w:val="21"/>
        </w:rPr>
        <w:t xml:space="preserve">Darby S. The effectiveness of feedback on energy consumption[J]. A Review for DEFRA of </w:t>
      </w:r>
      <w:r>
        <w:rPr>
          <w:rFonts w:ascii="Times New Roman" w:hAnsi="Times New Roman"/>
          <w:sz w:val="21"/>
          <w:szCs w:val="21"/>
        </w:rPr>
        <w:lastRenderedPageBreak/>
        <w:t>the Literature on Metering, Billing and direct Displays, 2006, 486(2006): 26.</w:t>
      </w:r>
      <w:bookmarkEnd w:id="223"/>
    </w:p>
    <w:p w14:paraId="44CA0474"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24" w:name="_Ref188787035"/>
      <w:r>
        <w:rPr>
          <w:rFonts w:ascii="Times New Roman" w:hAnsi="Times New Roman"/>
          <w:sz w:val="21"/>
          <w:szCs w:val="21"/>
        </w:rPr>
        <w:t>Mi L, Ding C, Yang J, et al. Using goal and contrast feedback to motivate Chinese urban families to save electricity actively—A randomized controlled field trial[J]. Journal of cleaner production, 2019, 226: 443-453.</w:t>
      </w:r>
      <w:bookmarkEnd w:id="224"/>
    </w:p>
    <w:p w14:paraId="1519B77A" w14:textId="77777777" w:rsidR="00713B2B" w:rsidRDefault="00D04354">
      <w:pPr>
        <w:pStyle w:val="ListParagraph"/>
        <w:numPr>
          <w:ilvl w:val="0"/>
          <w:numId w:val="2"/>
        </w:numPr>
        <w:spacing w:line="360" w:lineRule="auto"/>
        <w:ind w:firstLineChars="0"/>
        <w:rPr>
          <w:rFonts w:ascii="Times New Roman" w:hAnsi="Times New Roman"/>
          <w:szCs w:val="21"/>
        </w:rPr>
      </w:pPr>
      <w:bookmarkStart w:id="225" w:name="_Ref188788593"/>
      <w:r>
        <w:rPr>
          <w:rFonts w:ascii="Times New Roman" w:hAnsi="Times New Roman"/>
          <w:szCs w:val="21"/>
        </w:rPr>
        <w:t>Ajzen I. The theory of planned behavior[J]. Organizational Behavior and Human Decision Processes, 1991, 50(2): 179-211.</w:t>
      </w:r>
      <w:bookmarkEnd w:id="225"/>
    </w:p>
    <w:p w14:paraId="16A074ED"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26" w:name="_Ref188788750"/>
      <w:proofErr w:type="spellStart"/>
      <w:r>
        <w:rPr>
          <w:rFonts w:ascii="Times New Roman" w:hAnsi="Times New Roman"/>
          <w:sz w:val="21"/>
          <w:szCs w:val="21"/>
        </w:rPr>
        <w:t>Yuriev</w:t>
      </w:r>
      <w:proofErr w:type="spellEnd"/>
      <w:r>
        <w:rPr>
          <w:rFonts w:ascii="Times New Roman" w:hAnsi="Times New Roman"/>
          <w:sz w:val="21"/>
          <w:szCs w:val="21"/>
        </w:rPr>
        <w:t xml:space="preserve"> A, </w:t>
      </w:r>
      <w:proofErr w:type="spellStart"/>
      <w:r>
        <w:rPr>
          <w:rFonts w:ascii="Times New Roman" w:hAnsi="Times New Roman"/>
          <w:sz w:val="21"/>
          <w:szCs w:val="21"/>
        </w:rPr>
        <w:t>Dahmen</w:t>
      </w:r>
      <w:proofErr w:type="spellEnd"/>
      <w:r>
        <w:rPr>
          <w:rFonts w:ascii="Times New Roman" w:hAnsi="Times New Roman"/>
          <w:sz w:val="21"/>
          <w:szCs w:val="21"/>
        </w:rPr>
        <w:t xml:space="preserve"> M, </w:t>
      </w:r>
      <w:proofErr w:type="spellStart"/>
      <w:r>
        <w:rPr>
          <w:rFonts w:ascii="Times New Roman" w:hAnsi="Times New Roman"/>
          <w:sz w:val="21"/>
          <w:szCs w:val="21"/>
        </w:rPr>
        <w:t>Paillé</w:t>
      </w:r>
      <w:proofErr w:type="spellEnd"/>
      <w:r>
        <w:rPr>
          <w:rFonts w:ascii="Times New Roman" w:hAnsi="Times New Roman"/>
          <w:sz w:val="21"/>
          <w:szCs w:val="21"/>
        </w:rPr>
        <w:t xml:space="preserve"> P, et al. Pro-environmental behaviors through the lens of the theory of planned behavior: A scoping review[J]. Resources, Conservation and Recycling, 2020, 155: 104660.</w:t>
      </w:r>
      <w:bookmarkEnd w:id="226"/>
    </w:p>
    <w:p w14:paraId="24B26504" w14:textId="77777777" w:rsidR="00713B2B" w:rsidRDefault="00D04354">
      <w:pPr>
        <w:pStyle w:val="ListParagraph"/>
        <w:numPr>
          <w:ilvl w:val="0"/>
          <w:numId w:val="2"/>
        </w:numPr>
        <w:spacing w:line="360" w:lineRule="auto"/>
        <w:ind w:firstLineChars="0"/>
        <w:rPr>
          <w:rFonts w:ascii="Times New Roman" w:hAnsi="Times New Roman"/>
          <w:szCs w:val="21"/>
        </w:rPr>
      </w:pPr>
      <w:bookmarkStart w:id="227" w:name="_Ref188790485"/>
      <w:proofErr w:type="spellStart"/>
      <w:r>
        <w:rPr>
          <w:rFonts w:ascii="Times New Roman" w:hAnsi="Times New Roman"/>
          <w:szCs w:val="21"/>
        </w:rPr>
        <w:t>Guagnano</w:t>
      </w:r>
      <w:proofErr w:type="spellEnd"/>
      <w:r>
        <w:rPr>
          <w:rFonts w:ascii="Times New Roman" w:hAnsi="Times New Roman"/>
          <w:szCs w:val="21"/>
        </w:rPr>
        <w:t xml:space="preserve"> G A, Stern P C, Dietz T. Influences on attitude-behavior relationships: A natural experiment with curbside recycling[J]. Environment and Behavior, 1995, 27(5): 699-718.</w:t>
      </w:r>
      <w:bookmarkEnd w:id="227"/>
    </w:p>
    <w:p w14:paraId="6ADA17C7"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28" w:name="_Ref188791030"/>
      <w:r>
        <w:rPr>
          <w:rFonts w:ascii="Times New Roman" w:hAnsi="Times New Roman"/>
          <w:sz w:val="21"/>
          <w:szCs w:val="21"/>
        </w:rPr>
        <w:t>Conner M, Norman P. Understanding the intention-behavior gap: The role of intention strength[J]. Frontiers in Psychology, 2022, 13: 923464.</w:t>
      </w:r>
      <w:bookmarkEnd w:id="228"/>
    </w:p>
    <w:p w14:paraId="4BCF1884"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29" w:name="_Ref188791082"/>
      <w:r>
        <w:rPr>
          <w:rFonts w:ascii="Times New Roman" w:hAnsi="Times New Roman"/>
          <w:sz w:val="21"/>
          <w:szCs w:val="21"/>
        </w:rPr>
        <w:t xml:space="preserve">Stern P C. Information, incentives, and </w:t>
      </w:r>
      <w:proofErr w:type="spellStart"/>
      <w:r>
        <w:rPr>
          <w:rFonts w:ascii="Times New Roman" w:hAnsi="Times New Roman"/>
          <w:sz w:val="21"/>
          <w:szCs w:val="21"/>
        </w:rPr>
        <w:t>proenvironmental</w:t>
      </w:r>
      <w:proofErr w:type="spellEnd"/>
      <w:r>
        <w:rPr>
          <w:rFonts w:ascii="Times New Roman" w:hAnsi="Times New Roman"/>
          <w:sz w:val="21"/>
          <w:szCs w:val="21"/>
        </w:rPr>
        <w:t xml:space="preserve"> consumer behavior[J]. Journal of consumer Policy, 1999, 22(4): 461-478.</w:t>
      </w:r>
      <w:bookmarkEnd w:id="229"/>
    </w:p>
    <w:p w14:paraId="62EC5718"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30" w:name="_Ref188791084"/>
      <w:r>
        <w:rPr>
          <w:rFonts w:ascii="Times New Roman" w:hAnsi="Times New Roman"/>
          <w:sz w:val="21"/>
          <w:szCs w:val="21"/>
        </w:rPr>
        <w:t xml:space="preserve">Ertz M, Karakas F, </w:t>
      </w:r>
      <w:proofErr w:type="spellStart"/>
      <w:r>
        <w:rPr>
          <w:rFonts w:ascii="Times New Roman" w:hAnsi="Times New Roman"/>
          <w:sz w:val="21"/>
          <w:szCs w:val="21"/>
        </w:rPr>
        <w:t>Sarigöllü</w:t>
      </w:r>
      <w:proofErr w:type="spellEnd"/>
      <w:r>
        <w:rPr>
          <w:rFonts w:ascii="Times New Roman" w:hAnsi="Times New Roman"/>
          <w:sz w:val="21"/>
          <w:szCs w:val="21"/>
        </w:rPr>
        <w:t xml:space="preserve"> E. Exploring pro-environmental behaviors of consumers: An analysis of contextual factors, attitude, and behaviors[J]. Journal of business research, 2016, 69(10): 3971-3980.</w:t>
      </w:r>
      <w:bookmarkEnd w:id="230"/>
    </w:p>
    <w:p w14:paraId="1FD61713"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31" w:name="_Ref188791618"/>
      <w:r>
        <w:rPr>
          <w:rFonts w:ascii="Times New Roman" w:hAnsi="Times New Roman"/>
          <w:sz w:val="21"/>
          <w:szCs w:val="21"/>
        </w:rPr>
        <w:t>He S, Luo Y, Qu Y, et al. Does it work? Exploring the influence mechanism of financial incentives in cultivating pro-environmental behavior among college students[J]. Journal of Cleaner Production, 2024, 436: 140695.</w:t>
      </w:r>
      <w:bookmarkEnd w:id="231"/>
    </w:p>
    <w:p w14:paraId="73400832"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32" w:name="_Ref188791627"/>
      <w:r>
        <w:rPr>
          <w:rFonts w:ascii="Times New Roman" w:hAnsi="Times New Roman"/>
          <w:sz w:val="21"/>
          <w:szCs w:val="21"/>
        </w:rPr>
        <w:t>Jiang X, Ding Z, Liu R. Can Chinese residential low-carbon consumption behavior intention be better explained? The role of cultural values[J]. Natural Hazards, 2019, 95: 155-171.</w:t>
      </w:r>
      <w:bookmarkEnd w:id="232"/>
    </w:p>
    <w:p w14:paraId="7A874D43"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33" w:name="_Ref188791635"/>
      <w:r>
        <w:rPr>
          <w:rFonts w:ascii="Times New Roman" w:hAnsi="Times New Roman"/>
          <w:sz w:val="21"/>
          <w:szCs w:val="21"/>
        </w:rPr>
        <w:t xml:space="preserve">Pontes S, Naranjo-Zolotov M, </w:t>
      </w:r>
      <w:proofErr w:type="spellStart"/>
      <w:r>
        <w:rPr>
          <w:rFonts w:ascii="Times New Roman" w:hAnsi="Times New Roman"/>
          <w:sz w:val="21"/>
          <w:szCs w:val="21"/>
        </w:rPr>
        <w:t>Painho</w:t>
      </w:r>
      <w:proofErr w:type="spellEnd"/>
      <w:r>
        <w:rPr>
          <w:rFonts w:ascii="Times New Roman" w:hAnsi="Times New Roman"/>
          <w:sz w:val="21"/>
          <w:szCs w:val="21"/>
        </w:rPr>
        <w:t xml:space="preserve"> M. From intention to action: How environmental setback perception mediates green purchase </w:t>
      </w:r>
      <w:proofErr w:type="spellStart"/>
      <w:r>
        <w:rPr>
          <w:rFonts w:ascii="Times New Roman" w:hAnsi="Times New Roman"/>
          <w:sz w:val="21"/>
          <w:szCs w:val="21"/>
        </w:rPr>
        <w:t>behaviour</w:t>
      </w:r>
      <w:proofErr w:type="spellEnd"/>
      <w:r>
        <w:rPr>
          <w:rFonts w:ascii="Times New Roman" w:hAnsi="Times New Roman"/>
          <w:sz w:val="21"/>
          <w:szCs w:val="21"/>
        </w:rPr>
        <w:t>[J]. Journal of Cleaner Production, 2024, 470: 143285.</w:t>
      </w:r>
      <w:bookmarkEnd w:id="233"/>
    </w:p>
    <w:p w14:paraId="33AC0125"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34" w:name="_Ref188791901"/>
      <w:proofErr w:type="spellStart"/>
      <w:r>
        <w:rPr>
          <w:rFonts w:ascii="Times New Roman" w:hAnsi="Times New Roman"/>
          <w:sz w:val="21"/>
          <w:szCs w:val="21"/>
        </w:rPr>
        <w:t>Dhir</w:t>
      </w:r>
      <w:proofErr w:type="spellEnd"/>
      <w:r>
        <w:rPr>
          <w:rFonts w:ascii="Times New Roman" w:hAnsi="Times New Roman"/>
          <w:sz w:val="21"/>
          <w:szCs w:val="21"/>
        </w:rPr>
        <w:t xml:space="preserve"> A, </w:t>
      </w:r>
      <w:proofErr w:type="spellStart"/>
      <w:r>
        <w:rPr>
          <w:rFonts w:ascii="Times New Roman" w:hAnsi="Times New Roman"/>
          <w:sz w:val="21"/>
          <w:szCs w:val="21"/>
        </w:rPr>
        <w:t>Malodia</w:t>
      </w:r>
      <w:proofErr w:type="spellEnd"/>
      <w:r>
        <w:rPr>
          <w:rFonts w:ascii="Times New Roman" w:hAnsi="Times New Roman"/>
          <w:sz w:val="21"/>
          <w:szCs w:val="21"/>
        </w:rPr>
        <w:t xml:space="preserve"> S, Awan U, et al. Extended valence theory perspective on </w:t>
      </w:r>
      <w:proofErr w:type="spellStart"/>
      <w:r>
        <w:rPr>
          <w:rFonts w:ascii="Times New Roman" w:hAnsi="Times New Roman"/>
          <w:sz w:val="21"/>
          <w:szCs w:val="21"/>
        </w:rPr>
        <w:t>consumers'e</w:t>
      </w:r>
      <w:proofErr w:type="spellEnd"/>
      <w:r>
        <w:rPr>
          <w:rFonts w:ascii="Times New Roman" w:hAnsi="Times New Roman"/>
          <w:sz w:val="21"/>
          <w:szCs w:val="21"/>
        </w:rPr>
        <w:t>-waste recycling intentions in Japan[J]. Journal of Cleaner Production, 2021, 312: 127443.</w:t>
      </w:r>
      <w:bookmarkEnd w:id="234"/>
    </w:p>
    <w:p w14:paraId="68B4C161"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35" w:name="_Ref188792362"/>
      <w:r>
        <w:rPr>
          <w:rFonts w:ascii="Times New Roman" w:hAnsi="Times New Roman"/>
          <w:sz w:val="21"/>
          <w:szCs w:val="21"/>
        </w:rPr>
        <w:t>Jia Q, Li Y, Zhang C, et al. What determines plastic recycling intention and behavior of consumers in megacities of emerging economies? Evidence from Shanghai, China and Mumbai, India[J]. Journal of Cleaner Production, 2024, 469: 143219.</w:t>
      </w:r>
      <w:bookmarkEnd w:id="235"/>
    </w:p>
    <w:p w14:paraId="796B9760"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36" w:name="_Ref188792363"/>
      <w:r>
        <w:rPr>
          <w:rFonts w:ascii="Times New Roman" w:hAnsi="Times New Roman"/>
          <w:sz w:val="21"/>
          <w:szCs w:val="21"/>
        </w:rPr>
        <w:t xml:space="preserve">Sharma M, Kaushal D, Joshi S, et al. </w:t>
      </w:r>
      <w:proofErr w:type="gramStart"/>
      <w:r>
        <w:rPr>
          <w:rFonts w:ascii="Times New Roman" w:hAnsi="Times New Roman"/>
          <w:sz w:val="21"/>
          <w:szCs w:val="21"/>
        </w:rPr>
        <w:t>Electronic</w:t>
      </w:r>
      <w:proofErr w:type="gramEnd"/>
      <w:r>
        <w:rPr>
          <w:rFonts w:ascii="Times New Roman" w:hAnsi="Times New Roman"/>
          <w:sz w:val="21"/>
          <w:szCs w:val="21"/>
        </w:rPr>
        <w:t xml:space="preserve"> waste disposal behavioral intention of millennials: A moderating role of electronic word of mouth (</w:t>
      </w:r>
      <w:proofErr w:type="spellStart"/>
      <w:r>
        <w:rPr>
          <w:rFonts w:ascii="Times New Roman" w:hAnsi="Times New Roman"/>
          <w:sz w:val="21"/>
          <w:szCs w:val="21"/>
        </w:rPr>
        <w:t>eWOM</w:t>
      </w:r>
      <w:proofErr w:type="spellEnd"/>
      <w:r>
        <w:rPr>
          <w:rFonts w:ascii="Times New Roman" w:hAnsi="Times New Roman"/>
          <w:sz w:val="21"/>
          <w:szCs w:val="21"/>
        </w:rPr>
        <w:t>) and perceived usage of online collection portal[J]. Journal of Cleaner Production, 2024, 447: 141121.</w:t>
      </w:r>
      <w:bookmarkEnd w:id="236"/>
    </w:p>
    <w:p w14:paraId="2F9B48B8"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37" w:name="_Ref188792728"/>
      <w:r>
        <w:rPr>
          <w:rFonts w:ascii="Times New Roman" w:hAnsi="Times New Roman"/>
          <w:sz w:val="21"/>
          <w:szCs w:val="21"/>
        </w:rPr>
        <w:t>Lieberman A, Duke K E, Amir O. How incentive framing can harness the power of social norms[J]. Organizational Behavior and Human Decision Processes, 2019, 151: 118-131.</w:t>
      </w:r>
      <w:bookmarkEnd w:id="237"/>
    </w:p>
    <w:p w14:paraId="734184A5"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38" w:name="_Ref188792745"/>
      <w:proofErr w:type="spellStart"/>
      <w:r>
        <w:rPr>
          <w:rFonts w:ascii="Times New Roman" w:hAnsi="Times New Roman"/>
          <w:sz w:val="21"/>
          <w:szCs w:val="21"/>
        </w:rPr>
        <w:t>Gibovic</w:t>
      </w:r>
      <w:proofErr w:type="spellEnd"/>
      <w:r>
        <w:rPr>
          <w:rFonts w:ascii="Times New Roman" w:hAnsi="Times New Roman"/>
          <w:sz w:val="21"/>
          <w:szCs w:val="21"/>
        </w:rPr>
        <w:t xml:space="preserve"> D, </w:t>
      </w:r>
      <w:proofErr w:type="spellStart"/>
      <w:r>
        <w:rPr>
          <w:rFonts w:ascii="Times New Roman" w:hAnsi="Times New Roman"/>
          <w:sz w:val="21"/>
          <w:szCs w:val="21"/>
        </w:rPr>
        <w:t>Bikfalvi</w:t>
      </w:r>
      <w:proofErr w:type="spellEnd"/>
      <w:r>
        <w:rPr>
          <w:rFonts w:ascii="Times New Roman" w:hAnsi="Times New Roman"/>
          <w:sz w:val="21"/>
          <w:szCs w:val="21"/>
        </w:rPr>
        <w:t xml:space="preserve"> A. Incentives for plastic recycling: How to engage citizens in active </w:t>
      </w:r>
      <w:r>
        <w:rPr>
          <w:rFonts w:ascii="Times New Roman" w:hAnsi="Times New Roman"/>
          <w:sz w:val="21"/>
          <w:szCs w:val="21"/>
        </w:rPr>
        <w:lastRenderedPageBreak/>
        <w:t>collection. Empirical evidence from Spain[J]. Recycling, 2021, 6(2): 29.</w:t>
      </w:r>
      <w:bookmarkEnd w:id="238"/>
    </w:p>
    <w:p w14:paraId="338AAAEC"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39" w:name="_Ref188792756"/>
      <w:r>
        <w:rPr>
          <w:rFonts w:ascii="Times New Roman" w:hAnsi="Times New Roman"/>
          <w:sz w:val="21"/>
          <w:szCs w:val="21"/>
        </w:rPr>
        <w:t>Bandura A, Adams N E. Analysis of self-efficacy theory of behavioral change[J]. Cognitive therapy and research, 1977, 1(4): 287-310.</w:t>
      </w:r>
      <w:bookmarkEnd w:id="239"/>
    </w:p>
    <w:p w14:paraId="69CBF8AC"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40" w:name="_Ref188793103"/>
      <w:r>
        <w:rPr>
          <w:rFonts w:ascii="Times New Roman" w:hAnsi="Times New Roman"/>
          <w:sz w:val="21"/>
          <w:szCs w:val="21"/>
        </w:rPr>
        <w:t>Matsumoto S. The opportunity cost of pro-environmental activities: Spending time to promote the environment[J]. Journal of Family and Economic Issues, 2014, 35: 119-130.</w:t>
      </w:r>
      <w:bookmarkEnd w:id="240"/>
    </w:p>
    <w:p w14:paraId="510FCFA0"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41" w:name="_Ref188793463"/>
      <w:r>
        <w:rPr>
          <w:rFonts w:ascii="Times New Roman" w:hAnsi="Times New Roman"/>
          <w:sz w:val="21"/>
          <w:szCs w:val="21"/>
        </w:rPr>
        <w:t xml:space="preserve">Wang H, </w:t>
      </w:r>
      <w:proofErr w:type="spellStart"/>
      <w:r>
        <w:rPr>
          <w:rFonts w:ascii="Times New Roman" w:hAnsi="Times New Roman"/>
          <w:sz w:val="21"/>
          <w:szCs w:val="21"/>
        </w:rPr>
        <w:t>Mangmeechai</w:t>
      </w:r>
      <w:proofErr w:type="spellEnd"/>
      <w:r>
        <w:rPr>
          <w:rFonts w:ascii="Times New Roman" w:hAnsi="Times New Roman"/>
          <w:sz w:val="21"/>
          <w:szCs w:val="21"/>
        </w:rPr>
        <w:t xml:space="preserve"> A. Understanding the gap between environmental intention and pro-environmental behavior towards the waste sorting and management policy of China[J]. International Journal of Environmental Research and Public Health, 2021, 18(2): 757.</w:t>
      </w:r>
      <w:bookmarkEnd w:id="241"/>
    </w:p>
    <w:p w14:paraId="669D119A"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42" w:name="_Ref188793472"/>
      <w:proofErr w:type="spellStart"/>
      <w:r>
        <w:rPr>
          <w:rFonts w:ascii="Times New Roman" w:hAnsi="Times New Roman"/>
          <w:sz w:val="21"/>
          <w:szCs w:val="21"/>
        </w:rPr>
        <w:t>Reddi</w:t>
      </w:r>
      <w:proofErr w:type="spellEnd"/>
      <w:r>
        <w:rPr>
          <w:rFonts w:ascii="Times New Roman" w:hAnsi="Times New Roman"/>
          <w:sz w:val="21"/>
          <w:szCs w:val="21"/>
        </w:rPr>
        <w:t xml:space="preserve"> K R, Li W, Wang B, et al. System dynamics modelling of hybrid renewable energy systems and combined heating and power generator[J]. International Journal of Sustainable Engineering, 2013, 6(1): 31-47.</w:t>
      </w:r>
      <w:bookmarkEnd w:id="242"/>
    </w:p>
    <w:p w14:paraId="32B9310A"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43" w:name="_Ref188794438"/>
      <w:r>
        <w:rPr>
          <w:rFonts w:ascii="Times New Roman" w:hAnsi="Times New Roman"/>
          <w:sz w:val="21"/>
          <w:szCs w:val="21"/>
        </w:rPr>
        <w:t xml:space="preserve">Leong L Y, Jaafar N I, </w:t>
      </w:r>
      <w:proofErr w:type="spellStart"/>
      <w:r>
        <w:rPr>
          <w:rFonts w:ascii="Times New Roman" w:hAnsi="Times New Roman"/>
          <w:sz w:val="21"/>
          <w:szCs w:val="21"/>
        </w:rPr>
        <w:t>Ainin</w:t>
      </w:r>
      <w:proofErr w:type="spellEnd"/>
      <w:r>
        <w:rPr>
          <w:rFonts w:ascii="Times New Roman" w:hAnsi="Times New Roman"/>
          <w:sz w:val="21"/>
          <w:szCs w:val="21"/>
        </w:rPr>
        <w:t xml:space="preserve"> S. The effects of Facebook browsing and usage intensity on impulse purchase in f-commerce[J]. Computers in Human Behavior, 2018, 78: 160-173.</w:t>
      </w:r>
      <w:bookmarkEnd w:id="243"/>
    </w:p>
    <w:p w14:paraId="059B1C49" w14:textId="77777777" w:rsidR="00713B2B" w:rsidRDefault="00D04354">
      <w:pPr>
        <w:pStyle w:val="ListParagraph"/>
        <w:numPr>
          <w:ilvl w:val="0"/>
          <w:numId w:val="2"/>
        </w:numPr>
        <w:spacing w:line="360" w:lineRule="auto"/>
        <w:ind w:firstLineChars="0"/>
        <w:rPr>
          <w:rFonts w:ascii="Times New Roman" w:hAnsi="Times New Roman"/>
          <w:szCs w:val="21"/>
        </w:rPr>
      </w:pPr>
      <w:bookmarkStart w:id="244" w:name="_Ref188876662"/>
      <w:r>
        <w:rPr>
          <w:rFonts w:ascii="Times New Roman" w:hAnsi="Times New Roman" w:hint="eastAsia"/>
          <w:szCs w:val="21"/>
        </w:rPr>
        <w:t>Ajzen I. Perceived behavioral control, self</w:t>
      </w:r>
      <w:r>
        <w:rPr>
          <w:rFonts w:ascii="Times New Roman" w:hAnsi="Times New Roman" w:hint="eastAsia"/>
          <w:szCs w:val="21"/>
        </w:rPr>
        <w:t>‐</w:t>
      </w:r>
      <w:r>
        <w:rPr>
          <w:rFonts w:ascii="Times New Roman" w:hAnsi="Times New Roman" w:hint="eastAsia"/>
          <w:szCs w:val="21"/>
        </w:rPr>
        <w:t>efficacy, locus of control, and the theory of planned behavior 1[J]. Journal of Applied Social Psychology, 2002, 32(4): 665-683.</w:t>
      </w:r>
      <w:bookmarkEnd w:id="244"/>
    </w:p>
    <w:p w14:paraId="2A98D338" w14:textId="77777777" w:rsidR="00713B2B" w:rsidRDefault="00D04354">
      <w:pPr>
        <w:pStyle w:val="ListParagraph"/>
        <w:numPr>
          <w:ilvl w:val="0"/>
          <w:numId w:val="2"/>
        </w:numPr>
        <w:spacing w:line="360" w:lineRule="auto"/>
        <w:ind w:firstLineChars="0"/>
        <w:rPr>
          <w:rFonts w:ascii="Times New Roman" w:hAnsi="Times New Roman"/>
          <w:szCs w:val="21"/>
        </w:rPr>
      </w:pPr>
      <w:bookmarkStart w:id="245" w:name="_Ref188876782"/>
      <w:r>
        <w:rPr>
          <w:rFonts w:ascii="Times New Roman" w:hAnsi="Times New Roman"/>
          <w:szCs w:val="21"/>
        </w:rPr>
        <w:t xml:space="preserve">Ru X, Qin H, Wang S. Young people’s </w:t>
      </w:r>
      <w:proofErr w:type="spellStart"/>
      <w:r>
        <w:rPr>
          <w:rFonts w:ascii="Times New Roman" w:hAnsi="Times New Roman"/>
          <w:szCs w:val="21"/>
        </w:rPr>
        <w:t>behaviour</w:t>
      </w:r>
      <w:proofErr w:type="spellEnd"/>
      <w:r>
        <w:rPr>
          <w:rFonts w:ascii="Times New Roman" w:hAnsi="Times New Roman"/>
          <w:szCs w:val="21"/>
        </w:rPr>
        <w:t xml:space="preserve"> intentions towards reducing PM2. 5 in China: Extending the theory of planned </w:t>
      </w:r>
      <w:proofErr w:type="spellStart"/>
      <w:r>
        <w:rPr>
          <w:rFonts w:ascii="Times New Roman" w:hAnsi="Times New Roman"/>
          <w:szCs w:val="21"/>
        </w:rPr>
        <w:t>behaviour</w:t>
      </w:r>
      <w:proofErr w:type="spellEnd"/>
      <w:r>
        <w:rPr>
          <w:rFonts w:ascii="Times New Roman" w:hAnsi="Times New Roman"/>
          <w:szCs w:val="21"/>
        </w:rPr>
        <w:t>[J]. Resources, Conservation and Recycling, 2019, 141: 99-108.</w:t>
      </w:r>
      <w:bookmarkEnd w:id="245"/>
    </w:p>
    <w:p w14:paraId="43EBD5BF" w14:textId="77777777" w:rsidR="00713B2B" w:rsidRDefault="00D04354">
      <w:pPr>
        <w:pStyle w:val="ListParagraph"/>
        <w:numPr>
          <w:ilvl w:val="0"/>
          <w:numId w:val="2"/>
        </w:numPr>
        <w:spacing w:line="360" w:lineRule="auto"/>
        <w:ind w:firstLineChars="0"/>
        <w:rPr>
          <w:rFonts w:ascii="Times New Roman" w:hAnsi="Times New Roman"/>
          <w:szCs w:val="21"/>
        </w:rPr>
      </w:pPr>
      <w:bookmarkStart w:id="246" w:name="_Ref188876797"/>
      <w:proofErr w:type="spellStart"/>
      <w:r>
        <w:rPr>
          <w:rFonts w:ascii="Times New Roman" w:hAnsi="Times New Roman"/>
          <w:szCs w:val="21"/>
        </w:rPr>
        <w:t>Oztekin</w:t>
      </w:r>
      <w:proofErr w:type="spellEnd"/>
      <w:r>
        <w:rPr>
          <w:rFonts w:ascii="Times New Roman" w:hAnsi="Times New Roman"/>
          <w:szCs w:val="21"/>
        </w:rPr>
        <w:t xml:space="preserve"> C, </w:t>
      </w:r>
      <w:proofErr w:type="spellStart"/>
      <w:r>
        <w:rPr>
          <w:rFonts w:ascii="Times New Roman" w:hAnsi="Times New Roman"/>
          <w:szCs w:val="21"/>
        </w:rPr>
        <w:t>Teksöz</w:t>
      </w:r>
      <w:proofErr w:type="spellEnd"/>
      <w:r>
        <w:rPr>
          <w:rFonts w:ascii="Times New Roman" w:hAnsi="Times New Roman"/>
          <w:szCs w:val="21"/>
        </w:rPr>
        <w:t xml:space="preserve"> G, Pamuk S, et al. Gender perspective on the factors predicting recycling behavior: Implications from the theory of planned behavior[J]. Waste Management, 2017, 62: 290-302.</w:t>
      </w:r>
      <w:bookmarkEnd w:id="246"/>
    </w:p>
    <w:p w14:paraId="4973E863" w14:textId="77777777" w:rsidR="00713B2B" w:rsidRDefault="00D04354">
      <w:pPr>
        <w:pStyle w:val="ListParagraph"/>
        <w:numPr>
          <w:ilvl w:val="0"/>
          <w:numId w:val="2"/>
        </w:numPr>
        <w:spacing w:line="360" w:lineRule="auto"/>
        <w:ind w:firstLineChars="0"/>
        <w:rPr>
          <w:rFonts w:ascii="Times New Roman" w:hAnsi="Times New Roman"/>
          <w:szCs w:val="21"/>
        </w:rPr>
      </w:pPr>
      <w:bookmarkStart w:id="247" w:name="_Ref188876808"/>
      <w:proofErr w:type="spellStart"/>
      <w:r>
        <w:rPr>
          <w:rFonts w:ascii="Times New Roman" w:hAnsi="Times New Roman"/>
          <w:szCs w:val="21"/>
        </w:rPr>
        <w:t>Kautish</w:t>
      </w:r>
      <w:proofErr w:type="spellEnd"/>
      <w:r>
        <w:rPr>
          <w:rFonts w:ascii="Times New Roman" w:hAnsi="Times New Roman"/>
          <w:szCs w:val="21"/>
        </w:rPr>
        <w:t xml:space="preserve"> P, Paul J, Sharma R. The moderating influence of environmental consciousness and recycling intentions on green purchase behavior[J]. Journal of Cleaner Production, 2019, 228: 1425-1436.</w:t>
      </w:r>
      <w:bookmarkEnd w:id="247"/>
    </w:p>
    <w:p w14:paraId="7EA6FC4C" w14:textId="77777777" w:rsidR="00713B2B" w:rsidRDefault="00D04354">
      <w:pPr>
        <w:pStyle w:val="ListParagraph"/>
        <w:numPr>
          <w:ilvl w:val="0"/>
          <w:numId w:val="2"/>
        </w:numPr>
        <w:spacing w:line="360" w:lineRule="auto"/>
        <w:ind w:firstLineChars="0"/>
        <w:rPr>
          <w:rFonts w:ascii="Times New Roman" w:hAnsi="Times New Roman"/>
          <w:szCs w:val="21"/>
        </w:rPr>
      </w:pPr>
      <w:bookmarkStart w:id="248" w:name="_Ref188876949"/>
      <w:r>
        <w:rPr>
          <w:rFonts w:ascii="Times New Roman" w:hAnsi="Times New Roman"/>
          <w:szCs w:val="21"/>
        </w:rPr>
        <w:t xml:space="preserve">Barr S. Strategies for sustainability: citizens and responsible environmental </w:t>
      </w:r>
      <w:proofErr w:type="spellStart"/>
      <w:r>
        <w:rPr>
          <w:rFonts w:ascii="Times New Roman" w:hAnsi="Times New Roman"/>
          <w:szCs w:val="21"/>
        </w:rPr>
        <w:t>behaviour</w:t>
      </w:r>
      <w:proofErr w:type="spellEnd"/>
      <w:r>
        <w:rPr>
          <w:rFonts w:ascii="Times New Roman" w:hAnsi="Times New Roman"/>
          <w:szCs w:val="21"/>
        </w:rPr>
        <w:t>[J]. Area, 2003, 35(3): 227-240.</w:t>
      </w:r>
      <w:bookmarkEnd w:id="248"/>
    </w:p>
    <w:p w14:paraId="6729E3BF" w14:textId="77777777" w:rsidR="00713B2B" w:rsidRDefault="00D04354">
      <w:pPr>
        <w:pStyle w:val="ListParagraph"/>
        <w:numPr>
          <w:ilvl w:val="0"/>
          <w:numId w:val="2"/>
        </w:numPr>
        <w:spacing w:line="360" w:lineRule="auto"/>
        <w:ind w:firstLineChars="0"/>
        <w:rPr>
          <w:rFonts w:ascii="Times New Roman" w:hAnsi="Times New Roman"/>
          <w:szCs w:val="21"/>
        </w:rPr>
      </w:pPr>
      <w:bookmarkStart w:id="249" w:name="_Ref188876961"/>
      <w:r>
        <w:rPr>
          <w:rFonts w:ascii="Times New Roman" w:hAnsi="Times New Roman"/>
          <w:szCs w:val="21"/>
        </w:rPr>
        <w:t>Si H, Shi J, Tang D, et al. Understanding intention and behavior toward sustainable usage of bike sharing by extending the theory of planned behavior[J]. Resources, Conservation and Recycling, 2020, 152: 104513.</w:t>
      </w:r>
      <w:bookmarkEnd w:id="249"/>
    </w:p>
    <w:p w14:paraId="4D130535" w14:textId="77777777" w:rsidR="00713B2B" w:rsidRDefault="00D04354">
      <w:pPr>
        <w:pStyle w:val="ListParagraph"/>
        <w:numPr>
          <w:ilvl w:val="0"/>
          <w:numId w:val="2"/>
        </w:numPr>
        <w:spacing w:line="360" w:lineRule="auto"/>
        <w:ind w:firstLineChars="0"/>
        <w:rPr>
          <w:rFonts w:ascii="Times New Roman" w:hAnsi="Times New Roman"/>
          <w:szCs w:val="21"/>
        </w:rPr>
      </w:pPr>
      <w:bookmarkStart w:id="250" w:name="_Ref188877052"/>
      <w:r>
        <w:rPr>
          <w:rFonts w:ascii="Times New Roman" w:hAnsi="Times New Roman"/>
          <w:szCs w:val="21"/>
        </w:rPr>
        <w:t>Song J, Cai L, Yuen K F, et al. Exploring consumers’ usage intention of reusable express packaging: An extended norm activation model[J]. Journal of Retailing and Consumer Services, 2023, 72: 103265.</w:t>
      </w:r>
      <w:bookmarkEnd w:id="250"/>
    </w:p>
    <w:p w14:paraId="6DBB8E87" w14:textId="77777777" w:rsidR="00713B2B" w:rsidRDefault="00D04354">
      <w:pPr>
        <w:pStyle w:val="ListParagraph"/>
        <w:numPr>
          <w:ilvl w:val="0"/>
          <w:numId w:val="2"/>
        </w:numPr>
        <w:spacing w:line="360" w:lineRule="auto"/>
        <w:ind w:firstLineChars="0"/>
        <w:rPr>
          <w:rFonts w:ascii="Times New Roman" w:hAnsi="Times New Roman"/>
          <w:szCs w:val="21"/>
        </w:rPr>
      </w:pPr>
      <w:bookmarkStart w:id="251" w:name="_Ref188877160"/>
      <w:r>
        <w:rPr>
          <w:rFonts w:ascii="Times New Roman" w:hAnsi="Times New Roman"/>
          <w:szCs w:val="21"/>
        </w:rPr>
        <w:t xml:space="preserve">Yang J, Long R, Yang M, et al. What determines citizens' recycling behavior of express </w:t>
      </w:r>
      <w:r>
        <w:rPr>
          <w:rFonts w:ascii="Times New Roman" w:hAnsi="Times New Roman"/>
          <w:szCs w:val="21"/>
        </w:rPr>
        <w:lastRenderedPageBreak/>
        <w:t>delivery packaging? Empirical evidence from a comprehensive model[J]. Journal of Cleaner Production, 2024, 434: 139984.</w:t>
      </w:r>
      <w:bookmarkEnd w:id="251"/>
    </w:p>
    <w:p w14:paraId="4F57CDCC" w14:textId="77777777" w:rsidR="00713B2B" w:rsidRDefault="00D04354">
      <w:pPr>
        <w:pStyle w:val="ListParagraph"/>
        <w:numPr>
          <w:ilvl w:val="0"/>
          <w:numId w:val="2"/>
        </w:numPr>
        <w:spacing w:line="360" w:lineRule="auto"/>
        <w:ind w:firstLineChars="0"/>
        <w:rPr>
          <w:rFonts w:ascii="Times New Roman" w:hAnsi="Times New Roman"/>
          <w:szCs w:val="21"/>
        </w:rPr>
      </w:pPr>
      <w:bookmarkStart w:id="252" w:name="_Ref188877268"/>
      <w:bookmarkStart w:id="253" w:name="_Ref188877208"/>
      <w:r>
        <w:rPr>
          <w:rFonts w:ascii="Times New Roman" w:hAnsi="Times New Roman"/>
          <w:szCs w:val="21"/>
        </w:rPr>
        <w:t>De Young R. Exploring the difference between recyclers and non-recyclers: The role of information[J]. Journal of Environmental Systems,1989,18(4):341-351.</w:t>
      </w:r>
      <w:bookmarkEnd w:id="252"/>
    </w:p>
    <w:p w14:paraId="767EF594" w14:textId="77777777" w:rsidR="00713B2B" w:rsidRDefault="00D04354">
      <w:pPr>
        <w:pStyle w:val="ListParagraph"/>
        <w:numPr>
          <w:ilvl w:val="0"/>
          <w:numId w:val="2"/>
        </w:numPr>
        <w:spacing w:line="360" w:lineRule="auto"/>
        <w:ind w:firstLineChars="0"/>
        <w:rPr>
          <w:rFonts w:ascii="Times New Roman" w:hAnsi="Times New Roman"/>
          <w:szCs w:val="21"/>
        </w:rPr>
      </w:pPr>
      <w:bookmarkStart w:id="254" w:name="_Ref188877273"/>
      <w:r>
        <w:rPr>
          <w:rFonts w:ascii="Times New Roman" w:hAnsi="Times New Roman" w:hint="eastAsia"/>
          <w:szCs w:val="21"/>
        </w:rPr>
        <w:t>曲英</w:t>
      </w:r>
      <w:r>
        <w:rPr>
          <w:rFonts w:ascii="Times New Roman" w:hAnsi="Times New Roman" w:hint="eastAsia"/>
          <w:szCs w:val="21"/>
        </w:rPr>
        <w:t xml:space="preserve">, </w:t>
      </w:r>
      <w:r>
        <w:rPr>
          <w:rFonts w:ascii="Times New Roman" w:hAnsi="Times New Roman" w:hint="eastAsia"/>
          <w:szCs w:val="21"/>
        </w:rPr>
        <w:t>朱庆华</w:t>
      </w:r>
      <w:r>
        <w:rPr>
          <w:rFonts w:ascii="Times New Roman" w:hAnsi="Times New Roman" w:hint="eastAsia"/>
          <w:szCs w:val="21"/>
        </w:rPr>
        <w:t xml:space="preserve">. </w:t>
      </w:r>
      <w:r>
        <w:rPr>
          <w:rFonts w:ascii="Times New Roman" w:hAnsi="Times New Roman" w:hint="eastAsia"/>
          <w:szCs w:val="21"/>
        </w:rPr>
        <w:t>情境因素对城市消费者生活垃圾源头分类行为的影响研究</w:t>
      </w:r>
      <w:r>
        <w:rPr>
          <w:rFonts w:ascii="Times New Roman" w:hAnsi="Times New Roman" w:hint="eastAsia"/>
          <w:szCs w:val="21"/>
        </w:rPr>
        <w:t xml:space="preserve">[J]. </w:t>
      </w:r>
      <w:r>
        <w:rPr>
          <w:rFonts w:ascii="Times New Roman" w:hAnsi="Times New Roman" w:hint="eastAsia"/>
          <w:szCs w:val="21"/>
        </w:rPr>
        <w:t>管理评论</w:t>
      </w:r>
      <w:r>
        <w:rPr>
          <w:rFonts w:ascii="Times New Roman" w:hAnsi="Times New Roman" w:hint="eastAsia"/>
          <w:szCs w:val="21"/>
        </w:rPr>
        <w:t>, 2010, 22(9): 121-128.</w:t>
      </w:r>
      <w:bookmarkEnd w:id="253"/>
      <w:bookmarkEnd w:id="254"/>
    </w:p>
    <w:p w14:paraId="7FA0333C" w14:textId="77777777" w:rsidR="00713B2B" w:rsidRDefault="00D04354">
      <w:pPr>
        <w:pStyle w:val="ListParagraph"/>
        <w:numPr>
          <w:ilvl w:val="0"/>
          <w:numId w:val="2"/>
        </w:numPr>
        <w:spacing w:line="360" w:lineRule="auto"/>
        <w:ind w:firstLineChars="0"/>
        <w:rPr>
          <w:rFonts w:ascii="Times New Roman" w:hAnsi="Times New Roman"/>
          <w:szCs w:val="21"/>
        </w:rPr>
      </w:pPr>
      <w:bookmarkStart w:id="255" w:name="_Ref188877327"/>
      <w:r>
        <w:rPr>
          <w:rFonts w:ascii="Times New Roman" w:hAnsi="Times New Roman"/>
          <w:szCs w:val="21"/>
        </w:rPr>
        <w:t>Wang S, Wang J, Zhao S, et al. Information publicity and resident’s waste separation behavior: An empirical study based on the norm activation model[J]. Waste management, 2019, 87: 33-42.</w:t>
      </w:r>
      <w:bookmarkEnd w:id="255"/>
    </w:p>
    <w:p w14:paraId="3FDA8A65"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56" w:name="_Ref188878463"/>
      <w:r>
        <w:rPr>
          <w:rFonts w:ascii="Times New Roman" w:hAnsi="Times New Roman"/>
          <w:sz w:val="21"/>
          <w:szCs w:val="21"/>
        </w:rPr>
        <w:t xml:space="preserve">Hair J F, </w:t>
      </w:r>
      <w:proofErr w:type="spellStart"/>
      <w:r>
        <w:rPr>
          <w:rFonts w:ascii="Times New Roman" w:hAnsi="Times New Roman"/>
          <w:sz w:val="21"/>
          <w:szCs w:val="21"/>
        </w:rPr>
        <w:t>Ringle</w:t>
      </w:r>
      <w:proofErr w:type="spellEnd"/>
      <w:r>
        <w:rPr>
          <w:rFonts w:ascii="Times New Roman" w:hAnsi="Times New Roman"/>
          <w:sz w:val="21"/>
          <w:szCs w:val="21"/>
        </w:rPr>
        <w:t xml:space="preserve"> C M, </w:t>
      </w:r>
      <w:proofErr w:type="spellStart"/>
      <w:r>
        <w:rPr>
          <w:rFonts w:ascii="Times New Roman" w:hAnsi="Times New Roman"/>
          <w:sz w:val="21"/>
          <w:szCs w:val="21"/>
        </w:rPr>
        <w:t>Sarstedt</w:t>
      </w:r>
      <w:proofErr w:type="spellEnd"/>
      <w:r>
        <w:rPr>
          <w:rFonts w:ascii="Times New Roman" w:hAnsi="Times New Roman"/>
          <w:sz w:val="21"/>
          <w:szCs w:val="21"/>
        </w:rPr>
        <w:t xml:space="preserve"> M. PLS-SEM: </w:t>
      </w:r>
      <w:proofErr w:type="gramStart"/>
      <w:r>
        <w:rPr>
          <w:rFonts w:ascii="Times New Roman" w:hAnsi="Times New Roman"/>
          <w:sz w:val="21"/>
          <w:szCs w:val="21"/>
        </w:rPr>
        <w:t>Indeed</w:t>
      </w:r>
      <w:proofErr w:type="gramEnd"/>
      <w:r>
        <w:rPr>
          <w:rFonts w:ascii="Times New Roman" w:hAnsi="Times New Roman"/>
          <w:sz w:val="21"/>
          <w:szCs w:val="21"/>
        </w:rPr>
        <w:t xml:space="preserve"> a silver bullet[J]. Journal of Marketing theory and Practice, 2011, 19(2): 139-152.</w:t>
      </w:r>
      <w:bookmarkEnd w:id="256"/>
    </w:p>
    <w:p w14:paraId="3DFC1970"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57" w:name="_Ref188878584"/>
      <w:r>
        <w:rPr>
          <w:rFonts w:ascii="Times New Roman" w:hAnsi="Times New Roman"/>
          <w:sz w:val="21"/>
          <w:szCs w:val="21"/>
        </w:rPr>
        <w:t xml:space="preserve">Hair J F, </w:t>
      </w:r>
      <w:proofErr w:type="spellStart"/>
      <w:r>
        <w:rPr>
          <w:rFonts w:ascii="Times New Roman" w:hAnsi="Times New Roman"/>
          <w:sz w:val="21"/>
          <w:szCs w:val="21"/>
        </w:rPr>
        <w:t>Risher</w:t>
      </w:r>
      <w:proofErr w:type="spellEnd"/>
      <w:r>
        <w:rPr>
          <w:rFonts w:ascii="Times New Roman" w:hAnsi="Times New Roman"/>
          <w:sz w:val="21"/>
          <w:szCs w:val="21"/>
        </w:rPr>
        <w:t xml:space="preserve"> J </w:t>
      </w:r>
      <w:proofErr w:type="spellStart"/>
      <w:r>
        <w:rPr>
          <w:rFonts w:ascii="Times New Roman" w:hAnsi="Times New Roman"/>
          <w:sz w:val="21"/>
          <w:szCs w:val="21"/>
        </w:rPr>
        <w:t>J</w:t>
      </w:r>
      <w:proofErr w:type="spellEnd"/>
      <w:r>
        <w:rPr>
          <w:rFonts w:ascii="Times New Roman" w:hAnsi="Times New Roman"/>
          <w:sz w:val="21"/>
          <w:szCs w:val="21"/>
        </w:rPr>
        <w:t xml:space="preserve">, </w:t>
      </w:r>
      <w:proofErr w:type="spellStart"/>
      <w:r>
        <w:rPr>
          <w:rFonts w:ascii="Times New Roman" w:hAnsi="Times New Roman"/>
          <w:sz w:val="21"/>
          <w:szCs w:val="21"/>
        </w:rPr>
        <w:t>Sarstedt</w:t>
      </w:r>
      <w:proofErr w:type="spellEnd"/>
      <w:r>
        <w:rPr>
          <w:rFonts w:ascii="Times New Roman" w:hAnsi="Times New Roman"/>
          <w:sz w:val="21"/>
          <w:szCs w:val="21"/>
        </w:rPr>
        <w:t xml:space="preserve"> M, et al. When to use and how to report the results of PLS-SEM[J]. European business review, 2019, 31(1): 2-24.</w:t>
      </w:r>
      <w:bookmarkEnd w:id="257"/>
    </w:p>
    <w:p w14:paraId="0B68A1E0"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58" w:name="_Ref188884472"/>
      <w:r>
        <w:rPr>
          <w:rFonts w:ascii="Times New Roman" w:hAnsi="Times New Roman"/>
          <w:sz w:val="21"/>
          <w:szCs w:val="21"/>
        </w:rPr>
        <w:t xml:space="preserve">Hair Jr J F, </w:t>
      </w:r>
      <w:proofErr w:type="spellStart"/>
      <w:r>
        <w:rPr>
          <w:rFonts w:ascii="Times New Roman" w:hAnsi="Times New Roman"/>
          <w:sz w:val="21"/>
          <w:szCs w:val="21"/>
        </w:rPr>
        <w:t>Hult</w:t>
      </w:r>
      <w:proofErr w:type="spellEnd"/>
      <w:r>
        <w:rPr>
          <w:rFonts w:ascii="Times New Roman" w:hAnsi="Times New Roman"/>
          <w:sz w:val="21"/>
          <w:szCs w:val="21"/>
        </w:rPr>
        <w:t xml:space="preserve"> G T M, </w:t>
      </w:r>
      <w:proofErr w:type="spellStart"/>
      <w:r>
        <w:rPr>
          <w:rFonts w:ascii="Times New Roman" w:hAnsi="Times New Roman"/>
          <w:sz w:val="21"/>
          <w:szCs w:val="21"/>
        </w:rPr>
        <w:t>Ringle</w:t>
      </w:r>
      <w:proofErr w:type="spellEnd"/>
      <w:r>
        <w:rPr>
          <w:rFonts w:ascii="Times New Roman" w:hAnsi="Times New Roman"/>
          <w:sz w:val="21"/>
          <w:szCs w:val="21"/>
        </w:rPr>
        <w:t xml:space="preserve"> C M, et al. Partial least squares structural equation modeling (PLS-SEM) using R: A workbook[M]. Springer Nature, 2021.</w:t>
      </w:r>
      <w:bookmarkEnd w:id="258"/>
    </w:p>
    <w:p w14:paraId="4816CD17"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59" w:name="_Ref188884785"/>
      <w:proofErr w:type="spellStart"/>
      <w:r>
        <w:rPr>
          <w:rFonts w:ascii="Times New Roman" w:hAnsi="Times New Roman"/>
          <w:sz w:val="21"/>
          <w:szCs w:val="21"/>
        </w:rPr>
        <w:t>Leguina</w:t>
      </w:r>
      <w:proofErr w:type="spellEnd"/>
      <w:r>
        <w:rPr>
          <w:rFonts w:ascii="Times New Roman" w:hAnsi="Times New Roman"/>
          <w:sz w:val="21"/>
          <w:szCs w:val="21"/>
        </w:rPr>
        <w:t xml:space="preserve"> A. A primer on partial least squares structural equation modeling (PLS-</w:t>
      </w:r>
      <w:proofErr w:type="gramStart"/>
      <w:r>
        <w:rPr>
          <w:rFonts w:ascii="Times New Roman" w:hAnsi="Times New Roman"/>
          <w:sz w:val="21"/>
          <w:szCs w:val="21"/>
        </w:rPr>
        <w:t>SEM)[</w:t>
      </w:r>
      <w:proofErr w:type="gramEnd"/>
      <w:r>
        <w:rPr>
          <w:rFonts w:ascii="Times New Roman" w:hAnsi="Times New Roman"/>
          <w:sz w:val="21"/>
          <w:szCs w:val="21"/>
        </w:rPr>
        <w:t>J]. 2015.</w:t>
      </w:r>
      <w:bookmarkEnd w:id="259"/>
    </w:p>
    <w:p w14:paraId="2DC6C678"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60" w:name="_Ref188885718"/>
      <w:r>
        <w:rPr>
          <w:rFonts w:ascii="Times New Roman" w:hAnsi="Times New Roman"/>
          <w:sz w:val="21"/>
          <w:szCs w:val="21"/>
        </w:rPr>
        <w:t>Zhao X, Lynch Jr J G, Chen Q. Reconsidering Baron and Kenny: Myths and truths about mediation analysis[J]. Journal of consumer research, 2010, 37(2): 197-206.</w:t>
      </w:r>
      <w:bookmarkEnd w:id="260"/>
    </w:p>
    <w:p w14:paraId="3DB8BEA3"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61" w:name="_Ref190946200"/>
      <w:r>
        <w:rPr>
          <w:rFonts w:ascii="Times New Roman" w:hAnsi="Times New Roman"/>
          <w:sz w:val="21"/>
          <w:szCs w:val="21"/>
        </w:rPr>
        <w:t>Chen F, Chen H, Yang J, et al. Impact of information intervention on the recycling behavior of individuals with different value orientations—An experimental study on express delivery packaging waste[J]. Sustainability, 2018, 10(10): 3617.</w:t>
      </w:r>
      <w:bookmarkEnd w:id="261"/>
    </w:p>
    <w:p w14:paraId="73765345" w14:textId="77777777" w:rsidR="00713B2B" w:rsidRDefault="00D04354">
      <w:pPr>
        <w:pStyle w:val="FootnoteText"/>
        <w:numPr>
          <w:ilvl w:val="0"/>
          <w:numId w:val="2"/>
        </w:numPr>
        <w:spacing w:line="360" w:lineRule="auto"/>
        <w:jc w:val="both"/>
        <w:rPr>
          <w:rFonts w:ascii="Times New Roman" w:hAnsi="Times New Roman"/>
          <w:sz w:val="21"/>
          <w:szCs w:val="21"/>
        </w:rPr>
      </w:pPr>
      <w:bookmarkStart w:id="262" w:name="_Ref190959263"/>
      <w:r>
        <w:rPr>
          <w:rFonts w:ascii="Times New Roman" w:hAnsi="Times New Roman"/>
          <w:sz w:val="21"/>
          <w:szCs w:val="21"/>
        </w:rPr>
        <w:t>Chen F, Chen H, Yang J, et al. Impact of regulatory focus on express packaging waste recycling behavior: Moderating role of psychological empowerment perception[J]. Environmental Science and Pollution Research, 2019, 26: 8862-8874.</w:t>
      </w:r>
      <w:bookmarkEnd w:id="262"/>
    </w:p>
    <w:p w14:paraId="1D657907" w14:textId="77777777" w:rsidR="00713B2B" w:rsidRDefault="00D04354">
      <w:pPr>
        <w:pStyle w:val="ListParagraph"/>
        <w:numPr>
          <w:ilvl w:val="0"/>
          <w:numId w:val="2"/>
        </w:numPr>
        <w:spacing w:line="360" w:lineRule="auto"/>
        <w:ind w:firstLineChars="0"/>
        <w:rPr>
          <w:rFonts w:ascii="Times New Roman" w:hAnsi="Times New Roman"/>
          <w:szCs w:val="21"/>
        </w:rPr>
      </w:pPr>
      <w:bookmarkStart w:id="263" w:name="_Ref190959944"/>
      <w:proofErr w:type="spellStart"/>
      <w:r>
        <w:rPr>
          <w:rFonts w:ascii="Times New Roman" w:hAnsi="Times New Roman"/>
          <w:szCs w:val="21"/>
        </w:rPr>
        <w:t>Semenescu</w:t>
      </w:r>
      <w:proofErr w:type="spellEnd"/>
      <w:r>
        <w:rPr>
          <w:rFonts w:ascii="Times New Roman" w:hAnsi="Times New Roman"/>
          <w:szCs w:val="21"/>
        </w:rPr>
        <w:t xml:space="preserve"> A, Coca D. Why people fail to bike the talk: Car dependence as a barrier to cycling[J]. Transportation Research Part F: Traffic Psychology and </w:t>
      </w:r>
      <w:proofErr w:type="spellStart"/>
      <w:r>
        <w:rPr>
          <w:rFonts w:ascii="Times New Roman" w:hAnsi="Times New Roman"/>
          <w:szCs w:val="21"/>
        </w:rPr>
        <w:t>Behaviour</w:t>
      </w:r>
      <w:proofErr w:type="spellEnd"/>
      <w:r>
        <w:rPr>
          <w:rFonts w:ascii="Times New Roman" w:hAnsi="Times New Roman"/>
          <w:szCs w:val="21"/>
        </w:rPr>
        <w:t>, 2022, 88: 208-222.</w:t>
      </w:r>
      <w:bookmarkEnd w:id="263"/>
    </w:p>
    <w:p w14:paraId="58E0B7DD" w14:textId="77777777" w:rsidR="00713B2B" w:rsidRDefault="00D04354">
      <w:pPr>
        <w:pStyle w:val="ListParagraph"/>
        <w:numPr>
          <w:ilvl w:val="0"/>
          <w:numId w:val="2"/>
        </w:numPr>
        <w:spacing w:line="360" w:lineRule="auto"/>
        <w:ind w:firstLineChars="0"/>
        <w:rPr>
          <w:rFonts w:ascii="Times New Roman" w:hAnsi="Times New Roman"/>
          <w:szCs w:val="21"/>
        </w:rPr>
      </w:pPr>
      <w:bookmarkStart w:id="264" w:name="_Ref190962222"/>
      <w:r>
        <w:rPr>
          <w:rFonts w:ascii="Times New Roman" w:hAnsi="Times New Roman"/>
          <w:szCs w:val="21"/>
        </w:rPr>
        <w:t>Wu Q, Li Y, Siddiqui F, et al. Consumer intention to express packaging recycling in China's digital economy: an expansion of the theory of planned behavior[J]. Environment, Development and Sustainability, 2024: 1-29.</w:t>
      </w:r>
      <w:bookmarkEnd w:id="264"/>
    </w:p>
    <w:p w14:paraId="3FFA8D93" w14:textId="77777777" w:rsidR="00713B2B" w:rsidRDefault="00D04354">
      <w:pPr>
        <w:pStyle w:val="ListParagraph"/>
        <w:numPr>
          <w:ilvl w:val="0"/>
          <w:numId w:val="2"/>
        </w:numPr>
        <w:spacing w:line="360" w:lineRule="auto"/>
        <w:ind w:firstLineChars="0"/>
        <w:rPr>
          <w:rFonts w:ascii="Times New Roman" w:hAnsi="Times New Roman"/>
          <w:szCs w:val="21"/>
        </w:rPr>
      </w:pPr>
      <w:bookmarkStart w:id="265" w:name="_Ref190962223"/>
      <w:r>
        <w:rPr>
          <w:rFonts w:ascii="Times New Roman" w:hAnsi="Times New Roman"/>
          <w:szCs w:val="21"/>
        </w:rPr>
        <w:t xml:space="preserve">Kumar V. Recycling of waste and used papers: a useful contribution in conservation of environment: a case study[J]. Asian Journal of Water, Environment and Pollution, 2017, </w:t>
      </w:r>
      <w:r>
        <w:rPr>
          <w:rFonts w:ascii="Times New Roman" w:hAnsi="Times New Roman"/>
          <w:szCs w:val="21"/>
        </w:rPr>
        <w:lastRenderedPageBreak/>
        <w:t>14(4): 31-36.</w:t>
      </w:r>
      <w:bookmarkEnd w:id="265"/>
    </w:p>
    <w:p w14:paraId="0A1616A6" w14:textId="77777777" w:rsidR="00713B2B" w:rsidRDefault="00D04354">
      <w:pPr>
        <w:pStyle w:val="ListParagraph"/>
        <w:numPr>
          <w:ilvl w:val="0"/>
          <w:numId w:val="2"/>
        </w:numPr>
        <w:spacing w:line="360" w:lineRule="auto"/>
        <w:ind w:firstLineChars="0"/>
        <w:jc w:val="left"/>
        <w:rPr>
          <w:rFonts w:ascii="Times New Roman" w:hAnsi="Times New Roman"/>
          <w:szCs w:val="21"/>
        </w:rPr>
      </w:pPr>
      <w:bookmarkStart w:id="266" w:name="_Ref190962224"/>
      <w:commentRangeStart w:id="267"/>
      <w:r>
        <w:rPr>
          <w:rFonts w:ascii="Times New Roman" w:hAnsi="Times New Roman" w:hint="eastAsia"/>
          <w:szCs w:val="21"/>
        </w:rPr>
        <w:t>九派新闻</w:t>
      </w:r>
      <w:r>
        <w:rPr>
          <w:rFonts w:ascii="Times New Roman" w:hAnsi="Times New Roman" w:hint="eastAsia"/>
          <w:szCs w:val="21"/>
        </w:rPr>
        <w:t xml:space="preserve">. </w:t>
      </w:r>
      <w:r>
        <w:rPr>
          <w:rFonts w:ascii="Times New Roman" w:hAnsi="Times New Roman" w:hint="eastAsia"/>
          <w:szCs w:val="21"/>
        </w:rPr>
        <w:t>代表委员议“快递包装循环使用”：多方参与、全链条治理已成共识</w:t>
      </w:r>
      <w:r>
        <w:rPr>
          <w:rFonts w:ascii="Times New Roman" w:hAnsi="Times New Roman" w:hint="eastAsia"/>
          <w:szCs w:val="21"/>
        </w:rPr>
        <w:t>[EB/OL].(2024-3-</w:t>
      </w:r>
      <w:proofErr w:type="gramStart"/>
      <w:r>
        <w:rPr>
          <w:rFonts w:ascii="Times New Roman" w:hAnsi="Times New Roman" w:hint="eastAsia"/>
          <w:szCs w:val="21"/>
        </w:rPr>
        <w:t>09)[</w:t>
      </w:r>
      <w:proofErr w:type="gramEnd"/>
      <w:r>
        <w:rPr>
          <w:rFonts w:ascii="Times New Roman" w:hAnsi="Times New Roman" w:hint="eastAsia"/>
          <w:szCs w:val="21"/>
        </w:rPr>
        <w:t xml:space="preserve">2025-02-02] </w:t>
      </w:r>
      <w:r>
        <w:rPr>
          <w:rFonts w:ascii="Times New Roman" w:hAnsi="Times New Roman"/>
          <w:szCs w:val="21"/>
        </w:rPr>
        <w:t xml:space="preserve"> </w:t>
      </w:r>
      <w:r>
        <w:rPr>
          <w:rFonts w:ascii="Times New Roman" w:hAnsi="Times New Roman" w:hint="eastAsia"/>
          <w:szCs w:val="21"/>
        </w:rPr>
        <w:t>https://roll.sohu.com/a/762996999_121019331</w:t>
      </w:r>
      <w:bookmarkEnd w:id="266"/>
      <w:commentRangeEnd w:id="267"/>
      <w:r w:rsidR="00941ECC">
        <w:rPr>
          <w:rStyle w:val="CommentReference"/>
        </w:rPr>
        <w:commentReference w:id="267"/>
      </w:r>
    </w:p>
    <w:p w14:paraId="0C6F9468" w14:textId="77777777" w:rsidR="00713B2B" w:rsidRDefault="00713B2B">
      <w:pPr>
        <w:pStyle w:val="FootnoteText"/>
        <w:spacing w:line="360" w:lineRule="auto"/>
        <w:ind w:left="420"/>
        <w:jc w:val="both"/>
        <w:rPr>
          <w:sz w:val="24"/>
          <w:szCs w:val="24"/>
        </w:rPr>
      </w:pPr>
    </w:p>
    <w:p w14:paraId="2F9D12CE" w14:textId="77777777" w:rsidR="00713B2B" w:rsidRDefault="00713B2B">
      <w:pPr>
        <w:spacing w:line="360" w:lineRule="auto"/>
        <w:rPr>
          <w:rFonts w:ascii="SimSun" w:eastAsia="SimSun" w:hAnsi="SimSun" w:cs="SimSun"/>
          <w:sz w:val="24"/>
        </w:rPr>
      </w:pPr>
    </w:p>
    <w:p w14:paraId="37E72514" w14:textId="77777777" w:rsidR="00713B2B" w:rsidRDefault="00713B2B">
      <w:pPr>
        <w:spacing w:line="360" w:lineRule="auto"/>
        <w:rPr>
          <w:rFonts w:ascii="SimSun" w:eastAsia="SimSun" w:hAnsi="SimSun" w:cs="SimSun"/>
          <w:sz w:val="24"/>
        </w:rPr>
      </w:pPr>
    </w:p>
    <w:sectPr w:rsidR="00713B2B" w:rsidSect="00D04354">
      <w:footerReference w:type="default" r:id="rId24"/>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an YAN" w:date="2025-03-14T15:44:00Z" w:initials="MY">
    <w:p w14:paraId="61895B55" w14:textId="306906EB" w:rsidR="0012751F" w:rsidRDefault="0012751F">
      <w:pPr>
        <w:pStyle w:val="CommentText"/>
      </w:pPr>
      <w:r>
        <w:rPr>
          <w:rStyle w:val="CommentReference"/>
        </w:rPr>
        <w:annotationRef/>
      </w:r>
      <w:r>
        <w:rPr>
          <w:rFonts w:hint="eastAsia"/>
        </w:rPr>
        <w:t>是不是应该</w:t>
      </w:r>
      <w:r w:rsidR="00516F5D">
        <w:rPr>
          <w:rFonts w:hint="eastAsia"/>
        </w:rPr>
        <w:t>叫</w:t>
      </w:r>
    </w:p>
    <w:p w14:paraId="2CC80733" w14:textId="77777777" w:rsidR="0012751F" w:rsidRDefault="0012751F">
      <w:pPr>
        <w:pStyle w:val="CommentText"/>
      </w:pPr>
      <w:r>
        <w:t>Based on the expanded theory of planned behavior?</w:t>
      </w:r>
    </w:p>
    <w:p w14:paraId="6F373A2F" w14:textId="77777777" w:rsidR="0012751F" w:rsidRDefault="0012751F">
      <w:pPr>
        <w:pStyle w:val="CommentText"/>
      </w:pPr>
    </w:p>
    <w:p w14:paraId="2D04F146" w14:textId="72AF54D9" w:rsidR="0012751F" w:rsidRDefault="0012751F">
      <w:pPr>
        <w:pStyle w:val="CommentText"/>
        <w:rPr>
          <w:rFonts w:hint="eastAsia"/>
        </w:rPr>
      </w:pPr>
      <w:r>
        <w:rPr>
          <w:rFonts w:hint="eastAsia"/>
        </w:rPr>
        <w:t>有一个</w:t>
      </w:r>
      <w:r>
        <w:rPr>
          <w:rFonts w:hint="eastAsia"/>
        </w:rPr>
        <w:t>theory</w:t>
      </w:r>
      <w:r>
        <w:rPr>
          <w:rFonts w:hint="eastAsia"/>
        </w:rPr>
        <w:t>叫做</w:t>
      </w:r>
      <w:r>
        <w:rPr>
          <w:rFonts w:hint="eastAsia"/>
        </w:rPr>
        <w:t>expanded</w:t>
      </w:r>
      <w:r>
        <w:t xml:space="preserve"> planned </w:t>
      </w:r>
      <w:proofErr w:type="spellStart"/>
      <w:r>
        <w:t>bahavior</w:t>
      </w:r>
      <w:proofErr w:type="spellEnd"/>
      <w:r>
        <w:t>吗</w:t>
      </w:r>
      <w:r>
        <w:rPr>
          <w:rFonts w:hint="eastAsia"/>
        </w:rPr>
        <w:t>？</w:t>
      </w:r>
    </w:p>
  </w:comment>
  <w:comment w:id="9" w:author="Mian YAN" w:date="2025-03-14T15:46:00Z" w:initials="MY">
    <w:p w14:paraId="21CAC923" w14:textId="7FF4CED0" w:rsidR="00262F7C" w:rsidRDefault="00262F7C">
      <w:pPr>
        <w:pStyle w:val="CommentText"/>
      </w:pPr>
      <w:r>
        <w:rPr>
          <w:rStyle w:val="CommentReference"/>
        </w:rPr>
        <w:annotationRef/>
      </w:r>
      <w:r>
        <w:rPr>
          <w:rFonts w:hint="eastAsia"/>
        </w:rPr>
        <w:t>你毕业的时候已经</w:t>
      </w:r>
      <w:r>
        <w:rPr>
          <w:rFonts w:hint="eastAsia"/>
        </w:rPr>
        <w:t>2</w:t>
      </w:r>
      <w:r>
        <w:t>5</w:t>
      </w:r>
      <w:r>
        <w:rPr>
          <w:rFonts w:hint="eastAsia"/>
        </w:rPr>
        <w:t>年中旬了，尽量把数据更新到至少</w:t>
      </w:r>
      <w:r>
        <w:rPr>
          <w:rFonts w:hint="eastAsia"/>
        </w:rPr>
        <w:t>2</w:t>
      </w:r>
      <w:r>
        <w:t>4</w:t>
      </w:r>
      <w:r>
        <w:rPr>
          <w:rFonts w:hint="eastAsia"/>
        </w:rPr>
        <w:t>年</w:t>
      </w:r>
    </w:p>
  </w:comment>
  <w:comment w:id="13" w:author="Mian YAN" w:date="2025-03-14T15:48:00Z" w:initials="MY">
    <w:p w14:paraId="1C5F3982" w14:textId="45B02ADC" w:rsidR="00D410DC" w:rsidRDefault="00D410DC">
      <w:pPr>
        <w:pStyle w:val="CommentText"/>
        <w:rPr>
          <w:rFonts w:hint="eastAsia"/>
        </w:rPr>
      </w:pPr>
      <w:r>
        <w:rPr>
          <w:rStyle w:val="CommentReference"/>
        </w:rPr>
        <w:annotationRef/>
      </w:r>
      <w:r>
        <w:rPr>
          <w:rFonts w:hint="eastAsia"/>
        </w:rPr>
        <w:t>一会是行动方案，一会是方案，一会是实施方案，需要统一，说完全称就介绍简称，比如：以下统称《方案》</w:t>
      </w:r>
    </w:p>
  </w:comment>
  <w:comment w:id="15" w:author="Mian YAN" w:date="2025-03-14T15:49:00Z" w:initials="MY">
    <w:p w14:paraId="03E24D2D" w14:textId="41F37B13" w:rsidR="00286814" w:rsidRDefault="00286814">
      <w:pPr>
        <w:pStyle w:val="CommentText"/>
      </w:pPr>
      <w:r>
        <w:rPr>
          <w:rStyle w:val="CommentReference"/>
        </w:rPr>
        <w:annotationRef/>
      </w:r>
      <w:r>
        <w:rPr>
          <w:rFonts w:hint="eastAsia"/>
        </w:rPr>
        <w:t>太久远了</w:t>
      </w:r>
    </w:p>
  </w:comment>
  <w:comment w:id="25" w:author="Mian YAN" w:date="2025-03-14T15:53:00Z" w:initials="MY">
    <w:p w14:paraId="37703717" w14:textId="6C314A23" w:rsidR="00AF3A31" w:rsidRDefault="00AF3A31">
      <w:pPr>
        <w:pStyle w:val="CommentText"/>
      </w:pPr>
      <w:r>
        <w:rPr>
          <w:rStyle w:val="CommentReference"/>
        </w:rPr>
        <w:annotationRef/>
      </w:r>
      <w:r>
        <w:rPr>
          <w:rFonts w:hint="eastAsia"/>
        </w:rPr>
        <w:t>再优化一下这个图</w:t>
      </w:r>
    </w:p>
  </w:comment>
  <w:comment w:id="28" w:author="Mian YAN" w:date="2025-03-14T16:00:00Z" w:initials="MY">
    <w:p w14:paraId="25583EDD" w14:textId="26E3C847" w:rsidR="00BB76B1" w:rsidRDefault="00BB76B1">
      <w:pPr>
        <w:pStyle w:val="CommentText"/>
      </w:pPr>
      <w:r>
        <w:rPr>
          <w:rStyle w:val="CommentReference"/>
        </w:rPr>
        <w:annotationRef/>
      </w:r>
      <w:r>
        <w:rPr>
          <w:rFonts w:hint="eastAsia"/>
        </w:rPr>
        <w:t>不够创新，还是要结合文献总数里面评述总结的部分，对应着来写</w:t>
      </w:r>
    </w:p>
  </w:comment>
  <w:comment w:id="34" w:author="Mian YAN" w:date="2025-03-14T16:02:00Z" w:initials="MY">
    <w:p w14:paraId="4A303F23" w14:textId="741EA946" w:rsidR="003F3D68" w:rsidRDefault="003F3D68">
      <w:pPr>
        <w:pStyle w:val="CommentText"/>
      </w:pPr>
      <w:r>
        <w:rPr>
          <w:rStyle w:val="CommentReference"/>
        </w:rPr>
        <w:annotationRef/>
      </w:r>
      <w:r>
        <w:rPr>
          <w:rFonts w:hint="eastAsia"/>
        </w:rPr>
        <w:t>建议修改为他们论文里面的学术语言，不要用俗语来写</w:t>
      </w:r>
    </w:p>
  </w:comment>
  <w:comment w:id="43" w:author="Mian YAN" w:date="2025-03-14T16:05:00Z" w:initials="MY">
    <w:p w14:paraId="7BB26ACA" w14:textId="789F939C" w:rsidR="00933355" w:rsidRDefault="00933355">
      <w:pPr>
        <w:pStyle w:val="CommentText"/>
      </w:pPr>
      <w:r>
        <w:rPr>
          <w:rStyle w:val="CommentReference"/>
        </w:rPr>
        <w:annotationRef/>
      </w:r>
      <w:r>
        <w:rPr>
          <w:rFonts w:hint="eastAsia"/>
        </w:rPr>
        <w:t>尽量不用截图，而且是不清晰的截图</w:t>
      </w:r>
    </w:p>
  </w:comment>
  <w:comment w:id="47" w:author="Mian YAN" w:date="2025-03-14T16:08:00Z" w:initials="MY">
    <w:p w14:paraId="06FC196E" w14:textId="1537BBD3" w:rsidR="00233063" w:rsidRDefault="00233063">
      <w:pPr>
        <w:pStyle w:val="CommentText"/>
        <w:rPr>
          <w:rFonts w:hint="eastAsia"/>
        </w:rPr>
      </w:pPr>
      <w:r>
        <w:rPr>
          <w:rStyle w:val="CommentReference"/>
        </w:rPr>
        <w:annotationRef/>
      </w:r>
      <w:r>
        <w:rPr>
          <w:rFonts w:hint="eastAsia"/>
        </w:rPr>
        <w:t>为什么把信息宣传当作调节变量？没有说的很清楚，在前文也没有铺垫，那么在第二个核心章节的引出就缺少基础</w:t>
      </w:r>
    </w:p>
  </w:comment>
  <w:comment w:id="54" w:author="Mian YAN" w:date="2025-03-14T16:10:00Z" w:initials="MY">
    <w:p w14:paraId="5A0C15C1" w14:textId="42DDA2EF" w:rsidR="00C70592" w:rsidRDefault="00C70592">
      <w:pPr>
        <w:pStyle w:val="CommentText"/>
      </w:pPr>
      <w:r>
        <w:rPr>
          <w:rStyle w:val="CommentReference"/>
        </w:rPr>
        <w:annotationRef/>
      </w:r>
      <w:r>
        <w:rPr>
          <w:rFonts w:hint="eastAsia"/>
        </w:rPr>
        <w:t>中英文标点符号混用</w:t>
      </w:r>
    </w:p>
  </w:comment>
  <w:comment w:id="57" w:author="Mian YAN" w:date="2025-03-14T16:11:00Z" w:initials="MY">
    <w:p w14:paraId="01A7629C" w14:textId="46B5C51F" w:rsidR="009967C0" w:rsidRDefault="009967C0">
      <w:pPr>
        <w:pStyle w:val="CommentText"/>
      </w:pPr>
      <w:r>
        <w:rPr>
          <w:rStyle w:val="CommentReference"/>
        </w:rPr>
        <w:annotationRef/>
      </w:r>
      <w:r>
        <w:rPr>
          <w:rFonts w:hint="eastAsia"/>
        </w:rPr>
        <w:t>你们写论文都要把标点符号的显示打开，这里有两个空格</w:t>
      </w:r>
    </w:p>
  </w:comment>
  <w:comment w:id="58" w:author="Mian YAN" w:date="2025-03-14T16:11:00Z" w:initials="MY">
    <w:p w14:paraId="6F3A6DD9" w14:textId="4B716B8F" w:rsidR="00C757D9" w:rsidRDefault="00C757D9">
      <w:pPr>
        <w:pStyle w:val="CommentText"/>
      </w:pPr>
      <w:r>
        <w:rPr>
          <w:rStyle w:val="CommentReference"/>
        </w:rPr>
        <w:annotationRef/>
      </w:r>
      <w:r>
        <w:rPr>
          <w:rFonts w:hint="eastAsia"/>
        </w:rPr>
        <w:t>这里又没有空格</w:t>
      </w:r>
    </w:p>
  </w:comment>
  <w:comment w:id="59" w:author="Mian YAN" w:date="2025-03-14T16:12:00Z" w:initials="MY">
    <w:p w14:paraId="772A4E5D" w14:textId="35597D97" w:rsidR="005F27F7" w:rsidRDefault="005F27F7">
      <w:pPr>
        <w:pStyle w:val="CommentText"/>
      </w:pPr>
      <w:r>
        <w:rPr>
          <w:rStyle w:val="CommentReference"/>
        </w:rPr>
        <w:annotationRef/>
      </w:r>
      <w:r>
        <w:rPr>
          <w:rFonts w:hint="eastAsia"/>
        </w:rPr>
        <w:t>这个文献标记方法我还是第一次见，发表时间跨越了</w:t>
      </w:r>
      <w:r>
        <w:rPr>
          <w:rFonts w:hint="eastAsia"/>
        </w:rPr>
        <w:t>1</w:t>
      </w:r>
      <w:r>
        <w:t>988</w:t>
      </w:r>
      <w:r>
        <w:rPr>
          <w:rFonts w:hint="eastAsia"/>
        </w:rPr>
        <w:t>年和</w:t>
      </w:r>
      <w:r>
        <w:rPr>
          <w:rFonts w:hint="eastAsia"/>
        </w:rPr>
        <w:t>1</w:t>
      </w:r>
      <w:r>
        <w:t>989</w:t>
      </w:r>
      <w:r>
        <w:rPr>
          <w:rFonts w:hint="eastAsia"/>
        </w:rPr>
        <w:t>年，整体引用量如何？要放这么老的文献？</w:t>
      </w:r>
    </w:p>
  </w:comment>
  <w:comment w:id="61" w:author="Mian YAN" w:date="2025-03-14T16:14:00Z" w:initials="MY">
    <w:p w14:paraId="29E49141" w14:textId="198AB7DC" w:rsidR="009C30CA" w:rsidRDefault="009C30CA">
      <w:pPr>
        <w:pStyle w:val="CommentText"/>
      </w:pPr>
      <w:r>
        <w:rPr>
          <w:rStyle w:val="CommentReference"/>
        </w:rPr>
        <w:annotationRef/>
      </w:r>
      <w:r>
        <w:rPr>
          <w:rFonts w:hint="eastAsia"/>
        </w:rPr>
        <w:t>注意查重问题</w:t>
      </w:r>
    </w:p>
  </w:comment>
  <w:comment w:id="71" w:author="Mian YAN" w:date="2025-03-14T16:16:00Z" w:initials="MY">
    <w:p w14:paraId="17734CF9" w14:textId="417ABB06" w:rsidR="001E6A82" w:rsidRDefault="001E6A82">
      <w:pPr>
        <w:pStyle w:val="CommentText"/>
      </w:pPr>
      <w:r>
        <w:rPr>
          <w:rStyle w:val="CommentReference"/>
        </w:rPr>
        <w:annotationRef/>
      </w:r>
      <w:r>
        <w:rPr>
          <w:rFonts w:hint="eastAsia"/>
        </w:rPr>
        <w:t>中英文标点符号混用</w:t>
      </w:r>
    </w:p>
  </w:comment>
  <w:comment w:id="73" w:author="Mian YAN" w:date="2025-03-14T16:16:00Z" w:initials="MY">
    <w:p w14:paraId="72CC5A22" w14:textId="15058ECA" w:rsidR="001E6A82" w:rsidRDefault="001E6A82">
      <w:pPr>
        <w:pStyle w:val="CommentText"/>
      </w:pPr>
      <w:r>
        <w:rPr>
          <w:rStyle w:val="CommentReference"/>
        </w:rPr>
        <w:annotationRef/>
      </w:r>
      <w:r>
        <w:rPr>
          <w:rFonts w:hint="eastAsia"/>
        </w:rPr>
        <w:t>英文字体不统一</w:t>
      </w:r>
    </w:p>
  </w:comment>
  <w:comment w:id="74" w:author="Mian YAN" w:date="2025-03-14T16:16:00Z" w:initials="MY">
    <w:p w14:paraId="114BE0EF" w14:textId="4A35CBD3" w:rsidR="00B2465D" w:rsidRDefault="00B2465D">
      <w:pPr>
        <w:pStyle w:val="CommentText"/>
      </w:pPr>
      <w:r>
        <w:rPr>
          <w:rStyle w:val="CommentReference"/>
        </w:rPr>
        <w:annotationRef/>
      </w:r>
      <w:r>
        <w:rPr>
          <w:rFonts w:hint="eastAsia"/>
        </w:rPr>
        <w:t>逗号后要有空格</w:t>
      </w:r>
    </w:p>
  </w:comment>
  <w:comment w:id="75" w:author="Mian YAN" w:date="2025-03-14T16:17:00Z" w:initials="MY">
    <w:p w14:paraId="03D9166F" w14:textId="37B6D982" w:rsidR="005F55A3" w:rsidRDefault="005F55A3">
      <w:pPr>
        <w:pStyle w:val="CommentText"/>
      </w:pPr>
      <w:r>
        <w:rPr>
          <w:rStyle w:val="CommentReference"/>
        </w:rPr>
        <w:annotationRef/>
      </w:r>
      <w:r>
        <w:rPr>
          <w:rFonts w:hint="eastAsia"/>
        </w:rPr>
        <w:t>这是中文的标点？</w:t>
      </w:r>
    </w:p>
  </w:comment>
  <w:comment w:id="76" w:author="Mian YAN" w:date="2025-03-14T16:17:00Z" w:initials="MY">
    <w:p w14:paraId="666E3DC1" w14:textId="726DB9DF" w:rsidR="00892C2B" w:rsidRDefault="00892C2B">
      <w:pPr>
        <w:pStyle w:val="CommentText"/>
      </w:pPr>
      <w:r>
        <w:rPr>
          <w:rStyle w:val="CommentReference"/>
        </w:rPr>
        <w:annotationRef/>
      </w:r>
      <w:r>
        <w:rPr>
          <w:rFonts w:hint="eastAsia"/>
        </w:rPr>
        <w:t>这也是中文的标点？</w:t>
      </w:r>
    </w:p>
  </w:comment>
  <w:comment w:id="83" w:author="Mian YAN" w:date="2025-03-14T16:19:00Z" w:initials="MY">
    <w:p w14:paraId="094FAB7F" w14:textId="64900E5C" w:rsidR="009963F7" w:rsidRDefault="009963F7">
      <w:pPr>
        <w:pStyle w:val="CommentText"/>
      </w:pPr>
      <w:r>
        <w:rPr>
          <w:rStyle w:val="CommentReference"/>
        </w:rPr>
        <w:annotationRef/>
      </w:r>
      <w:r>
        <w:t>0.092</w:t>
      </w:r>
      <w:r>
        <w:rPr>
          <w:rFonts w:hint="eastAsia"/>
        </w:rPr>
        <w:t>的系数也是显著的？</w:t>
      </w:r>
    </w:p>
  </w:comment>
  <w:comment w:id="86" w:author="Mian YAN" w:date="2025-03-14T16:19:00Z" w:initials="MY">
    <w:p w14:paraId="319578AC" w14:textId="14156486" w:rsidR="00631C27" w:rsidRDefault="00631C27">
      <w:pPr>
        <w:pStyle w:val="CommentText"/>
      </w:pPr>
      <w:r>
        <w:rPr>
          <w:rStyle w:val="CommentReference"/>
        </w:rPr>
        <w:annotationRef/>
      </w:r>
      <w:r>
        <w:rPr>
          <w:rFonts w:hint="eastAsia"/>
        </w:rPr>
        <w:t>这个表还中英文混用呢</w:t>
      </w:r>
    </w:p>
  </w:comment>
  <w:comment w:id="90" w:author="Mian YAN" w:date="2025-03-14T16:20:00Z" w:initials="MY">
    <w:p w14:paraId="114BCF70" w14:textId="7EA86FE6" w:rsidR="00E33C25" w:rsidRDefault="00E33C25">
      <w:pPr>
        <w:pStyle w:val="CommentText"/>
      </w:pPr>
      <w:r>
        <w:rPr>
          <w:rStyle w:val="CommentReference"/>
        </w:rPr>
        <w:annotationRef/>
      </w:r>
      <w:r>
        <w:rPr>
          <w:rFonts w:hint="eastAsia"/>
        </w:rPr>
        <w:t>字体不统一</w:t>
      </w:r>
    </w:p>
  </w:comment>
  <w:comment w:id="92" w:author="Mian YAN" w:date="2025-03-14T16:21:00Z" w:initials="MY">
    <w:p w14:paraId="1B1443BE" w14:textId="5AE45E2D" w:rsidR="00E472FE" w:rsidRDefault="00E472FE">
      <w:pPr>
        <w:pStyle w:val="CommentText"/>
      </w:pPr>
      <w:r>
        <w:rPr>
          <w:rStyle w:val="CommentReference"/>
        </w:rPr>
        <w:annotationRef/>
      </w:r>
      <w:r>
        <w:rPr>
          <w:rFonts w:hint="eastAsia"/>
        </w:rPr>
        <w:t>在哪个地方体现了与研究内容一之间的关联？</w:t>
      </w:r>
    </w:p>
  </w:comment>
  <w:comment w:id="94" w:author="Mian YAN" w:date="2025-03-14T16:22:00Z" w:initials="MY">
    <w:p w14:paraId="72FDDC02" w14:textId="5107E6F8" w:rsidR="00FA1F25" w:rsidRDefault="00FA1F25">
      <w:pPr>
        <w:pStyle w:val="CommentText"/>
      </w:pPr>
      <w:r>
        <w:rPr>
          <w:rStyle w:val="CommentReference"/>
        </w:rPr>
        <w:annotationRef/>
      </w:r>
      <w:r>
        <w:rPr>
          <w:rFonts w:hint="eastAsia"/>
        </w:rPr>
        <w:t>是随机对照吗？</w:t>
      </w:r>
    </w:p>
  </w:comment>
  <w:comment w:id="96" w:author="Mian YAN" w:date="2025-03-14T16:25:00Z" w:initials="MY">
    <w:p w14:paraId="01718B49" w14:textId="2D8B22C2" w:rsidR="00FA1F25" w:rsidRDefault="00FA1F25">
      <w:pPr>
        <w:pStyle w:val="CommentText"/>
      </w:pPr>
      <w:r>
        <w:rPr>
          <w:rStyle w:val="CommentReference"/>
        </w:rPr>
        <w:annotationRef/>
      </w:r>
      <w:r>
        <w:rPr>
          <w:rFonts w:hint="eastAsia"/>
        </w:rPr>
        <w:t>两个空格</w:t>
      </w:r>
    </w:p>
  </w:comment>
  <w:comment w:id="99" w:author="Mian YAN" w:date="2025-03-14T16:26:00Z" w:initials="MY">
    <w:p w14:paraId="0D64B7BF" w14:textId="60038FA3" w:rsidR="00974EE6" w:rsidRDefault="00974EE6">
      <w:pPr>
        <w:pStyle w:val="CommentText"/>
      </w:pPr>
      <w:r>
        <w:rPr>
          <w:rStyle w:val="CommentReference"/>
        </w:rPr>
        <w:annotationRef/>
      </w:r>
      <w:r>
        <w:rPr>
          <w:rFonts w:hint="eastAsia"/>
        </w:rPr>
        <w:t>把</w:t>
      </w:r>
      <w:r>
        <w:rPr>
          <w:rFonts w:hint="eastAsia"/>
        </w:rPr>
        <w:t>SD</w:t>
      </w:r>
      <w:r>
        <w:rPr>
          <w:rFonts w:hint="eastAsia"/>
        </w:rPr>
        <w:t>也加上</w:t>
      </w:r>
    </w:p>
  </w:comment>
  <w:comment w:id="103" w:author="Mian YAN" w:date="2025-03-14T16:28:00Z" w:initials="MY">
    <w:p w14:paraId="568C0106" w14:textId="22697279" w:rsidR="00C50338" w:rsidRDefault="00C50338">
      <w:pPr>
        <w:pStyle w:val="CommentText"/>
      </w:pPr>
      <w:r>
        <w:rPr>
          <w:rStyle w:val="CommentReference"/>
        </w:rPr>
        <w:annotationRef/>
      </w:r>
      <w:r>
        <w:rPr>
          <w:rFonts w:hint="eastAsia"/>
        </w:rPr>
        <w:t>都用公式编辑器来整理</w:t>
      </w:r>
    </w:p>
  </w:comment>
  <w:comment w:id="106" w:author="Mian YAN" w:date="2025-03-14T16:29:00Z" w:initials="MY">
    <w:p w14:paraId="6FF2E7CA" w14:textId="5269ABF1" w:rsidR="008E19A3" w:rsidRDefault="008E19A3">
      <w:pPr>
        <w:pStyle w:val="CommentText"/>
        <w:rPr>
          <w:rFonts w:hint="eastAsia"/>
        </w:rPr>
      </w:pPr>
      <w:r>
        <w:rPr>
          <w:rStyle w:val="CommentReference"/>
        </w:rPr>
        <w:annotationRef/>
      </w:r>
      <w:r>
        <w:rPr>
          <w:rFonts w:hint="eastAsia"/>
        </w:rPr>
        <w:t>这一组从上表中都看出主效应都不显著了，这个检测应该也没有必要吧？</w:t>
      </w:r>
    </w:p>
  </w:comment>
  <w:comment w:id="108" w:author="Mian YAN" w:date="2025-03-14T16:32:00Z" w:initials="MY">
    <w:p w14:paraId="1F744A8C" w14:textId="712FA14F" w:rsidR="008B57E1" w:rsidRDefault="008B57E1">
      <w:pPr>
        <w:pStyle w:val="CommentText"/>
      </w:pPr>
      <w:r>
        <w:rPr>
          <w:rStyle w:val="CommentReference"/>
        </w:rPr>
        <w:annotationRef/>
      </w:r>
      <w:r>
        <w:rPr>
          <w:rFonts w:hint="eastAsia"/>
        </w:rPr>
        <w:t>是不是应该用双因素方差分析来检验，这样也可以检验交叉效应，用</w:t>
      </w:r>
      <w:r>
        <w:rPr>
          <w:rFonts w:hint="eastAsia"/>
        </w:rPr>
        <w:t>t</w:t>
      </w:r>
      <w:r>
        <w:rPr>
          <w:rFonts w:hint="eastAsia"/>
        </w:rPr>
        <w:t>来检验不太完善</w:t>
      </w:r>
    </w:p>
  </w:comment>
  <w:comment w:id="111" w:author="Mian YAN" w:date="2025-03-14T16:36:00Z" w:initials="MY">
    <w:p w14:paraId="46532CC9" w14:textId="207E2512" w:rsidR="00C550E5" w:rsidRDefault="00C550E5">
      <w:pPr>
        <w:pStyle w:val="CommentText"/>
      </w:pPr>
      <w:r>
        <w:rPr>
          <w:rStyle w:val="CommentReference"/>
        </w:rPr>
        <w:annotationRef/>
      </w:r>
      <w:r>
        <w:rPr>
          <w:rFonts w:hint="eastAsia"/>
        </w:rPr>
        <w:t>这个组间、组内怎么理解？</w:t>
      </w:r>
    </w:p>
  </w:comment>
  <w:comment w:id="113" w:author="Mian YAN" w:date="2025-03-14T16:44:00Z" w:initials="MY">
    <w:p w14:paraId="3FABDAC2" w14:textId="25E3E2C0" w:rsidR="00AE6BB0" w:rsidRDefault="00AE6BB0">
      <w:pPr>
        <w:pStyle w:val="CommentText"/>
        <w:rPr>
          <w:rFonts w:hint="eastAsia"/>
        </w:rPr>
      </w:pPr>
      <w:r>
        <w:rPr>
          <w:rStyle w:val="CommentReference"/>
        </w:rPr>
        <w:annotationRef/>
      </w:r>
      <w:r>
        <w:rPr>
          <w:rFonts w:hint="eastAsia"/>
        </w:rPr>
        <w:t>上一个小节是“</w:t>
      </w:r>
      <w:r>
        <w:rPr>
          <w:rFonts w:hint="eastAsia"/>
        </w:rPr>
        <w:t>不同信息干预策略对参与者回收意愿及回收行为的影响差异</w:t>
      </w:r>
      <w:r>
        <w:rPr>
          <w:rFonts w:hint="eastAsia"/>
        </w:rPr>
        <w:t>”这两个小节有和差异？</w:t>
      </w:r>
    </w:p>
  </w:comment>
  <w:comment w:id="116" w:author="Mian YAN" w:date="2025-03-14T16:45:00Z" w:initials="MY">
    <w:p w14:paraId="51959516" w14:textId="6ECE028E" w:rsidR="00824658" w:rsidRDefault="00824658">
      <w:pPr>
        <w:pStyle w:val="CommentText"/>
      </w:pPr>
      <w:r>
        <w:rPr>
          <w:rStyle w:val="CommentReference"/>
        </w:rPr>
        <w:annotationRef/>
      </w:r>
      <w:r>
        <w:rPr>
          <w:rFonts w:hint="eastAsia"/>
        </w:rPr>
        <w:t>显著性未标记</w:t>
      </w:r>
    </w:p>
  </w:comment>
  <w:comment w:id="117" w:author="Mian YAN" w:date="2025-03-14T16:45:00Z" w:initials="MY">
    <w:p w14:paraId="6951004E" w14:textId="61E7B263" w:rsidR="00824658" w:rsidRDefault="00824658">
      <w:pPr>
        <w:pStyle w:val="CommentText"/>
      </w:pPr>
      <w:r>
        <w:rPr>
          <w:rStyle w:val="CommentReference"/>
        </w:rPr>
        <w:annotationRef/>
      </w:r>
      <w:r>
        <w:rPr>
          <w:rFonts w:hint="eastAsia"/>
        </w:rPr>
        <w:t>检查前后表述一致性</w:t>
      </w:r>
    </w:p>
  </w:comment>
  <w:comment w:id="118" w:author="Mian YAN" w:date="2025-03-14T16:46:00Z" w:initials="MY">
    <w:p w14:paraId="0E15A8F4" w14:textId="4B72BE1E" w:rsidR="00941ECC" w:rsidRDefault="00941ECC">
      <w:pPr>
        <w:pStyle w:val="CommentText"/>
        <w:rPr>
          <w:rFonts w:hint="eastAsia"/>
        </w:rPr>
      </w:pPr>
      <w:r>
        <w:rPr>
          <w:rStyle w:val="CommentReference"/>
        </w:rPr>
        <w:annotationRef/>
      </w:r>
      <w:r>
        <w:rPr>
          <w:rFonts w:hint="eastAsia"/>
        </w:rPr>
        <w:t>这段话</w:t>
      </w:r>
      <w:r>
        <w:rPr>
          <w:rFonts w:hint="eastAsia"/>
        </w:rPr>
        <w:t>AI</w:t>
      </w:r>
      <w:r>
        <w:rPr>
          <w:rFonts w:hint="eastAsia"/>
        </w:rPr>
        <w:t>痕迹过重</w:t>
      </w:r>
    </w:p>
  </w:comment>
  <w:comment w:id="267" w:author="Mian YAN" w:date="2025-03-14T16:49:00Z" w:initials="MY">
    <w:p w14:paraId="44A62873" w14:textId="2F30312C" w:rsidR="00941ECC" w:rsidRDefault="00941ECC">
      <w:pPr>
        <w:pStyle w:val="CommentText"/>
      </w:pPr>
      <w:r>
        <w:rPr>
          <w:rStyle w:val="CommentReference"/>
        </w:rPr>
        <w:annotationRef/>
      </w:r>
      <w:r>
        <w:rPr>
          <w:rFonts w:hint="eastAsia"/>
        </w:rPr>
        <w:t>这后面把所有附表都加上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04F146" w15:done="0"/>
  <w15:commentEx w15:paraId="21CAC923" w15:done="0"/>
  <w15:commentEx w15:paraId="1C5F3982" w15:done="0"/>
  <w15:commentEx w15:paraId="03E24D2D" w15:done="0"/>
  <w15:commentEx w15:paraId="37703717" w15:done="0"/>
  <w15:commentEx w15:paraId="25583EDD" w15:done="0"/>
  <w15:commentEx w15:paraId="4A303F23" w15:done="0"/>
  <w15:commentEx w15:paraId="7BB26ACA" w15:done="0"/>
  <w15:commentEx w15:paraId="06FC196E" w15:done="0"/>
  <w15:commentEx w15:paraId="5A0C15C1" w15:done="0"/>
  <w15:commentEx w15:paraId="01A7629C" w15:done="0"/>
  <w15:commentEx w15:paraId="6F3A6DD9" w15:done="0"/>
  <w15:commentEx w15:paraId="772A4E5D" w15:done="0"/>
  <w15:commentEx w15:paraId="29E49141" w15:done="0"/>
  <w15:commentEx w15:paraId="17734CF9" w15:done="0"/>
  <w15:commentEx w15:paraId="72CC5A22" w15:done="0"/>
  <w15:commentEx w15:paraId="114BE0EF" w15:done="0"/>
  <w15:commentEx w15:paraId="03D9166F" w15:done="0"/>
  <w15:commentEx w15:paraId="666E3DC1" w15:done="0"/>
  <w15:commentEx w15:paraId="094FAB7F" w15:done="0"/>
  <w15:commentEx w15:paraId="319578AC" w15:done="0"/>
  <w15:commentEx w15:paraId="114BCF70" w15:done="0"/>
  <w15:commentEx w15:paraId="1B1443BE" w15:done="0"/>
  <w15:commentEx w15:paraId="72FDDC02" w15:done="0"/>
  <w15:commentEx w15:paraId="01718B49" w15:done="0"/>
  <w15:commentEx w15:paraId="0D64B7BF" w15:done="0"/>
  <w15:commentEx w15:paraId="568C0106" w15:done="0"/>
  <w15:commentEx w15:paraId="6FF2E7CA" w15:done="0"/>
  <w15:commentEx w15:paraId="1F744A8C" w15:done="0"/>
  <w15:commentEx w15:paraId="46532CC9" w15:done="0"/>
  <w15:commentEx w15:paraId="3FABDAC2" w15:done="0"/>
  <w15:commentEx w15:paraId="51959516" w15:done="0"/>
  <w15:commentEx w15:paraId="6951004E" w15:done="0"/>
  <w15:commentEx w15:paraId="0E15A8F4" w15:done="0"/>
  <w15:commentEx w15:paraId="44A628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F89E0BD" w16cex:dateUtc="2025-03-14T07:44:00Z"/>
  <w16cex:commentExtensible w16cex:durableId="3A9B79BE" w16cex:dateUtc="2025-03-14T07:46:00Z"/>
  <w16cex:commentExtensible w16cex:durableId="1B8611AD" w16cex:dateUtc="2025-03-14T07:48:00Z"/>
  <w16cex:commentExtensible w16cex:durableId="60CE0699" w16cex:dateUtc="2025-03-14T07:49:00Z"/>
  <w16cex:commentExtensible w16cex:durableId="13C31140" w16cex:dateUtc="2025-03-14T07:53:00Z"/>
  <w16cex:commentExtensible w16cex:durableId="05A7F3C8" w16cex:dateUtc="2025-03-14T08:00:00Z"/>
  <w16cex:commentExtensible w16cex:durableId="6F6F19B6" w16cex:dateUtc="2025-03-14T08:02:00Z"/>
  <w16cex:commentExtensible w16cex:durableId="0D032785" w16cex:dateUtc="2025-03-14T08:05:00Z"/>
  <w16cex:commentExtensible w16cex:durableId="14B0A765" w16cex:dateUtc="2025-03-14T08:08:00Z"/>
  <w16cex:commentExtensible w16cex:durableId="75F94C41" w16cex:dateUtc="2025-03-14T08:10:00Z"/>
  <w16cex:commentExtensible w16cex:durableId="2F06FF74" w16cex:dateUtc="2025-03-14T08:11:00Z"/>
  <w16cex:commentExtensible w16cex:durableId="3C47B60D" w16cex:dateUtc="2025-03-14T08:11:00Z"/>
  <w16cex:commentExtensible w16cex:durableId="029CCD53" w16cex:dateUtc="2025-03-14T08:12:00Z"/>
  <w16cex:commentExtensible w16cex:durableId="65077B9E" w16cex:dateUtc="2025-03-14T08:14:00Z"/>
  <w16cex:commentExtensible w16cex:durableId="71A9B5C7" w16cex:dateUtc="2025-03-14T08:16:00Z"/>
  <w16cex:commentExtensible w16cex:durableId="5202849B" w16cex:dateUtc="2025-03-14T08:16:00Z"/>
  <w16cex:commentExtensible w16cex:durableId="164DA477" w16cex:dateUtc="2025-03-14T08:16:00Z"/>
  <w16cex:commentExtensible w16cex:durableId="4B8A0243" w16cex:dateUtc="2025-03-14T08:17:00Z"/>
  <w16cex:commentExtensible w16cex:durableId="141038B7" w16cex:dateUtc="2025-03-14T08:17:00Z"/>
  <w16cex:commentExtensible w16cex:durableId="5EFA3877" w16cex:dateUtc="2025-03-14T08:19:00Z"/>
  <w16cex:commentExtensible w16cex:durableId="21C6EDAA" w16cex:dateUtc="2025-03-14T08:19:00Z"/>
  <w16cex:commentExtensible w16cex:durableId="60ECFD0E" w16cex:dateUtc="2025-03-14T08:20:00Z"/>
  <w16cex:commentExtensible w16cex:durableId="37E32339" w16cex:dateUtc="2025-03-14T08:21:00Z"/>
  <w16cex:commentExtensible w16cex:durableId="7F2BEDD1" w16cex:dateUtc="2025-03-14T08:22:00Z"/>
  <w16cex:commentExtensible w16cex:durableId="6450E72E" w16cex:dateUtc="2025-03-14T08:25:00Z"/>
  <w16cex:commentExtensible w16cex:durableId="73D7784F" w16cex:dateUtc="2025-03-14T08:26:00Z"/>
  <w16cex:commentExtensible w16cex:durableId="3283E5D9" w16cex:dateUtc="2025-03-14T08:28:00Z"/>
  <w16cex:commentExtensible w16cex:durableId="12C9F540" w16cex:dateUtc="2025-03-14T08:29:00Z"/>
  <w16cex:commentExtensible w16cex:durableId="111D1AE5" w16cex:dateUtc="2025-03-14T08:32:00Z"/>
  <w16cex:commentExtensible w16cex:durableId="75367D02" w16cex:dateUtc="2025-03-14T08:36:00Z"/>
  <w16cex:commentExtensible w16cex:durableId="6E727749" w16cex:dateUtc="2025-03-14T08:44:00Z"/>
  <w16cex:commentExtensible w16cex:durableId="2F532F14" w16cex:dateUtc="2025-03-14T08:45:00Z"/>
  <w16cex:commentExtensible w16cex:durableId="5F55E8AF" w16cex:dateUtc="2025-03-14T08:45:00Z"/>
  <w16cex:commentExtensible w16cex:durableId="02B43854" w16cex:dateUtc="2025-03-14T08:46:00Z"/>
  <w16cex:commentExtensible w16cex:durableId="53F6B544" w16cex:dateUtc="2025-03-14T08: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04F146" w16cid:durableId="0F89E0BD"/>
  <w16cid:commentId w16cid:paraId="21CAC923" w16cid:durableId="3A9B79BE"/>
  <w16cid:commentId w16cid:paraId="1C5F3982" w16cid:durableId="1B8611AD"/>
  <w16cid:commentId w16cid:paraId="03E24D2D" w16cid:durableId="60CE0699"/>
  <w16cid:commentId w16cid:paraId="37703717" w16cid:durableId="13C31140"/>
  <w16cid:commentId w16cid:paraId="25583EDD" w16cid:durableId="05A7F3C8"/>
  <w16cid:commentId w16cid:paraId="4A303F23" w16cid:durableId="6F6F19B6"/>
  <w16cid:commentId w16cid:paraId="7BB26ACA" w16cid:durableId="0D032785"/>
  <w16cid:commentId w16cid:paraId="06FC196E" w16cid:durableId="14B0A765"/>
  <w16cid:commentId w16cid:paraId="5A0C15C1" w16cid:durableId="75F94C41"/>
  <w16cid:commentId w16cid:paraId="01A7629C" w16cid:durableId="2F06FF74"/>
  <w16cid:commentId w16cid:paraId="6F3A6DD9" w16cid:durableId="3C47B60D"/>
  <w16cid:commentId w16cid:paraId="772A4E5D" w16cid:durableId="029CCD53"/>
  <w16cid:commentId w16cid:paraId="29E49141" w16cid:durableId="65077B9E"/>
  <w16cid:commentId w16cid:paraId="17734CF9" w16cid:durableId="71A9B5C7"/>
  <w16cid:commentId w16cid:paraId="72CC5A22" w16cid:durableId="5202849B"/>
  <w16cid:commentId w16cid:paraId="114BE0EF" w16cid:durableId="164DA477"/>
  <w16cid:commentId w16cid:paraId="03D9166F" w16cid:durableId="4B8A0243"/>
  <w16cid:commentId w16cid:paraId="666E3DC1" w16cid:durableId="141038B7"/>
  <w16cid:commentId w16cid:paraId="094FAB7F" w16cid:durableId="5EFA3877"/>
  <w16cid:commentId w16cid:paraId="319578AC" w16cid:durableId="21C6EDAA"/>
  <w16cid:commentId w16cid:paraId="114BCF70" w16cid:durableId="60ECFD0E"/>
  <w16cid:commentId w16cid:paraId="1B1443BE" w16cid:durableId="37E32339"/>
  <w16cid:commentId w16cid:paraId="72FDDC02" w16cid:durableId="7F2BEDD1"/>
  <w16cid:commentId w16cid:paraId="01718B49" w16cid:durableId="6450E72E"/>
  <w16cid:commentId w16cid:paraId="0D64B7BF" w16cid:durableId="73D7784F"/>
  <w16cid:commentId w16cid:paraId="568C0106" w16cid:durableId="3283E5D9"/>
  <w16cid:commentId w16cid:paraId="6FF2E7CA" w16cid:durableId="12C9F540"/>
  <w16cid:commentId w16cid:paraId="1F744A8C" w16cid:durableId="111D1AE5"/>
  <w16cid:commentId w16cid:paraId="46532CC9" w16cid:durableId="75367D02"/>
  <w16cid:commentId w16cid:paraId="3FABDAC2" w16cid:durableId="6E727749"/>
  <w16cid:commentId w16cid:paraId="51959516" w16cid:durableId="2F532F14"/>
  <w16cid:commentId w16cid:paraId="6951004E" w16cid:durableId="5F55E8AF"/>
  <w16cid:commentId w16cid:paraId="0E15A8F4" w16cid:durableId="02B43854"/>
  <w16cid:commentId w16cid:paraId="44A62873" w16cid:durableId="53F6B5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5939D" w14:textId="77777777" w:rsidR="001D28A1" w:rsidRDefault="001D28A1">
      <w:r>
        <w:separator/>
      </w:r>
    </w:p>
  </w:endnote>
  <w:endnote w:type="continuationSeparator" w:id="0">
    <w:p w14:paraId="6FF7A098" w14:textId="77777777" w:rsidR="001D28A1" w:rsidRDefault="001D2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LiSu">
    <w:altName w:val="Microsoft YaHei"/>
    <w:panose1 w:val="020B0604020202020204"/>
    <w:charset w:val="86"/>
    <w:family w:val="modern"/>
    <w:pitch w:val="fixed"/>
    <w:sig w:usb0="00000001" w:usb1="080E0000" w:usb2="00000010" w:usb3="00000000" w:csb0="00040000" w:csb1="00000000"/>
  </w:font>
  <w:font w:name="STXinwei">
    <w:altName w:val="华文新魏"/>
    <w:panose1 w:val="02010800040101010101"/>
    <w:charset w:val="86"/>
    <w:family w:val="auto"/>
    <w:pitch w:val="variable"/>
    <w:sig w:usb0="00000001" w:usb1="080F0000" w:usb2="00000010" w:usb3="00000000" w:csb0="00040000" w:csb1="00000000"/>
  </w:font>
  <w:font w:name="KaiTi_GB2312">
    <w:altName w:val="KaiTi"/>
    <w:panose1 w:val="020B0604020202020204"/>
    <w:charset w:val="86"/>
    <w:family w:val="modern"/>
    <w:pitch w:val="default"/>
    <w:sig w:usb0="00000000" w:usb1="00000000" w:usb2="0000000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CFB4F" w14:textId="77777777" w:rsidR="00D04354" w:rsidRDefault="00D04354">
    <w:pPr>
      <w:pStyle w:val="Footer"/>
      <w:jc w:val="center"/>
    </w:pPr>
  </w:p>
  <w:p w14:paraId="7681D113" w14:textId="77777777" w:rsidR="00D04354" w:rsidRDefault="00D043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6271244"/>
      <w:docPartObj>
        <w:docPartGallery w:val="Page Numbers (Bottom of Page)"/>
        <w:docPartUnique/>
      </w:docPartObj>
    </w:sdtPr>
    <w:sdtContent>
      <w:p w14:paraId="1AB61D68" w14:textId="77777777" w:rsidR="00E92594" w:rsidRDefault="00E92594">
        <w:pPr>
          <w:pStyle w:val="Footer"/>
          <w:jc w:val="center"/>
        </w:pPr>
        <w:r>
          <w:fldChar w:fldCharType="begin"/>
        </w:r>
        <w:r>
          <w:instrText>PAGE   \* MERGEFORMAT</w:instrText>
        </w:r>
        <w:r>
          <w:fldChar w:fldCharType="separate"/>
        </w:r>
        <w:r w:rsidR="00B82FA9" w:rsidRPr="00B82FA9">
          <w:rPr>
            <w:noProof/>
            <w:lang w:val="zh-CN"/>
          </w:rPr>
          <w:t>V</w:t>
        </w:r>
        <w:r w:rsidR="00B82FA9" w:rsidRPr="00B82FA9">
          <w:rPr>
            <w:noProof/>
            <w:lang w:val="zh-CN"/>
          </w:rPr>
          <w:t>I</w:t>
        </w:r>
        <w:r>
          <w:fldChar w:fldCharType="end"/>
        </w:r>
      </w:p>
    </w:sdtContent>
  </w:sdt>
  <w:p w14:paraId="5792D21B" w14:textId="77777777" w:rsidR="00E92594" w:rsidRDefault="00E925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971151"/>
    </w:sdtPr>
    <w:sdtContent>
      <w:p w14:paraId="4A0788EA" w14:textId="77777777" w:rsidR="00D04354" w:rsidRDefault="00D04354">
        <w:pPr>
          <w:pStyle w:val="Footer"/>
          <w:jc w:val="center"/>
        </w:pPr>
        <w:r>
          <w:fldChar w:fldCharType="begin"/>
        </w:r>
        <w:r>
          <w:instrText>PAGE   \* MERGEFORMAT</w:instrText>
        </w:r>
        <w:r>
          <w:fldChar w:fldCharType="separate"/>
        </w:r>
        <w:r w:rsidR="00B82FA9" w:rsidRPr="00B82FA9">
          <w:rPr>
            <w:noProof/>
            <w:lang w:val="zh-CN"/>
          </w:rPr>
          <w:t>4</w:t>
        </w:r>
        <w:r>
          <w:fldChar w:fldCharType="end"/>
        </w:r>
      </w:p>
    </w:sdtContent>
  </w:sdt>
  <w:p w14:paraId="1E1C467C" w14:textId="77777777" w:rsidR="00D04354" w:rsidRDefault="00D043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FD6B0" w14:textId="77777777" w:rsidR="001D28A1" w:rsidRDefault="001D28A1">
      <w:r>
        <w:separator/>
      </w:r>
    </w:p>
  </w:footnote>
  <w:footnote w:type="continuationSeparator" w:id="0">
    <w:p w14:paraId="79D51A9F" w14:textId="77777777" w:rsidR="001D28A1" w:rsidRDefault="001D2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986EB" w14:textId="77777777" w:rsidR="00D04354" w:rsidRDefault="00D04354">
    <w:pPr>
      <w:pStyle w:val="Header"/>
      <w:pBdr>
        <w:bottom w:val="single" w:sz="4" w:space="0" w:color="auto"/>
      </w:pBdr>
      <w:adjustRightInd w:val="0"/>
      <w:spacing w:line="240" w:lineRule="atLeast"/>
      <w:rPr>
        <w:rFonts w:eastAsia="SimSun"/>
        <w:sz w:val="21"/>
      </w:rPr>
    </w:pPr>
    <w:r>
      <w:rPr>
        <w:rFonts w:eastAsia="SimSun" w:hint="eastAsia"/>
        <w:sz w:val="21"/>
      </w:rPr>
      <w:t>暨南大学硕士学位论文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E761086"/>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91E6C8A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BC6023F2"/>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0EAC604A"/>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37A66C1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B18CEFB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7E342192"/>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D0780FF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A9BE55A6"/>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7916E586"/>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5DE18F8"/>
    <w:multiLevelType w:val="multilevel"/>
    <w:tmpl w:val="15DE18F8"/>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15:restartNumberingAfterBreak="0">
    <w:nsid w:val="63475DC4"/>
    <w:multiLevelType w:val="multilevel"/>
    <w:tmpl w:val="63475DC4"/>
    <w:lvl w:ilvl="0">
      <w:start w:val="1"/>
      <w:numFmt w:val="decimal"/>
      <w:suff w:val="space"/>
      <w:lvlText w:val="[%1]"/>
      <w:lvlJc w:val="left"/>
      <w:pPr>
        <w:ind w:left="420" w:hanging="420"/>
      </w:pPr>
      <w:rPr>
        <w:rFonts w:hint="eastAsia"/>
        <w:b w:val="0"/>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16cid:durableId="1208837333">
    <w:abstractNumId w:val="10"/>
  </w:num>
  <w:num w:numId="2" w16cid:durableId="1462381650">
    <w:abstractNumId w:val="11"/>
  </w:num>
  <w:num w:numId="3" w16cid:durableId="2366650">
    <w:abstractNumId w:val="8"/>
  </w:num>
  <w:num w:numId="4" w16cid:durableId="965115496">
    <w:abstractNumId w:val="3"/>
  </w:num>
  <w:num w:numId="5" w16cid:durableId="42021010">
    <w:abstractNumId w:val="2"/>
  </w:num>
  <w:num w:numId="6" w16cid:durableId="1912344916">
    <w:abstractNumId w:val="1"/>
  </w:num>
  <w:num w:numId="7" w16cid:durableId="2000963702">
    <w:abstractNumId w:val="0"/>
  </w:num>
  <w:num w:numId="8" w16cid:durableId="22439112">
    <w:abstractNumId w:val="9"/>
  </w:num>
  <w:num w:numId="9" w16cid:durableId="1383402587">
    <w:abstractNumId w:val="7"/>
  </w:num>
  <w:num w:numId="10" w16cid:durableId="452751649">
    <w:abstractNumId w:val="6"/>
  </w:num>
  <w:num w:numId="11" w16cid:durableId="825779011">
    <w:abstractNumId w:val="5"/>
  </w:num>
  <w:num w:numId="12" w16cid:durableId="46636374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an YAN">
    <w15:presenceInfo w15:providerId="Windows Live" w15:userId="32003427e53037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mE5MGJhYzFiNGVjYjRkYzlhNTFlY2FhNzFlZjc0MjEifQ=="/>
  </w:docVars>
  <w:rsids>
    <w:rsidRoot w:val="3D8F415A"/>
    <w:rsid w:val="00006B50"/>
    <w:rsid w:val="00035B10"/>
    <w:rsid w:val="00036DEB"/>
    <w:rsid w:val="00037002"/>
    <w:rsid w:val="0004111C"/>
    <w:rsid w:val="0004548C"/>
    <w:rsid w:val="00052E2D"/>
    <w:rsid w:val="00057867"/>
    <w:rsid w:val="00057960"/>
    <w:rsid w:val="00067098"/>
    <w:rsid w:val="00071AB8"/>
    <w:rsid w:val="00072027"/>
    <w:rsid w:val="000830DF"/>
    <w:rsid w:val="00084F53"/>
    <w:rsid w:val="000852D3"/>
    <w:rsid w:val="000B0F97"/>
    <w:rsid w:val="000B493F"/>
    <w:rsid w:val="000D5113"/>
    <w:rsid w:val="000D623C"/>
    <w:rsid w:val="000E50E2"/>
    <w:rsid w:val="0010231D"/>
    <w:rsid w:val="001164B0"/>
    <w:rsid w:val="00122B80"/>
    <w:rsid w:val="00126C54"/>
    <w:rsid w:val="0012751F"/>
    <w:rsid w:val="001414F8"/>
    <w:rsid w:val="00145646"/>
    <w:rsid w:val="0015481D"/>
    <w:rsid w:val="00163798"/>
    <w:rsid w:val="00164C92"/>
    <w:rsid w:val="00166D4C"/>
    <w:rsid w:val="00166FA0"/>
    <w:rsid w:val="00167452"/>
    <w:rsid w:val="00170983"/>
    <w:rsid w:val="00177A54"/>
    <w:rsid w:val="00184BB9"/>
    <w:rsid w:val="00193249"/>
    <w:rsid w:val="00195BF9"/>
    <w:rsid w:val="001A1BD2"/>
    <w:rsid w:val="001A65EE"/>
    <w:rsid w:val="001D28A1"/>
    <w:rsid w:val="001E3730"/>
    <w:rsid w:val="001E6A82"/>
    <w:rsid w:val="001F193D"/>
    <w:rsid w:val="00200A02"/>
    <w:rsid w:val="00203791"/>
    <w:rsid w:val="00205478"/>
    <w:rsid w:val="00205DD5"/>
    <w:rsid w:val="002136DD"/>
    <w:rsid w:val="002207C9"/>
    <w:rsid w:val="00223804"/>
    <w:rsid w:val="00233063"/>
    <w:rsid w:val="00240D94"/>
    <w:rsid w:val="00250DE4"/>
    <w:rsid w:val="00251BA4"/>
    <w:rsid w:val="00252ADF"/>
    <w:rsid w:val="00254945"/>
    <w:rsid w:val="00262F7C"/>
    <w:rsid w:val="002664CB"/>
    <w:rsid w:val="00283CCB"/>
    <w:rsid w:val="00286814"/>
    <w:rsid w:val="00286AC9"/>
    <w:rsid w:val="00296381"/>
    <w:rsid w:val="002971CE"/>
    <w:rsid w:val="002A28BE"/>
    <w:rsid w:val="002A47B7"/>
    <w:rsid w:val="002B06FE"/>
    <w:rsid w:val="002B2468"/>
    <w:rsid w:val="002B4022"/>
    <w:rsid w:val="002B6F89"/>
    <w:rsid w:val="002C2770"/>
    <w:rsid w:val="002C7A1B"/>
    <w:rsid w:val="002D3349"/>
    <w:rsid w:val="002E1143"/>
    <w:rsid w:val="002E49F1"/>
    <w:rsid w:val="0030339D"/>
    <w:rsid w:val="0032428B"/>
    <w:rsid w:val="00326E61"/>
    <w:rsid w:val="00332A73"/>
    <w:rsid w:val="00333D80"/>
    <w:rsid w:val="00340D26"/>
    <w:rsid w:val="00355562"/>
    <w:rsid w:val="00363098"/>
    <w:rsid w:val="00374721"/>
    <w:rsid w:val="00380B95"/>
    <w:rsid w:val="00380C26"/>
    <w:rsid w:val="003A679F"/>
    <w:rsid w:val="003C1807"/>
    <w:rsid w:val="003C3A81"/>
    <w:rsid w:val="003D2092"/>
    <w:rsid w:val="003D6512"/>
    <w:rsid w:val="003D7939"/>
    <w:rsid w:val="003F3D68"/>
    <w:rsid w:val="00402A6E"/>
    <w:rsid w:val="00404AED"/>
    <w:rsid w:val="00420ECA"/>
    <w:rsid w:val="00441052"/>
    <w:rsid w:val="004431D1"/>
    <w:rsid w:val="00445E37"/>
    <w:rsid w:val="004611F4"/>
    <w:rsid w:val="0046233E"/>
    <w:rsid w:val="004740D2"/>
    <w:rsid w:val="00475044"/>
    <w:rsid w:val="004758B7"/>
    <w:rsid w:val="004807FE"/>
    <w:rsid w:val="0048402D"/>
    <w:rsid w:val="004B16A1"/>
    <w:rsid w:val="004B21A6"/>
    <w:rsid w:val="004B27F3"/>
    <w:rsid w:val="004B6006"/>
    <w:rsid w:val="004E47E8"/>
    <w:rsid w:val="004E7946"/>
    <w:rsid w:val="00514D26"/>
    <w:rsid w:val="00516F5D"/>
    <w:rsid w:val="0052259D"/>
    <w:rsid w:val="00523507"/>
    <w:rsid w:val="00526270"/>
    <w:rsid w:val="0054461E"/>
    <w:rsid w:val="00564EC0"/>
    <w:rsid w:val="00580409"/>
    <w:rsid w:val="00585329"/>
    <w:rsid w:val="00590C62"/>
    <w:rsid w:val="005961D9"/>
    <w:rsid w:val="005A4716"/>
    <w:rsid w:val="005D0063"/>
    <w:rsid w:val="005D0838"/>
    <w:rsid w:val="005D1DD1"/>
    <w:rsid w:val="005D3B6D"/>
    <w:rsid w:val="005D7907"/>
    <w:rsid w:val="005E6396"/>
    <w:rsid w:val="005F27F7"/>
    <w:rsid w:val="005F4E7A"/>
    <w:rsid w:val="005F55A3"/>
    <w:rsid w:val="005F59C3"/>
    <w:rsid w:val="006243D1"/>
    <w:rsid w:val="00626F63"/>
    <w:rsid w:val="00630449"/>
    <w:rsid w:val="00631C27"/>
    <w:rsid w:val="00635D30"/>
    <w:rsid w:val="006364A8"/>
    <w:rsid w:val="0064220E"/>
    <w:rsid w:val="0065294F"/>
    <w:rsid w:val="00664C4B"/>
    <w:rsid w:val="0067242F"/>
    <w:rsid w:val="00684CDD"/>
    <w:rsid w:val="00685359"/>
    <w:rsid w:val="00692CFE"/>
    <w:rsid w:val="00693454"/>
    <w:rsid w:val="006B13F1"/>
    <w:rsid w:val="006C4B46"/>
    <w:rsid w:val="006D6D7C"/>
    <w:rsid w:val="006E553B"/>
    <w:rsid w:val="00702EC4"/>
    <w:rsid w:val="007118D6"/>
    <w:rsid w:val="00713B2B"/>
    <w:rsid w:val="00720E0F"/>
    <w:rsid w:val="0072305D"/>
    <w:rsid w:val="00735F35"/>
    <w:rsid w:val="00744CE3"/>
    <w:rsid w:val="00746AE7"/>
    <w:rsid w:val="00753358"/>
    <w:rsid w:val="007566ED"/>
    <w:rsid w:val="00767AA4"/>
    <w:rsid w:val="00770A58"/>
    <w:rsid w:val="00773D7F"/>
    <w:rsid w:val="0078005B"/>
    <w:rsid w:val="00781426"/>
    <w:rsid w:val="007A4B86"/>
    <w:rsid w:val="007B02A1"/>
    <w:rsid w:val="007C2D5C"/>
    <w:rsid w:val="007D1414"/>
    <w:rsid w:val="007D2917"/>
    <w:rsid w:val="007E0E24"/>
    <w:rsid w:val="007E30EE"/>
    <w:rsid w:val="007E382E"/>
    <w:rsid w:val="007E3B17"/>
    <w:rsid w:val="007E7723"/>
    <w:rsid w:val="007F3A40"/>
    <w:rsid w:val="007F7C7E"/>
    <w:rsid w:val="00802BB9"/>
    <w:rsid w:val="00803412"/>
    <w:rsid w:val="008054B9"/>
    <w:rsid w:val="00807A85"/>
    <w:rsid w:val="00823325"/>
    <w:rsid w:val="00823FE0"/>
    <w:rsid w:val="00824658"/>
    <w:rsid w:val="00827F32"/>
    <w:rsid w:val="00836F0F"/>
    <w:rsid w:val="00843813"/>
    <w:rsid w:val="008476F4"/>
    <w:rsid w:val="008542E2"/>
    <w:rsid w:val="00865E62"/>
    <w:rsid w:val="00866C72"/>
    <w:rsid w:val="00866F82"/>
    <w:rsid w:val="0087489B"/>
    <w:rsid w:val="00881E56"/>
    <w:rsid w:val="008856FC"/>
    <w:rsid w:val="00885F0B"/>
    <w:rsid w:val="00892416"/>
    <w:rsid w:val="00892C2B"/>
    <w:rsid w:val="0089360C"/>
    <w:rsid w:val="008B57E1"/>
    <w:rsid w:val="008B5C7B"/>
    <w:rsid w:val="008D3607"/>
    <w:rsid w:val="008D50BB"/>
    <w:rsid w:val="008E01E6"/>
    <w:rsid w:val="008E19A3"/>
    <w:rsid w:val="00907C22"/>
    <w:rsid w:val="00912F5C"/>
    <w:rsid w:val="009161EA"/>
    <w:rsid w:val="00917DE9"/>
    <w:rsid w:val="0092274D"/>
    <w:rsid w:val="00925E57"/>
    <w:rsid w:val="00930317"/>
    <w:rsid w:val="00932DDA"/>
    <w:rsid w:val="00933355"/>
    <w:rsid w:val="00936FBD"/>
    <w:rsid w:val="00941ECC"/>
    <w:rsid w:val="00943DB1"/>
    <w:rsid w:val="00945573"/>
    <w:rsid w:val="00951CC8"/>
    <w:rsid w:val="00961627"/>
    <w:rsid w:val="0097420B"/>
    <w:rsid w:val="00974EE6"/>
    <w:rsid w:val="009844AA"/>
    <w:rsid w:val="009963F7"/>
    <w:rsid w:val="009967C0"/>
    <w:rsid w:val="009976F6"/>
    <w:rsid w:val="009A0DC0"/>
    <w:rsid w:val="009A3F7B"/>
    <w:rsid w:val="009A772C"/>
    <w:rsid w:val="009C30CA"/>
    <w:rsid w:val="009C689D"/>
    <w:rsid w:val="009E2F6E"/>
    <w:rsid w:val="00A114C1"/>
    <w:rsid w:val="00A12EBC"/>
    <w:rsid w:val="00A27F90"/>
    <w:rsid w:val="00A34126"/>
    <w:rsid w:val="00A36BBC"/>
    <w:rsid w:val="00A62412"/>
    <w:rsid w:val="00A6626D"/>
    <w:rsid w:val="00A71AA7"/>
    <w:rsid w:val="00A83824"/>
    <w:rsid w:val="00A86DC9"/>
    <w:rsid w:val="00A91A8B"/>
    <w:rsid w:val="00A91C93"/>
    <w:rsid w:val="00AA3E84"/>
    <w:rsid w:val="00AB594A"/>
    <w:rsid w:val="00AB6282"/>
    <w:rsid w:val="00AE46DB"/>
    <w:rsid w:val="00AE6BB0"/>
    <w:rsid w:val="00AE7B0F"/>
    <w:rsid w:val="00AF00B7"/>
    <w:rsid w:val="00AF0786"/>
    <w:rsid w:val="00AF3A31"/>
    <w:rsid w:val="00B0143D"/>
    <w:rsid w:val="00B01C42"/>
    <w:rsid w:val="00B112B8"/>
    <w:rsid w:val="00B11571"/>
    <w:rsid w:val="00B2465D"/>
    <w:rsid w:val="00B322C5"/>
    <w:rsid w:val="00B37765"/>
    <w:rsid w:val="00B46D56"/>
    <w:rsid w:val="00B57D06"/>
    <w:rsid w:val="00B64C88"/>
    <w:rsid w:val="00B805B0"/>
    <w:rsid w:val="00B81E44"/>
    <w:rsid w:val="00B82FA9"/>
    <w:rsid w:val="00B95A03"/>
    <w:rsid w:val="00BB4F2B"/>
    <w:rsid w:val="00BB76B1"/>
    <w:rsid w:val="00BD1415"/>
    <w:rsid w:val="00BE253C"/>
    <w:rsid w:val="00BE278A"/>
    <w:rsid w:val="00BE3E4B"/>
    <w:rsid w:val="00BE5BA8"/>
    <w:rsid w:val="00BE672E"/>
    <w:rsid w:val="00BF2F61"/>
    <w:rsid w:val="00C062F9"/>
    <w:rsid w:val="00C11DF1"/>
    <w:rsid w:val="00C22792"/>
    <w:rsid w:val="00C22F0E"/>
    <w:rsid w:val="00C3407C"/>
    <w:rsid w:val="00C50338"/>
    <w:rsid w:val="00C550E5"/>
    <w:rsid w:val="00C64C3E"/>
    <w:rsid w:val="00C67D36"/>
    <w:rsid w:val="00C70592"/>
    <w:rsid w:val="00C7155F"/>
    <w:rsid w:val="00C732B2"/>
    <w:rsid w:val="00C757D9"/>
    <w:rsid w:val="00C87C1E"/>
    <w:rsid w:val="00CA1CC9"/>
    <w:rsid w:val="00CA4578"/>
    <w:rsid w:val="00CB4AD8"/>
    <w:rsid w:val="00CC3983"/>
    <w:rsid w:val="00CD27B6"/>
    <w:rsid w:val="00CD3880"/>
    <w:rsid w:val="00CE4F60"/>
    <w:rsid w:val="00CF4FF0"/>
    <w:rsid w:val="00CF6D7D"/>
    <w:rsid w:val="00D04354"/>
    <w:rsid w:val="00D108CB"/>
    <w:rsid w:val="00D12706"/>
    <w:rsid w:val="00D128F6"/>
    <w:rsid w:val="00D1628D"/>
    <w:rsid w:val="00D24C39"/>
    <w:rsid w:val="00D27DE8"/>
    <w:rsid w:val="00D410DC"/>
    <w:rsid w:val="00D42D9B"/>
    <w:rsid w:val="00D43E63"/>
    <w:rsid w:val="00D46882"/>
    <w:rsid w:val="00D51538"/>
    <w:rsid w:val="00D534AF"/>
    <w:rsid w:val="00D57B6F"/>
    <w:rsid w:val="00D57B7F"/>
    <w:rsid w:val="00D57E42"/>
    <w:rsid w:val="00D6080D"/>
    <w:rsid w:val="00D664F4"/>
    <w:rsid w:val="00D737EC"/>
    <w:rsid w:val="00D75D5B"/>
    <w:rsid w:val="00D77461"/>
    <w:rsid w:val="00D84CA7"/>
    <w:rsid w:val="00D86A11"/>
    <w:rsid w:val="00D91676"/>
    <w:rsid w:val="00D92A69"/>
    <w:rsid w:val="00DA40DA"/>
    <w:rsid w:val="00DB3838"/>
    <w:rsid w:val="00DB7FF5"/>
    <w:rsid w:val="00DF58F4"/>
    <w:rsid w:val="00E002EB"/>
    <w:rsid w:val="00E012AA"/>
    <w:rsid w:val="00E07018"/>
    <w:rsid w:val="00E11626"/>
    <w:rsid w:val="00E330B0"/>
    <w:rsid w:val="00E336F3"/>
    <w:rsid w:val="00E33C25"/>
    <w:rsid w:val="00E36642"/>
    <w:rsid w:val="00E409FA"/>
    <w:rsid w:val="00E46508"/>
    <w:rsid w:val="00E472FE"/>
    <w:rsid w:val="00E476AB"/>
    <w:rsid w:val="00E50541"/>
    <w:rsid w:val="00E53775"/>
    <w:rsid w:val="00E55080"/>
    <w:rsid w:val="00E65430"/>
    <w:rsid w:val="00E758F4"/>
    <w:rsid w:val="00E81C0A"/>
    <w:rsid w:val="00E83347"/>
    <w:rsid w:val="00E85CBD"/>
    <w:rsid w:val="00E92594"/>
    <w:rsid w:val="00E928A7"/>
    <w:rsid w:val="00E94F42"/>
    <w:rsid w:val="00E95D91"/>
    <w:rsid w:val="00EA1AF3"/>
    <w:rsid w:val="00EA7B73"/>
    <w:rsid w:val="00EB3DE8"/>
    <w:rsid w:val="00EC3A66"/>
    <w:rsid w:val="00EE2842"/>
    <w:rsid w:val="00EF340C"/>
    <w:rsid w:val="00EF3B09"/>
    <w:rsid w:val="00F07F4A"/>
    <w:rsid w:val="00F15D17"/>
    <w:rsid w:val="00F21907"/>
    <w:rsid w:val="00F24067"/>
    <w:rsid w:val="00F34756"/>
    <w:rsid w:val="00F37EC9"/>
    <w:rsid w:val="00F513DA"/>
    <w:rsid w:val="00F645B9"/>
    <w:rsid w:val="00F70293"/>
    <w:rsid w:val="00F81959"/>
    <w:rsid w:val="00F90A74"/>
    <w:rsid w:val="00F96E5C"/>
    <w:rsid w:val="00FA1F25"/>
    <w:rsid w:val="00FB6879"/>
    <w:rsid w:val="00FC0E18"/>
    <w:rsid w:val="00FC1932"/>
    <w:rsid w:val="00FE44FB"/>
    <w:rsid w:val="087726FE"/>
    <w:rsid w:val="09107425"/>
    <w:rsid w:val="3D8F415A"/>
    <w:rsid w:val="453149E6"/>
    <w:rsid w:val="47C919D9"/>
    <w:rsid w:val="49607E33"/>
    <w:rsid w:val="4AB90AD9"/>
    <w:rsid w:val="4CDE4806"/>
    <w:rsid w:val="4FD9320F"/>
    <w:rsid w:val="5EED7FC5"/>
    <w:rsid w:val="70003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3C5BC4"/>
  <w15:docId w15:val="{4D2F5077-072D-45C6-90E1-602154F8F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qFormat="1"/>
    <w:lsdException w:name="footer" w:uiPriority="99"/>
    <w:lsdException w:name="caption" w:semiHidden="1" w:unhideWhenUsed="1" w:qFormat="1"/>
    <w:lsdException w:name="table of figures" w:uiPriority="99"/>
    <w:lsdException w:name="Title" w:qFormat="1"/>
    <w:lsdException w:name="Default Paragraph Font" w:semiHidden="1" w:uiPriority="1" w:unhideWhenUsed="1"/>
    <w:lsdException w:name="Subtitle" w:qFormat="1"/>
    <w:lsdException w:name="Dat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qFormat/>
    <w:pPr>
      <w:ind w:leftChars="2500" w:left="100"/>
    </w:pPr>
  </w:style>
  <w:style w:type="paragraph" w:styleId="Footer">
    <w:name w:val="footer"/>
    <w:basedOn w:val="Normal"/>
    <w:link w:val="FooterChar"/>
    <w:uiPriority w:val="99"/>
    <w:pPr>
      <w:tabs>
        <w:tab w:val="center" w:pos="4153"/>
        <w:tab w:val="right" w:pos="8306"/>
      </w:tabs>
      <w:snapToGrid w:val="0"/>
      <w:jc w:val="left"/>
    </w:pPr>
    <w:rPr>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FootnoteText">
    <w:name w:val="footnote text"/>
    <w:basedOn w:val="Normal"/>
    <w:qFormat/>
    <w:pPr>
      <w:snapToGrid w:val="0"/>
      <w:jc w:val="left"/>
    </w:pPr>
    <w:rPr>
      <w:sz w:val="18"/>
      <w:szCs w:val="18"/>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rPr>
      <w:rFonts w:asciiTheme="minorHAnsi" w:eastAsiaTheme="minorEastAsia" w:hAnsiTheme="minorHAnsi" w:cstheme="minorBidi"/>
      <w:kern w:val="2"/>
      <w:sz w:val="18"/>
      <w:szCs w:val="18"/>
    </w:rPr>
  </w:style>
  <w:style w:type="character" w:customStyle="1" w:styleId="FooterChar">
    <w:name w:val="Footer Char"/>
    <w:basedOn w:val="DefaultParagraphFont"/>
    <w:link w:val="Footer"/>
    <w:uiPriority w:val="99"/>
    <w:qFormat/>
    <w:rPr>
      <w:rFonts w:asciiTheme="minorHAnsi" w:eastAsiaTheme="minorEastAsia" w:hAnsiTheme="minorHAnsi" w:cstheme="minorBidi"/>
      <w:kern w:val="2"/>
      <w:sz w:val="18"/>
      <w:szCs w:val="18"/>
    </w:rPr>
  </w:style>
  <w:style w:type="character" w:styleId="PlaceholderText">
    <w:name w:val="Placeholder Text"/>
    <w:basedOn w:val="DefaultParagraphFont"/>
    <w:uiPriority w:val="99"/>
    <w:semiHidden/>
    <w:qFormat/>
    <w:rPr>
      <w:color w:val="808080"/>
    </w:rPr>
  </w:style>
  <w:style w:type="table" w:customStyle="1" w:styleId="1">
    <w:name w:val="网格型1"/>
    <w:basedOn w:val="TableNormal"/>
    <w:uiPriority w:val="99"/>
    <w:unhideWhenUsed/>
    <w:qFormat/>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TableNormal"/>
    <w:uiPriority w:val="99"/>
    <w:unhideWhenUsed/>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TableNormal"/>
    <w:uiPriority w:val="99"/>
    <w:unhideWhenUsed/>
    <w:qFormat/>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TableNormal"/>
    <w:uiPriority w:val="99"/>
    <w:unhideWhenUsed/>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TableNormal"/>
    <w:uiPriority w:val="9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TableNormal"/>
    <w:uiPriority w:val="9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TableNormal"/>
    <w:uiPriority w:val="9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TableNormal"/>
    <w:uiPriority w:val="9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TableNormal"/>
    <w:uiPriority w:val="9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10"/>
    <w:basedOn w:val="TableNormal"/>
    <w:uiPriority w:val="9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teChar">
    <w:name w:val="Date Char"/>
    <w:basedOn w:val="DefaultParagraphFont"/>
    <w:link w:val="Date"/>
    <w:rPr>
      <w:rFonts w:asciiTheme="minorHAnsi" w:eastAsiaTheme="minorEastAsia" w:hAnsiTheme="minorHAnsi" w:cstheme="minorBidi"/>
      <w:kern w:val="2"/>
      <w:sz w:val="21"/>
      <w:szCs w:val="24"/>
    </w:rPr>
  </w:style>
  <w:style w:type="paragraph" w:customStyle="1" w:styleId="a">
    <w:name w:val="二级标题"/>
    <w:basedOn w:val="Normal"/>
    <w:link w:val="a0"/>
    <w:qFormat/>
    <w:rsid w:val="00126C54"/>
    <w:pPr>
      <w:spacing w:beforeLines="50" w:before="50" w:afterLines="50" w:after="50" w:line="360" w:lineRule="auto"/>
      <w:jc w:val="left"/>
      <w:outlineLvl w:val="1"/>
    </w:pPr>
    <w:rPr>
      <w:rFonts w:ascii="Times New Roman" w:eastAsia="SimHei" w:hAnsi="Times New Roman" w:cs="SimSun"/>
      <w:sz w:val="30"/>
      <w:szCs w:val="28"/>
    </w:rPr>
  </w:style>
  <w:style w:type="paragraph" w:customStyle="1" w:styleId="a1">
    <w:name w:val="三级标题"/>
    <w:basedOn w:val="Normal"/>
    <w:link w:val="a2"/>
    <w:qFormat/>
    <w:rsid w:val="00126C54"/>
    <w:pPr>
      <w:spacing w:beforeLines="50" w:before="50" w:afterLines="50" w:after="50" w:line="360" w:lineRule="auto"/>
      <w:outlineLvl w:val="2"/>
    </w:pPr>
    <w:rPr>
      <w:rFonts w:ascii="Times New Roman" w:eastAsia="SimHei" w:hAnsi="Times New Roman" w:cs="SimSun"/>
      <w:sz w:val="28"/>
    </w:rPr>
  </w:style>
  <w:style w:type="character" w:customStyle="1" w:styleId="a0">
    <w:name w:val="二级标题 字符"/>
    <w:basedOn w:val="DefaultParagraphFont"/>
    <w:link w:val="a"/>
    <w:rsid w:val="00126C54"/>
    <w:rPr>
      <w:rFonts w:eastAsia="SimHei" w:cs="SimSun"/>
      <w:kern w:val="2"/>
      <w:sz w:val="30"/>
      <w:szCs w:val="28"/>
    </w:rPr>
  </w:style>
  <w:style w:type="paragraph" w:customStyle="1" w:styleId="a3">
    <w:name w:val="一级标题"/>
    <w:basedOn w:val="Normal"/>
    <w:link w:val="a4"/>
    <w:qFormat/>
    <w:rsid w:val="00126C54"/>
    <w:pPr>
      <w:spacing w:line="360" w:lineRule="auto"/>
      <w:jc w:val="center"/>
      <w:outlineLvl w:val="0"/>
    </w:pPr>
    <w:rPr>
      <w:rFonts w:ascii="Times New Roman" w:eastAsia="SimHei" w:hAnsi="Times New Roman" w:cs="SimSun"/>
      <w:sz w:val="32"/>
      <w:szCs w:val="30"/>
    </w:rPr>
  </w:style>
  <w:style w:type="character" w:customStyle="1" w:styleId="a2">
    <w:name w:val="三级标题 字符"/>
    <w:basedOn w:val="DefaultParagraphFont"/>
    <w:link w:val="a1"/>
    <w:rsid w:val="00126C54"/>
    <w:rPr>
      <w:rFonts w:eastAsia="SimHei" w:cs="SimSun"/>
      <w:kern w:val="2"/>
      <w:sz w:val="28"/>
      <w:szCs w:val="24"/>
    </w:rPr>
  </w:style>
  <w:style w:type="paragraph" w:customStyle="1" w:styleId="11">
    <w:name w:val="正文1"/>
    <w:basedOn w:val="Normal"/>
    <w:link w:val="12"/>
    <w:qFormat/>
    <w:pPr>
      <w:spacing w:line="360" w:lineRule="auto"/>
      <w:ind w:firstLineChars="200" w:firstLine="480"/>
    </w:pPr>
    <w:rPr>
      <w:rFonts w:ascii="Times New Roman" w:eastAsia="SimSun" w:hAnsi="Times New Roman" w:cs="SimSun"/>
      <w:sz w:val="24"/>
    </w:rPr>
  </w:style>
  <w:style w:type="character" w:customStyle="1" w:styleId="a4">
    <w:name w:val="一级标题 字符"/>
    <w:basedOn w:val="DefaultParagraphFont"/>
    <w:link w:val="a3"/>
    <w:rsid w:val="00126C54"/>
    <w:rPr>
      <w:rFonts w:eastAsia="SimHei" w:cs="SimSun"/>
      <w:kern w:val="2"/>
      <w:sz w:val="32"/>
      <w:szCs w:val="30"/>
    </w:rPr>
  </w:style>
  <w:style w:type="paragraph" w:customStyle="1" w:styleId="a5">
    <w:name w:val="图目录"/>
    <w:basedOn w:val="Normal"/>
    <w:link w:val="a6"/>
    <w:qFormat/>
    <w:pPr>
      <w:spacing w:line="360" w:lineRule="auto"/>
      <w:ind w:firstLineChars="200" w:firstLine="480"/>
      <w:jc w:val="center"/>
    </w:pPr>
    <w:rPr>
      <w:rFonts w:ascii="Times New Roman" w:eastAsia="SimSun" w:hAnsi="Times New Roman" w:cs="SimSun"/>
      <w:b/>
    </w:rPr>
  </w:style>
  <w:style w:type="character" w:customStyle="1" w:styleId="12">
    <w:name w:val="正文1 字符"/>
    <w:basedOn w:val="DefaultParagraphFont"/>
    <w:link w:val="11"/>
    <w:qFormat/>
    <w:rPr>
      <w:rFonts w:cs="SimSun"/>
      <w:kern w:val="2"/>
      <w:sz w:val="24"/>
      <w:szCs w:val="24"/>
    </w:rPr>
  </w:style>
  <w:style w:type="character" w:customStyle="1" w:styleId="a6">
    <w:name w:val="图目录 字符"/>
    <w:basedOn w:val="DefaultParagraphFont"/>
    <w:link w:val="a5"/>
    <w:qFormat/>
    <w:rPr>
      <w:rFonts w:cs="SimSun"/>
      <w:b/>
      <w:kern w:val="2"/>
      <w:sz w:val="21"/>
      <w:szCs w:val="24"/>
    </w:rPr>
  </w:style>
  <w:style w:type="paragraph" w:styleId="TOC2">
    <w:name w:val="toc 2"/>
    <w:basedOn w:val="Normal"/>
    <w:next w:val="Normal"/>
    <w:autoRedefine/>
    <w:uiPriority w:val="39"/>
    <w:rsid w:val="00126C54"/>
    <w:pPr>
      <w:ind w:leftChars="200" w:left="420"/>
    </w:pPr>
  </w:style>
  <w:style w:type="paragraph" w:styleId="TOC1">
    <w:name w:val="toc 1"/>
    <w:basedOn w:val="Normal"/>
    <w:next w:val="Normal"/>
    <w:autoRedefine/>
    <w:uiPriority w:val="39"/>
    <w:rsid w:val="00126C54"/>
  </w:style>
  <w:style w:type="character" w:styleId="Hyperlink">
    <w:name w:val="Hyperlink"/>
    <w:basedOn w:val="DefaultParagraphFont"/>
    <w:uiPriority w:val="99"/>
    <w:unhideWhenUsed/>
    <w:rsid w:val="00126C54"/>
    <w:rPr>
      <w:color w:val="0026E5" w:themeColor="hyperlink"/>
      <w:u w:val="single"/>
    </w:rPr>
  </w:style>
  <w:style w:type="paragraph" w:customStyle="1" w:styleId="a7">
    <w:name w:val="表目录"/>
    <w:basedOn w:val="a3"/>
    <w:link w:val="a8"/>
    <w:qFormat/>
    <w:rsid w:val="00363098"/>
    <w:rPr>
      <w:rFonts w:eastAsia="SimSun"/>
      <w:b/>
      <w:sz w:val="21"/>
    </w:rPr>
  </w:style>
  <w:style w:type="paragraph" w:styleId="TableofFigures">
    <w:name w:val="table of figures"/>
    <w:basedOn w:val="Normal"/>
    <w:next w:val="Normal"/>
    <w:uiPriority w:val="99"/>
    <w:rsid w:val="00126C54"/>
    <w:pPr>
      <w:ind w:leftChars="200" w:left="200" w:hangingChars="200" w:hanging="200"/>
    </w:pPr>
  </w:style>
  <w:style w:type="paragraph" w:customStyle="1" w:styleId="a9">
    <w:name w:val="批注"/>
    <w:basedOn w:val="Normal"/>
    <w:link w:val="aa"/>
    <w:qFormat/>
    <w:rsid w:val="00363098"/>
    <w:pPr>
      <w:spacing w:line="360" w:lineRule="auto"/>
    </w:pPr>
    <w:rPr>
      <w:rFonts w:ascii="Times New Roman" w:eastAsia="SimSun" w:hAnsi="Times New Roman" w:cs="Times New Roman"/>
      <w:bCs/>
      <w:szCs w:val="18"/>
    </w:rPr>
  </w:style>
  <w:style w:type="character" w:customStyle="1" w:styleId="a8">
    <w:name w:val="表目录 字符"/>
    <w:basedOn w:val="a4"/>
    <w:link w:val="a7"/>
    <w:rsid w:val="00363098"/>
    <w:rPr>
      <w:rFonts w:eastAsia="SimHei" w:cs="SimSun"/>
      <w:b/>
      <w:kern w:val="2"/>
      <w:sz w:val="21"/>
      <w:szCs w:val="30"/>
    </w:rPr>
  </w:style>
  <w:style w:type="character" w:customStyle="1" w:styleId="aa">
    <w:name w:val="批注 字符"/>
    <w:basedOn w:val="DefaultParagraphFont"/>
    <w:link w:val="a9"/>
    <w:rsid w:val="00363098"/>
    <w:rPr>
      <w:bCs/>
      <w:kern w:val="2"/>
      <w:sz w:val="21"/>
      <w:szCs w:val="18"/>
    </w:rPr>
  </w:style>
  <w:style w:type="paragraph" w:styleId="Revision">
    <w:name w:val="Revision"/>
    <w:hidden/>
    <w:uiPriority w:val="99"/>
    <w:semiHidden/>
    <w:rsid w:val="0012751F"/>
    <w:rPr>
      <w:rFonts w:asciiTheme="minorHAnsi" w:eastAsiaTheme="minorEastAsia" w:hAnsiTheme="minorHAnsi" w:cstheme="minorBidi"/>
      <w:kern w:val="2"/>
      <w:sz w:val="21"/>
      <w:szCs w:val="24"/>
    </w:rPr>
  </w:style>
  <w:style w:type="character" w:styleId="CommentReference">
    <w:name w:val="annotation reference"/>
    <w:basedOn w:val="DefaultParagraphFont"/>
    <w:rsid w:val="0012751F"/>
    <w:rPr>
      <w:sz w:val="16"/>
      <w:szCs w:val="16"/>
    </w:rPr>
  </w:style>
  <w:style w:type="paragraph" w:styleId="CommentText">
    <w:name w:val="annotation text"/>
    <w:basedOn w:val="Normal"/>
    <w:link w:val="CommentTextChar"/>
    <w:rsid w:val="0012751F"/>
    <w:rPr>
      <w:sz w:val="20"/>
      <w:szCs w:val="20"/>
    </w:rPr>
  </w:style>
  <w:style w:type="character" w:customStyle="1" w:styleId="CommentTextChar">
    <w:name w:val="Comment Text Char"/>
    <w:basedOn w:val="DefaultParagraphFont"/>
    <w:link w:val="CommentText"/>
    <w:rsid w:val="0012751F"/>
    <w:rPr>
      <w:rFonts w:asciiTheme="minorHAnsi" w:eastAsiaTheme="minorEastAsia" w:hAnsiTheme="minorHAnsi" w:cstheme="minorBidi"/>
      <w:kern w:val="2"/>
    </w:rPr>
  </w:style>
  <w:style w:type="paragraph" w:styleId="CommentSubject">
    <w:name w:val="annotation subject"/>
    <w:basedOn w:val="CommentText"/>
    <w:next w:val="CommentText"/>
    <w:link w:val="CommentSubjectChar"/>
    <w:rsid w:val="0012751F"/>
    <w:rPr>
      <w:b/>
      <w:bCs/>
    </w:rPr>
  </w:style>
  <w:style w:type="character" w:customStyle="1" w:styleId="CommentSubjectChar">
    <w:name w:val="Comment Subject Char"/>
    <w:basedOn w:val="CommentTextChar"/>
    <w:link w:val="CommentSubject"/>
    <w:rsid w:val="0012751F"/>
    <w:rPr>
      <w:rFonts w:asciiTheme="minorHAnsi" w:eastAsiaTheme="minorEastAsia" w:hAnsiTheme="minorHAnsi" w:cstheme="minorBidi"/>
      <w:b/>
      <w:b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2.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chart" Target="charts/chart2.xml"/><Relationship Id="rId10" Type="http://schemas.microsoft.com/office/2016/09/relationships/commentsIds" Target="commentsIds.xml"/><Relationship Id="rId19" Type="http://schemas.openxmlformats.org/officeDocument/2006/relationships/image" Target="media/image4.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image" Target="media/image7.jpe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26700;&#38754;\&#26280;&#22823;\&#27605;&#19994;&#35770;&#25991;\&#38382;&#21367;\&#35843;&#33410;&#25928;&#24212;.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Sheet1!$B$1</c:f>
              <c:strCache>
                <c:ptCount val="1"/>
                <c:pt idx="0">
                  <c:v>快递业务量（亿件）</c:v>
                </c:pt>
              </c:strCache>
            </c:strRef>
          </c:tx>
          <c:spPr>
            <a:solidFill>
              <a:schemeClr val="dk1">
                <a:tint val="885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Sheet1!$A$2:$A$6</c:f>
              <c:numCache>
                <c:formatCode>General</c:formatCode>
                <c:ptCount val="5"/>
                <c:pt idx="0">
                  <c:v>2019</c:v>
                </c:pt>
                <c:pt idx="1">
                  <c:v>2020</c:v>
                </c:pt>
                <c:pt idx="2">
                  <c:v>2021</c:v>
                </c:pt>
                <c:pt idx="3">
                  <c:v>2022</c:v>
                </c:pt>
                <c:pt idx="4">
                  <c:v>2023</c:v>
                </c:pt>
              </c:numCache>
            </c:numRef>
          </c:cat>
          <c:val>
            <c:numRef>
              <c:f>Sheet1!$B$2:$B$6</c:f>
              <c:numCache>
                <c:formatCode>General</c:formatCode>
                <c:ptCount val="5"/>
                <c:pt idx="0">
                  <c:v>635</c:v>
                </c:pt>
                <c:pt idx="1">
                  <c:v>834</c:v>
                </c:pt>
                <c:pt idx="2">
                  <c:v>1083</c:v>
                </c:pt>
                <c:pt idx="3">
                  <c:v>1106</c:v>
                </c:pt>
                <c:pt idx="4">
                  <c:v>1321</c:v>
                </c:pt>
              </c:numCache>
            </c:numRef>
          </c:val>
          <c:extLst>
            <c:ext xmlns:c16="http://schemas.microsoft.com/office/drawing/2014/chart" uri="{C3380CC4-5D6E-409C-BE32-E72D297353CC}">
              <c16:uniqueId val="{00000000-FEFB-4837-9F22-20FE22165624}"/>
            </c:ext>
          </c:extLst>
        </c:ser>
        <c:dLbls>
          <c:showLegendKey val="0"/>
          <c:showVal val="1"/>
          <c:showCatName val="0"/>
          <c:showSerName val="0"/>
          <c:showPercent val="0"/>
          <c:showBubbleSize val="0"/>
        </c:dLbls>
        <c:gapWidth val="219"/>
        <c:axId val="987945078"/>
        <c:axId val="694925971"/>
      </c:barChart>
      <c:lineChart>
        <c:grouping val="standard"/>
        <c:varyColors val="0"/>
        <c:ser>
          <c:idx val="1"/>
          <c:order val="1"/>
          <c:tx>
            <c:strRef>
              <c:f>Sheet1!$C$1</c:f>
              <c:strCache>
                <c:ptCount val="1"/>
                <c:pt idx="0">
                  <c:v>快递业务收入（亿元）</c:v>
                </c:pt>
              </c:strCache>
            </c:strRef>
          </c:tx>
          <c:spPr>
            <a:ln w="28575" cap="rnd">
              <a:solidFill>
                <a:schemeClr val="dk1">
                  <a:tint val="55000"/>
                </a:schemeClr>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Sheet1!$A$2:$A$6</c:f>
              <c:numCache>
                <c:formatCode>General</c:formatCode>
                <c:ptCount val="5"/>
                <c:pt idx="0">
                  <c:v>2019</c:v>
                </c:pt>
                <c:pt idx="1">
                  <c:v>2020</c:v>
                </c:pt>
                <c:pt idx="2">
                  <c:v>2021</c:v>
                </c:pt>
                <c:pt idx="3">
                  <c:v>2022</c:v>
                </c:pt>
                <c:pt idx="4">
                  <c:v>2023</c:v>
                </c:pt>
              </c:numCache>
            </c:numRef>
          </c:cat>
          <c:val>
            <c:numRef>
              <c:f>Sheet1!$C$2:$C$6</c:f>
              <c:numCache>
                <c:formatCode>General</c:formatCode>
                <c:ptCount val="5"/>
                <c:pt idx="0">
                  <c:v>7495</c:v>
                </c:pt>
                <c:pt idx="1">
                  <c:v>8795</c:v>
                </c:pt>
                <c:pt idx="2">
                  <c:v>10332</c:v>
                </c:pt>
                <c:pt idx="3">
                  <c:v>10567</c:v>
                </c:pt>
                <c:pt idx="4">
                  <c:v>12074</c:v>
                </c:pt>
              </c:numCache>
            </c:numRef>
          </c:val>
          <c:smooth val="0"/>
          <c:extLst>
            <c:ext xmlns:c16="http://schemas.microsoft.com/office/drawing/2014/chart" uri="{C3380CC4-5D6E-409C-BE32-E72D297353CC}">
              <c16:uniqueId val="{00000001-FEFB-4837-9F22-20FE22165624}"/>
            </c:ext>
          </c:extLst>
        </c:ser>
        <c:dLbls>
          <c:showLegendKey val="0"/>
          <c:showVal val="1"/>
          <c:showCatName val="0"/>
          <c:showSerName val="0"/>
          <c:showPercent val="0"/>
          <c:showBubbleSize val="0"/>
        </c:dLbls>
        <c:marker val="1"/>
        <c:smooth val="0"/>
        <c:axId val="999886051"/>
        <c:axId val="941308665"/>
      </c:lineChart>
      <c:catAx>
        <c:axId val="9879450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694925971"/>
        <c:crosses val="autoZero"/>
        <c:auto val="1"/>
        <c:lblAlgn val="ctr"/>
        <c:lblOffset val="100"/>
        <c:noMultiLvlLbl val="0"/>
      </c:catAx>
      <c:valAx>
        <c:axId val="69492597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987945078"/>
        <c:crosses val="autoZero"/>
        <c:crossBetween val="between"/>
      </c:valAx>
      <c:catAx>
        <c:axId val="999886051"/>
        <c:scaling>
          <c:orientation val="minMax"/>
        </c:scaling>
        <c:delete val="1"/>
        <c:axPos val="b"/>
        <c:numFmt formatCode="General" sourceLinked="1"/>
        <c:majorTickMark val="none"/>
        <c:minorTickMark val="none"/>
        <c:tickLblPos val="nextTo"/>
        <c:crossAx val="941308665"/>
        <c:crosses val="autoZero"/>
        <c:auto val="1"/>
        <c:lblAlgn val="ctr"/>
        <c:lblOffset val="100"/>
        <c:noMultiLvlLbl val="0"/>
      </c:catAx>
      <c:valAx>
        <c:axId val="941308665"/>
        <c:scaling>
          <c:orientation val="minMax"/>
        </c:scaling>
        <c:delete val="0"/>
        <c:axPos val="r"/>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999886051"/>
        <c:crosses val="max"/>
        <c:crossBetween val="between"/>
      </c:valAx>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9d257246-d1c6-460b-850a-65f526cbbc1c}"/>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749771250735801"/>
          <c:y val="7.9307201458523199E-2"/>
          <c:w val="0.652679015066574"/>
          <c:h val="0.77666362807657296"/>
        </c:manualLayout>
      </c:layout>
      <c:lineChart>
        <c:grouping val="stacked"/>
        <c:varyColors val="0"/>
        <c:ser>
          <c:idx val="0"/>
          <c:order val="0"/>
          <c:tx>
            <c:strRef>
              <c:f>'D:\桌面\广外\毕业\论文\调节效应分解图\[调节效应分解图新版_by_junlei.xlsx]2 way interactions'!$B$47</c:f>
              <c:strCache>
                <c:ptCount val="1"/>
                <c:pt idx="0">
                  <c:v>low IP</c:v>
                </c:pt>
              </c:strCache>
            </c:strRef>
          </c:tx>
          <c:spPr>
            <a:ln w="28575" cap="rnd">
              <a:solidFill>
                <a:schemeClr val="accent1"/>
              </a:solidFill>
              <a:prstDash val="dash"/>
              <a:round/>
            </a:ln>
            <a:effectLst/>
          </c:spPr>
          <c:marker>
            <c:symbol val="none"/>
          </c:marker>
          <c:cat>
            <c:strRef>
              <c:f>'D:\桌面\广外\毕业\论文\调节效应分解图\[调节效应分解图新版_by_junlei.xlsx]2 way interactions'!$C$46:$D$46</c:f>
              <c:strCache>
                <c:ptCount val="2"/>
                <c:pt idx="0">
                  <c:v>low RI</c:v>
                </c:pt>
                <c:pt idx="1">
                  <c:v>high RI</c:v>
                </c:pt>
              </c:strCache>
            </c:strRef>
          </c:cat>
          <c:val>
            <c:numRef>
              <c:f>'D:\桌面\广外\毕业\论文\调节效应分解图\[调节效应分解图新版_by_junlei.xlsx]2 way interactions'!$C$47:$D$47</c:f>
              <c:numCache>
                <c:formatCode>General</c:formatCode>
                <c:ptCount val="2"/>
                <c:pt idx="0">
                  <c:v>3.2847</c:v>
                </c:pt>
                <c:pt idx="1">
                  <c:v>4.6906999999999996</c:v>
                </c:pt>
              </c:numCache>
            </c:numRef>
          </c:val>
          <c:smooth val="0"/>
          <c:extLst>
            <c:ext xmlns:c16="http://schemas.microsoft.com/office/drawing/2014/chart" uri="{C3380CC4-5D6E-409C-BE32-E72D297353CC}">
              <c16:uniqueId val="{00000000-4988-4870-A313-36D1A12C7790}"/>
            </c:ext>
          </c:extLst>
        </c:ser>
        <c:ser>
          <c:idx val="1"/>
          <c:order val="1"/>
          <c:tx>
            <c:strRef>
              <c:f>'D:\桌面\广外\毕业\论文\调节效应分解图\[调节效应分解图新版_by_junlei.xlsx]2 way interactions'!$B$48</c:f>
              <c:strCache>
                <c:ptCount val="1"/>
                <c:pt idx="0">
                  <c:v>high IP</c:v>
                </c:pt>
              </c:strCache>
            </c:strRef>
          </c:tx>
          <c:spPr>
            <a:ln w="28575" cap="rnd" cmpd="sng">
              <a:solidFill>
                <a:schemeClr val="accent1"/>
              </a:solidFill>
              <a:prstDash val="solid"/>
              <a:round/>
            </a:ln>
            <a:effectLst/>
          </c:spPr>
          <c:marker>
            <c:symbol val="none"/>
          </c:marker>
          <c:dPt>
            <c:idx val="1"/>
            <c:marker>
              <c:symbol val="none"/>
            </c:marker>
            <c:bubble3D val="0"/>
            <c:spPr>
              <a:ln w="28575" cap="rnd" cmpd="sng">
                <a:solidFill>
                  <a:schemeClr val="accent1"/>
                </a:solidFill>
                <a:prstDash val="solid"/>
                <a:round/>
              </a:ln>
              <a:effectLst/>
            </c:spPr>
            <c:extLst>
              <c:ext xmlns:c16="http://schemas.microsoft.com/office/drawing/2014/chart" uri="{C3380CC4-5D6E-409C-BE32-E72D297353CC}">
                <c16:uniqueId val="{00000002-4988-4870-A313-36D1A12C7790}"/>
              </c:ext>
            </c:extLst>
          </c:dPt>
          <c:cat>
            <c:strRef>
              <c:f>'D:\桌面\广外\毕业\论文\调节效应分解图\[调节效应分解图新版_by_junlei.xlsx]2 way interactions'!$C$46:$D$46</c:f>
              <c:strCache>
                <c:ptCount val="2"/>
                <c:pt idx="0">
                  <c:v>low RI</c:v>
                </c:pt>
                <c:pt idx="1">
                  <c:v>high RI</c:v>
                </c:pt>
              </c:strCache>
            </c:strRef>
          </c:cat>
          <c:val>
            <c:numRef>
              <c:f>'D:\桌面\广外\毕业\论文\调节效应分解图\[调节效应分解图新版_by_junlei.xlsx]2 way interactions'!$C$48:$D$48</c:f>
              <c:numCache>
                <c:formatCode>General</c:formatCode>
                <c:ptCount val="2"/>
                <c:pt idx="0">
                  <c:v>3.3925000000000001</c:v>
                </c:pt>
                <c:pt idx="1">
                  <c:v>5.1608999999999998</c:v>
                </c:pt>
              </c:numCache>
            </c:numRef>
          </c:val>
          <c:smooth val="0"/>
          <c:extLst>
            <c:ext xmlns:c16="http://schemas.microsoft.com/office/drawing/2014/chart" uri="{C3380CC4-5D6E-409C-BE32-E72D297353CC}">
              <c16:uniqueId val="{00000003-4988-4870-A313-36D1A12C7790}"/>
            </c:ext>
          </c:extLst>
        </c:ser>
        <c:dLbls>
          <c:showLegendKey val="0"/>
          <c:showVal val="0"/>
          <c:showCatName val="0"/>
          <c:showSerName val="0"/>
          <c:showPercent val="0"/>
          <c:showBubbleSize val="0"/>
        </c:dLbls>
        <c:smooth val="0"/>
        <c:axId val="627700344"/>
        <c:axId val="1"/>
      </c:lineChart>
      <c:catAx>
        <c:axId val="6277003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lang="zh-CN" sz="800" b="0" i="0" u="none" strike="noStrike" kern="1200" cap="all" spc="120" normalizeH="0" baseline="0">
                <a:solidFill>
                  <a:schemeClr val="tx1">
                    <a:lumMod val="65000"/>
                    <a:lumOff val="35000"/>
                  </a:schemeClr>
                </a:solidFill>
                <a:latin typeface="+mn-lt"/>
                <a:ea typeface="+mn-ea"/>
                <a:cs typeface="+mn-cs"/>
              </a:defRPr>
            </a:pPr>
            <a:endParaRPr lang="en-US"/>
          </a:p>
        </c:txPr>
        <c:crossAx val="1"/>
        <c:crosses val="autoZero"/>
        <c:auto val="1"/>
        <c:lblAlgn val="ctr"/>
        <c:lblOffset val="100"/>
        <c:noMultiLvlLbl val="0"/>
      </c:catAx>
      <c:valAx>
        <c:axId val="1"/>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1"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recycle behavior</a:t>
                </a:r>
              </a:p>
            </c:rich>
          </c:tx>
          <c:layout>
            <c:manualLayout>
              <c:xMode val="edge"/>
              <c:yMode val="edge"/>
              <c:x val="2.7847677576888299E-2"/>
              <c:y val="0.28441203470255899"/>
            </c:manualLayout>
          </c:layout>
          <c:overlay val="0"/>
          <c:spPr>
            <a:noFill/>
            <a:ln>
              <a:noFill/>
            </a:ln>
            <a:effectLst/>
          </c:spPr>
          <c:txPr>
            <a:bodyPr rot="-5400000" spcFirstLastPara="1"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0" spcFirstLastPara="1" vertOverflow="ellipsis"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627700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b644be29-7b3b-43d6-8be0-a6bb8c9cb7b7}"/>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CBD8E3-E75A-4945-8492-7A535451B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84</Pages>
  <Words>14521</Words>
  <Characters>82776</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等、</dc:creator>
  <cp:lastModifiedBy>Mian YAN</cp:lastModifiedBy>
  <cp:revision>259</cp:revision>
  <dcterms:created xsi:type="dcterms:W3CDTF">2024-09-23T01:36:00Z</dcterms:created>
  <dcterms:modified xsi:type="dcterms:W3CDTF">2025-03-14T08:49:00Z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7C3C4BAB0AFC4C6CB6DBA15CEFAE3DA6_11</vt:lpwstr>
  </property>
  <property fmtid="{D5CDD505-2E9C-101B-9397-08002B2CF9AE}" pid="4" name="KSOTemplateDocerSaveRecord">
    <vt:lpwstr>eyJoZGlkIjoiZmE5MGJhYzFiNGVjYjRkYzlhNTFlY2FhNzFlZjc0MjEiLCJ1c2VySWQiOiIyMDIzNjI1NTkifQ==</vt:lpwstr>
  </property>
</Properties>
</file>